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17B75" w14:textId="77777777" w:rsidR="00AD2A17" w:rsidRDefault="00AD2A17" w:rsidP="00DE3D07">
      <w:pPr>
        <w:rPr>
          <w:rFonts w:ascii="Times New Roman" w:hAnsi="Times New Roman" w:cs="Times New Roman"/>
          <w:b/>
          <w:bCs/>
          <w:sz w:val="28"/>
          <w:szCs w:val="28"/>
        </w:rPr>
      </w:pPr>
      <w:r>
        <w:rPr>
          <w:rFonts w:ascii="Times New Roman" w:hAnsi="Times New Roman" w:cs="Times New Roman"/>
          <w:b/>
          <w:bCs/>
          <w:sz w:val="28"/>
          <w:szCs w:val="28"/>
        </w:rPr>
        <w:t>____________________________________________</w:t>
      </w:r>
    </w:p>
    <w:p w14:paraId="42FE011E" w14:textId="69B7AB7C" w:rsidR="00DE3D07" w:rsidRPr="007D7625" w:rsidRDefault="00DE3D07" w:rsidP="00DE3D07">
      <w:pPr>
        <w:rPr>
          <w:rFonts w:ascii="Times New Roman" w:hAnsi="Times New Roman" w:cs="Times New Roman"/>
          <w:b/>
          <w:bCs/>
          <w:sz w:val="28"/>
          <w:szCs w:val="28"/>
        </w:rPr>
      </w:pPr>
      <w:del w:id="0" w:author="Budy Resosudarmo" w:date="2020-10-16T10:47:00Z">
        <w:r w:rsidRPr="007D7625" w:rsidDel="00F73CB7">
          <w:rPr>
            <w:rFonts w:ascii="Times New Roman" w:hAnsi="Times New Roman" w:cs="Times New Roman"/>
            <w:b/>
            <w:bCs/>
            <w:sz w:val="28"/>
            <w:szCs w:val="28"/>
          </w:rPr>
          <w:delText>Covid</w:delText>
        </w:r>
      </w:del>
      <w:ins w:id="1" w:author="Budy Resosudarmo" w:date="2020-10-16T10:47:00Z">
        <w:r w:rsidR="00F73CB7">
          <w:rPr>
            <w:rFonts w:ascii="Times New Roman" w:hAnsi="Times New Roman" w:cs="Times New Roman"/>
            <w:b/>
            <w:bCs/>
            <w:sz w:val="28"/>
            <w:szCs w:val="28"/>
          </w:rPr>
          <w:t>COVID</w:t>
        </w:r>
      </w:ins>
      <w:r w:rsidRPr="007D7625">
        <w:rPr>
          <w:rFonts w:ascii="Times New Roman" w:hAnsi="Times New Roman" w:cs="Times New Roman"/>
          <w:b/>
          <w:bCs/>
          <w:sz w:val="28"/>
          <w:szCs w:val="28"/>
        </w:rPr>
        <w:t>-19 pandemic and</w:t>
      </w:r>
      <w:del w:id="2" w:author="Harry" w:date="2020-11-21T23:39:00Z">
        <w:r w:rsidRPr="007D7625" w:rsidDel="00390FD8">
          <w:rPr>
            <w:rFonts w:ascii="Times New Roman" w:hAnsi="Times New Roman" w:cs="Times New Roman"/>
            <w:b/>
            <w:bCs/>
            <w:sz w:val="28"/>
            <w:szCs w:val="28"/>
          </w:rPr>
          <w:delText xml:space="preserve"> its</w:delText>
        </w:r>
      </w:del>
      <w:r w:rsidRPr="007D7625">
        <w:rPr>
          <w:rFonts w:ascii="Times New Roman" w:hAnsi="Times New Roman" w:cs="Times New Roman"/>
          <w:b/>
          <w:bCs/>
          <w:sz w:val="28"/>
          <w:szCs w:val="28"/>
        </w:rPr>
        <w:t xml:space="preserve"> </w:t>
      </w:r>
      <w:ins w:id="3" w:author="Harry" w:date="2020-10-22T14:31:00Z">
        <w:r w:rsidR="00B7502C">
          <w:rPr>
            <w:rFonts w:ascii="Times New Roman" w:hAnsi="Times New Roman" w:cs="Times New Roman"/>
            <w:b/>
            <w:bCs/>
            <w:sz w:val="28"/>
            <w:szCs w:val="28"/>
          </w:rPr>
          <w:t xml:space="preserve">regional </w:t>
        </w:r>
      </w:ins>
      <w:ins w:id="4" w:author="Harry" w:date="2020-11-21T23:39:00Z">
        <w:r w:rsidR="00390FD8">
          <w:rPr>
            <w:rFonts w:ascii="Times New Roman" w:hAnsi="Times New Roman" w:cs="Times New Roman"/>
            <w:b/>
            <w:bCs/>
            <w:sz w:val="28"/>
            <w:szCs w:val="28"/>
          </w:rPr>
          <w:t>growth spillovers</w:t>
        </w:r>
      </w:ins>
      <w:del w:id="5" w:author="Harry" w:date="2020-11-21T23:39:00Z">
        <w:r w:rsidRPr="007D7625" w:rsidDel="00390FD8">
          <w:rPr>
            <w:rFonts w:ascii="Times New Roman" w:hAnsi="Times New Roman" w:cs="Times New Roman"/>
            <w:b/>
            <w:bCs/>
            <w:sz w:val="28"/>
            <w:szCs w:val="28"/>
          </w:rPr>
          <w:delText>impacts</w:delText>
        </w:r>
      </w:del>
      <w:r w:rsidRPr="007D7625">
        <w:rPr>
          <w:rFonts w:ascii="Times New Roman" w:hAnsi="Times New Roman" w:cs="Times New Roman"/>
          <w:b/>
          <w:bCs/>
          <w:sz w:val="28"/>
          <w:szCs w:val="28"/>
        </w:rPr>
        <w:t xml:space="preserve"> </w:t>
      </w:r>
      <w:del w:id="6" w:author="Harry" w:date="2020-10-22T14:32:00Z">
        <w:r w:rsidRPr="007D7625" w:rsidDel="00B7502C">
          <w:rPr>
            <w:rFonts w:ascii="Times New Roman" w:hAnsi="Times New Roman" w:cs="Times New Roman"/>
            <w:b/>
            <w:bCs/>
            <w:sz w:val="28"/>
            <w:szCs w:val="28"/>
          </w:rPr>
          <w:delText xml:space="preserve">on regional economy </w:delText>
        </w:r>
      </w:del>
      <w:r w:rsidRPr="007D7625">
        <w:rPr>
          <w:rFonts w:ascii="Times New Roman" w:hAnsi="Times New Roman" w:cs="Times New Roman"/>
          <w:b/>
          <w:bCs/>
          <w:sz w:val="28"/>
          <w:szCs w:val="28"/>
        </w:rPr>
        <w:t>in Indonesia:</w:t>
      </w:r>
    </w:p>
    <w:p w14:paraId="2C86B451" w14:textId="3555B048" w:rsidR="006B5171" w:rsidRPr="007D7625" w:rsidRDefault="00DE3D07" w:rsidP="00DE3D07">
      <w:pPr>
        <w:rPr>
          <w:rFonts w:ascii="Times New Roman" w:hAnsi="Times New Roman" w:cs="Times New Roman"/>
          <w:b/>
          <w:bCs/>
          <w:sz w:val="28"/>
          <w:szCs w:val="28"/>
        </w:rPr>
      </w:pPr>
      <w:r w:rsidRPr="007D7625">
        <w:rPr>
          <w:rFonts w:ascii="Times New Roman" w:hAnsi="Times New Roman" w:cs="Times New Roman"/>
          <w:b/>
          <w:bCs/>
          <w:sz w:val="28"/>
          <w:szCs w:val="28"/>
        </w:rPr>
        <w:t>A spatial econometric approach</w:t>
      </w:r>
    </w:p>
    <w:p w14:paraId="33588A1B" w14:textId="66B70061" w:rsidR="002E7C60" w:rsidRPr="007D7625" w:rsidRDefault="002E7C60" w:rsidP="00DE3D07">
      <w:pPr>
        <w:rPr>
          <w:rFonts w:ascii="Times New Roman" w:hAnsi="Times New Roman" w:cs="Times New Roman"/>
          <w:b/>
          <w:bCs/>
          <w:sz w:val="28"/>
          <w:szCs w:val="28"/>
        </w:rPr>
      </w:pPr>
    </w:p>
    <w:p w14:paraId="15966986" w14:textId="3A069C1C" w:rsidR="002E7C60" w:rsidRPr="007D7625" w:rsidRDefault="002E7C60" w:rsidP="00DE3D07">
      <w:pPr>
        <w:rPr>
          <w:rFonts w:ascii="Times New Roman" w:hAnsi="Times New Roman" w:cs="Times New Roman"/>
          <w:vertAlign w:val="superscript"/>
        </w:rPr>
      </w:pPr>
      <w:r w:rsidRPr="007D7625">
        <w:rPr>
          <w:rFonts w:ascii="Times New Roman" w:hAnsi="Times New Roman" w:cs="Times New Roman"/>
        </w:rPr>
        <w:t xml:space="preserve">Harry </w:t>
      </w:r>
      <w:proofErr w:type="spellStart"/>
      <w:r w:rsidRPr="007D7625">
        <w:rPr>
          <w:rFonts w:ascii="Times New Roman" w:hAnsi="Times New Roman" w:cs="Times New Roman"/>
        </w:rPr>
        <w:t>Aginta</w:t>
      </w:r>
      <w:r w:rsidRPr="007D7625">
        <w:rPr>
          <w:rFonts w:ascii="Times New Roman" w:hAnsi="Times New Roman" w:cs="Times New Roman"/>
          <w:vertAlign w:val="superscript"/>
        </w:rPr>
        <w:t>a</w:t>
      </w:r>
      <w:proofErr w:type="spellEnd"/>
      <w:r w:rsidRPr="007D7625">
        <w:rPr>
          <w:rFonts w:ascii="Times New Roman" w:hAnsi="Times New Roman" w:cs="Times New Roman"/>
        </w:rPr>
        <w:t xml:space="preserve"> · </w:t>
      </w:r>
      <w:proofErr w:type="spellStart"/>
      <w:r w:rsidRPr="007D7625">
        <w:rPr>
          <w:rFonts w:ascii="Times New Roman" w:hAnsi="Times New Roman" w:cs="Times New Roman"/>
        </w:rPr>
        <w:t>Ragdad</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Cani</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Miranti</w:t>
      </w:r>
      <w:r w:rsidRPr="007D7625">
        <w:rPr>
          <w:rFonts w:ascii="Times New Roman" w:hAnsi="Times New Roman" w:cs="Times New Roman"/>
          <w:vertAlign w:val="superscript"/>
        </w:rPr>
        <w:t>b</w:t>
      </w:r>
      <w:proofErr w:type="spellEnd"/>
      <w:r w:rsidRPr="007D7625">
        <w:rPr>
          <w:rFonts w:ascii="Times New Roman" w:hAnsi="Times New Roman" w:cs="Times New Roman"/>
        </w:rPr>
        <w:t xml:space="preserve"> · Carlos </w:t>
      </w:r>
      <w:proofErr w:type="spellStart"/>
      <w:r w:rsidRPr="007D7625">
        <w:rPr>
          <w:rFonts w:ascii="Times New Roman" w:hAnsi="Times New Roman" w:cs="Times New Roman"/>
        </w:rPr>
        <w:t>Mendez</w:t>
      </w:r>
      <w:r w:rsidRPr="007D7625">
        <w:rPr>
          <w:rFonts w:ascii="Times New Roman" w:hAnsi="Times New Roman" w:cs="Times New Roman"/>
          <w:vertAlign w:val="superscript"/>
        </w:rPr>
        <w:t>c</w:t>
      </w:r>
      <w:proofErr w:type="spellEnd"/>
    </w:p>
    <w:p w14:paraId="2A9FBCCF" w14:textId="6080CD6F" w:rsidR="002E7C60" w:rsidRDefault="002E7C60" w:rsidP="00DE3D07">
      <w:pPr>
        <w:rPr>
          <w:rFonts w:ascii="Times New Roman" w:hAnsi="Times New Roman" w:cs="Times New Roman"/>
          <w:vertAlign w:val="superscript"/>
        </w:rPr>
      </w:pPr>
    </w:p>
    <w:p w14:paraId="0A9C9624" w14:textId="77777777" w:rsidR="00D660C3" w:rsidRPr="007D7625" w:rsidRDefault="00D660C3" w:rsidP="00DE3D07">
      <w:pPr>
        <w:rPr>
          <w:rFonts w:ascii="Times New Roman" w:hAnsi="Times New Roman" w:cs="Times New Roman"/>
          <w:vertAlign w:val="superscript"/>
        </w:rPr>
      </w:pPr>
    </w:p>
    <w:p w14:paraId="633888D4" w14:textId="77777777" w:rsidR="002E7C60" w:rsidRPr="007D7625" w:rsidRDefault="002E7C60" w:rsidP="00DE3D07">
      <w:pPr>
        <w:rPr>
          <w:rFonts w:ascii="Times New Roman" w:hAnsi="Times New Roman" w:cs="Times New Roman"/>
        </w:rPr>
      </w:pPr>
      <w:r w:rsidRPr="007D7625">
        <w:rPr>
          <w:rFonts w:ascii="Times New Roman" w:hAnsi="Times New Roman" w:cs="Times New Roman"/>
          <w:b/>
          <w:bCs/>
        </w:rPr>
        <w:t>Abstract</w:t>
      </w:r>
      <w:r w:rsidRPr="007D7625">
        <w:rPr>
          <w:rFonts w:ascii="Times New Roman" w:hAnsi="Times New Roman" w:cs="Times New Roman"/>
        </w:rPr>
        <w:t xml:space="preserve"> </w:t>
      </w:r>
    </w:p>
    <w:p w14:paraId="600A9E45" w14:textId="22570CAE" w:rsidR="002E7C60" w:rsidRPr="007D7625" w:rsidRDefault="002E7C60" w:rsidP="00DE3D07">
      <w:pPr>
        <w:rPr>
          <w:rFonts w:ascii="Times New Roman" w:hAnsi="Times New Roman" w:cs="Times New Roman"/>
        </w:rPr>
      </w:pPr>
      <w:r w:rsidRPr="007D7625">
        <w:rPr>
          <w:rFonts w:ascii="Times New Roman" w:hAnsi="Times New Roman" w:cs="Times New Roman"/>
        </w:rPr>
        <w:t>T</w:t>
      </w:r>
      <w:del w:id="7" w:author="Harry" w:date="2020-11-22T14:53:00Z">
        <w:r w:rsidRPr="007D7625" w:rsidDel="001356D7">
          <w:rPr>
            <w:rFonts w:ascii="Times New Roman" w:hAnsi="Times New Roman" w:cs="Times New Roman"/>
          </w:rPr>
          <w:delText>he purpose of t</w:delText>
        </w:r>
      </w:del>
      <w:r w:rsidRPr="007D7625">
        <w:rPr>
          <w:rFonts w:ascii="Times New Roman" w:hAnsi="Times New Roman" w:cs="Times New Roman"/>
        </w:rPr>
        <w:t xml:space="preserve">his study </w:t>
      </w:r>
      <w:ins w:id="8" w:author="Harry" w:date="2020-11-22T14:53:00Z">
        <w:r w:rsidR="001356D7">
          <w:rPr>
            <w:rFonts w:ascii="Times New Roman" w:hAnsi="Times New Roman" w:cs="Times New Roman"/>
          </w:rPr>
          <w:t xml:space="preserve">aims </w:t>
        </w:r>
      </w:ins>
      <w:del w:id="9" w:author="Harry" w:date="2020-11-22T14:53:00Z">
        <w:r w:rsidRPr="007D7625" w:rsidDel="001356D7">
          <w:rPr>
            <w:rFonts w:ascii="Times New Roman" w:hAnsi="Times New Roman" w:cs="Times New Roman"/>
          </w:rPr>
          <w:delText>is twofold; first, to reveal spatial pattern of the coronavirus (Covid</w:delText>
        </w:r>
      </w:del>
      <w:ins w:id="10" w:author="Budy Resosudarmo" w:date="2020-10-16T10:47:00Z">
        <w:del w:id="11" w:author="Harry" w:date="2020-11-22T14:53:00Z">
          <w:r w:rsidR="00F73CB7" w:rsidDel="001356D7">
            <w:rPr>
              <w:rFonts w:ascii="Times New Roman" w:hAnsi="Times New Roman" w:cs="Times New Roman"/>
            </w:rPr>
            <w:delText>COVID</w:delText>
          </w:r>
        </w:del>
      </w:ins>
      <w:del w:id="12" w:author="Harry" w:date="2020-11-22T14:53:00Z">
        <w:r w:rsidRPr="007D7625" w:rsidDel="001356D7">
          <w:rPr>
            <w:rFonts w:ascii="Times New Roman" w:hAnsi="Times New Roman" w:cs="Times New Roman"/>
          </w:rPr>
          <w:delText xml:space="preserve">-19) infection across provinces in Indonesia and second, </w:delText>
        </w:r>
      </w:del>
      <w:r w:rsidRPr="007D7625">
        <w:rPr>
          <w:rFonts w:ascii="Times New Roman" w:hAnsi="Times New Roman" w:cs="Times New Roman"/>
        </w:rPr>
        <w:t xml:space="preserve">to investigate the impacts of the virus outbreak on regional economic growth. </w:t>
      </w:r>
      <w:ins w:id="13" w:author="Harry" w:date="2020-11-22T14:53:00Z">
        <w:r w:rsidR="001356D7">
          <w:rPr>
            <w:rFonts w:ascii="Times New Roman" w:hAnsi="Times New Roman" w:cs="Times New Roman"/>
          </w:rPr>
          <w:t xml:space="preserve">In doing so, </w:t>
        </w:r>
      </w:ins>
      <w:del w:id="14" w:author="Harry" w:date="2020-11-22T14:53:00Z">
        <w:r w:rsidRPr="007D7625" w:rsidDel="001356D7">
          <w:rPr>
            <w:rFonts w:ascii="Times New Roman" w:hAnsi="Times New Roman" w:cs="Times New Roman"/>
          </w:rPr>
          <w:delText>For these p</w:delText>
        </w:r>
      </w:del>
      <w:del w:id="15" w:author="Harry" w:date="2020-11-22T14:54:00Z">
        <w:r w:rsidRPr="007D7625" w:rsidDel="001356D7">
          <w:rPr>
            <w:rFonts w:ascii="Times New Roman" w:hAnsi="Times New Roman" w:cs="Times New Roman"/>
          </w:rPr>
          <w:delText>urpos</w:delText>
        </w:r>
      </w:del>
      <w:del w:id="16" w:author="Harry" w:date="2020-11-22T14:53:00Z">
        <w:r w:rsidRPr="007D7625" w:rsidDel="001356D7">
          <w:rPr>
            <w:rFonts w:ascii="Times New Roman" w:hAnsi="Times New Roman" w:cs="Times New Roman"/>
          </w:rPr>
          <w:delText>es</w:delText>
        </w:r>
      </w:del>
      <w:del w:id="17" w:author="Harry" w:date="2020-11-22T14:54:00Z">
        <w:r w:rsidRPr="007D7625" w:rsidDel="001356D7">
          <w:rPr>
            <w:rFonts w:ascii="Times New Roman" w:hAnsi="Times New Roman" w:cs="Times New Roman"/>
          </w:rPr>
          <w:delText>,</w:delText>
        </w:r>
      </w:del>
      <w:ins w:id="18" w:author="Harry" w:date="2020-11-22T14:54:00Z">
        <w:r w:rsidR="001356D7">
          <w:rPr>
            <w:rFonts w:ascii="Times New Roman" w:hAnsi="Times New Roman" w:cs="Times New Roman"/>
          </w:rPr>
          <w:t>we f</w:t>
        </w:r>
        <w:r w:rsidR="005B4B37">
          <w:rPr>
            <w:rFonts w:ascii="Times New Roman" w:hAnsi="Times New Roman" w:cs="Times New Roman"/>
          </w:rPr>
          <w:t>ir</w:t>
        </w:r>
        <w:r w:rsidR="001356D7">
          <w:rPr>
            <w:rFonts w:ascii="Times New Roman" w:hAnsi="Times New Roman" w:cs="Times New Roman"/>
          </w:rPr>
          <w:t>st</w:t>
        </w:r>
      </w:ins>
      <w:r w:rsidRPr="007D7625">
        <w:rPr>
          <w:rFonts w:ascii="Times New Roman" w:hAnsi="Times New Roman" w:cs="Times New Roman"/>
        </w:rPr>
        <w:t xml:space="preserve"> we define a spatial connectivity structure across the provinces of Indonesia</w:t>
      </w:r>
      <w:ins w:id="19" w:author="Harry" w:date="2020-11-22T14:54:00Z">
        <w:r w:rsidR="00485BD0">
          <w:rPr>
            <w:rFonts w:ascii="Times New Roman" w:hAnsi="Times New Roman" w:cs="Times New Roman"/>
          </w:rPr>
          <w:t xml:space="preserve"> before formally implement </w:t>
        </w:r>
      </w:ins>
      <w:ins w:id="20" w:author="Harry" w:date="2020-11-22T14:55:00Z">
        <w:r w:rsidR="00485BD0">
          <w:rPr>
            <w:rFonts w:ascii="Times New Roman" w:hAnsi="Times New Roman" w:cs="Times New Roman"/>
          </w:rPr>
          <w:t xml:space="preserve">the </w:t>
        </w:r>
      </w:ins>
      <w:del w:id="21" w:author="Harry" w:date="2020-11-22T14:54:00Z">
        <w:r w:rsidRPr="007D7625" w:rsidDel="00485BD0">
          <w:rPr>
            <w:rFonts w:ascii="Times New Roman" w:hAnsi="Times New Roman" w:cs="Times New Roman"/>
          </w:rPr>
          <w:delText>.</w:delText>
        </w:r>
      </w:del>
      <w:del w:id="22" w:author="Harry" w:date="2020-11-22T14:56:00Z">
        <w:r w:rsidRPr="007D7625" w:rsidDel="00480554">
          <w:rPr>
            <w:rFonts w:ascii="Times New Roman" w:hAnsi="Times New Roman" w:cs="Times New Roman"/>
          </w:rPr>
          <w:delText xml:space="preserve"> </w:delText>
        </w:r>
      </w:del>
      <w:del w:id="23" w:author="Harry" w:date="2020-11-21T23:23:00Z">
        <w:r w:rsidRPr="007D7625" w:rsidDel="00E45BB8">
          <w:rPr>
            <w:rFonts w:ascii="Times New Roman" w:hAnsi="Times New Roman" w:cs="Times New Roman"/>
          </w:rPr>
          <w:delText>Applying spatial exploratory data technique on published data, we show how spatial connectivity alters Covid</w:delText>
        </w:r>
      </w:del>
      <w:ins w:id="24" w:author="Budy Resosudarmo" w:date="2020-10-16T10:47:00Z">
        <w:del w:id="25" w:author="Harry" w:date="2020-11-21T23:23:00Z">
          <w:r w:rsidR="00F73CB7" w:rsidDel="00E45BB8">
            <w:rPr>
              <w:rFonts w:ascii="Times New Roman" w:hAnsi="Times New Roman" w:cs="Times New Roman"/>
            </w:rPr>
            <w:delText>COVID</w:delText>
          </w:r>
        </w:del>
      </w:ins>
      <w:del w:id="26" w:author="Harry" w:date="2020-11-21T23:23:00Z">
        <w:r w:rsidRPr="007D7625" w:rsidDel="00E45BB8">
          <w:rPr>
            <w:rFonts w:ascii="Times New Roman" w:hAnsi="Times New Roman" w:cs="Times New Roman"/>
          </w:rPr>
          <w:delText>-19 spread over time from the spatial perspective. While r</w:delText>
        </w:r>
      </w:del>
      <w:del w:id="27" w:author="Harry" w:date="2020-11-22T14:56:00Z">
        <w:r w:rsidRPr="007D7625" w:rsidDel="00480554">
          <w:rPr>
            <w:rFonts w:ascii="Times New Roman" w:hAnsi="Times New Roman" w:cs="Times New Roman"/>
          </w:rPr>
          <w:delText xml:space="preserve">esults from </w:delText>
        </w:r>
      </w:del>
      <w:r w:rsidRPr="007D7625">
        <w:rPr>
          <w:rFonts w:ascii="Times New Roman" w:hAnsi="Times New Roman" w:cs="Times New Roman"/>
        </w:rPr>
        <w:t>appropriate spatial econometric model</w:t>
      </w:r>
      <w:ins w:id="28" w:author="Harry" w:date="2020-11-22T14:56:00Z">
        <w:r w:rsidR="00480554">
          <w:rPr>
            <w:rFonts w:ascii="Times New Roman" w:hAnsi="Times New Roman" w:cs="Times New Roman"/>
          </w:rPr>
          <w:t>. Our findings</w:t>
        </w:r>
      </w:ins>
      <w:r w:rsidRPr="007D7625">
        <w:rPr>
          <w:rFonts w:ascii="Times New Roman" w:hAnsi="Times New Roman" w:cs="Times New Roman"/>
        </w:rPr>
        <w:t xml:space="preserve"> </w:t>
      </w:r>
      <w:ins w:id="29" w:author="Harry" w:date="2020-11-22T14:56:00Z">
        <w:r w:rsidR="007B57C1">
          <w:rPr>
            <w:rFonts w:ascii="Times New Roman" w:hAnsi="Times New Roman" w:cs="Times New Roman"/>
          </w:rPr>
          <w:t>indicate</w:t>
        </w:r>
      </w:ins>
      <w:del w:id="30" w:author="Harry" w:date="2020-11-22T14:56:00Z">
        <w:r w:rsidRPr="007D7625" w:rsidDel="007B57C1">
          <w:rPr>
            <w:rFonts w:ascii="Times New Roman" w:hAnsi="Times New Roman" w:cs="Times New Roman"/>
          </w:rPr>
          <w:delText>suggest</w:delText>
        </w:r>
      </w:del>
      <w:r w:rsidRPr="007D7625">
        <w:rPr>
          <w:rFonts w:ascii="Times New Roman" w:hAnsi="Times New Roman" w:cs="Times New Roman"/>
        </w:rPr>
        <w:t xml:space="preserve"> the significance of spatial spillovers of “shocks” on provincial economic growth in the period of pandemic as opposed to non-significant spatial effect prior the pandemic. </w:t>
      </w:r>
    </w:p>
    <w:p w14:paraId="61AF19ED" w14:textId="77777777" w:rsidR="002E7C60" w:rsidRPr="007D7625" w:rsidRDefault="002E7C60" w:rsidP="00DE3D07">
      <w:pPr>
        <w:rPr>
          <w:rFonts w:ascii="Times New Roman" w:hAnsi="Times New Roman" w:cs="Times New Roman"/>
        </w:rPr>
      </w:pPr>
    </w:p>
    <w:p w14:paraId="0724F806" w14:textId="13D4190B" w:rsidR="002E7C60" w:rsidRPr="007D7625" w:rsidRDefault="002E7C60" w:rsidP="00DE3D07">
      <w:pPr>
        <w:rPr>
          <w:rFonts w:ascii="Times New Roman" w:hAnsi="Times New Roman" w:cs="Times New Roman"/>
        </w:rPr>
      </w:pPr>
      <w:r w:rsidRPr="007D7625">
        <w:rPr>
          <w:rFonts w:ascii="Times New Roman" w:hAnsi="Times New Roman" w:cs="Times New Roman"/>
        </w:rPr>
        <w:t xml:space="preserve">Keywords </w:t>
      </w:r>
      <w:del w:id="31" w:author="Budy Resosudarmo" w:date="2020-10-16T10:47:00Z">
        <w:r w:rsidRPr="007D7625" w:rsidDel="00F73CB7">
          <w:rPr>
            <w:rFonts w:ascii="Times New Roman" w:hAnsi="Times New Roman" w:cs="Times New Roman"/>
          </w:rPr>
          <w:delText>Covid</w:delText>
        </w:r>
      </w:del>
      <w:ins w:id="32"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 pandemic · regional · Indonesia </w:t>
      </w:r>
    </w:p>
    <w:p w14:paraId="22EDB73C" w14:textId="2CED50AA" w:rsidR="002E7C60" w:rsidRPr="007D7625" w:rsidRDefault="002E7C60" w:rsidP="00DE3D07">
      <w:pPr>
        <w:rPr>
          <w:rFonts w:ascii="Times New Roman" w:hAnsi="Times New Roman" w:cs="Times New Roman"/>
        </w:rPr>
      </w:pPr>
      <w:r w:rsidRPr="007D7625">
        <w:rPr>
          <w:rFonts w:ascii="Times New Roman" w:hAnsi="Times New Roman" w:cs="Times New Roman"/>
        </w:rPr>
        <w:t>JEL Classifications C21 · O47 · R10 · R11</w:t>
      </w:r>
    </w:p>
    <w:p w14:paraId="273C4AB9" w14:textId="4F0B6131" w:rsidR="007D7625" w:rsidRDefault="007D7625" w:rsidP="00DE3D07"/>
    <w:p w14:paraId="029C614F" w14:textId="444DB245" w:rsidR="007D7625" w:rsidRDefault="007D7625" w:rsidP="00DE3D07"/>
    <w:p w14:paraId="73BCDF1A" w14:textId="2FC7D7B7" w:rsidR="007D7625" w:rsidRDefault="007D7625" w:rsidP="00DE3D07"/>
    <w:p w14:paraId="20AB5748" w14:textId="684029CA" w:rsidR="007D7625" w:rsidRDefault="007D7625" w:rsidP="00DE3D07"/>
    <w:p w14:paraId="009012E9" w14:textId="32323708" w:rsidR="007D7625" w:rsidRDefault="007D7625" w:rsidP="00DE3D07"/>
    <w:p w14:paraId="4B760533" w14:textId="09B24BF6" w:rsidR="007D7625" w:rsidRDefault="007D7625" w:rsidP="00DE3D07"/>
    <w:p w14:paraId="1818D0AB" w14:textId="0B0A01B9" w:rsidR="007D7625" w:rsidRDefault="007D7625" w:rsidP="00DE3D07"/>
    <w:p w14:paraId="19F0C244" w14:textId="44597D0D" w:rsidR="007D7625" w:rsidRDefault="007D7625" w:rsidP="00DE3D07"/>
    <w:p w14:paraId="381F271A" w14:textId="1E2BDFF2" w:rsidR="007D7625" w:rsidRDefault="007D7625" w:rsidP="00DE3D07"/>
    <w:p w14:paraId="143B160B" w14:textId="39C95048" w:rsidR="007D7625" w:rsidRDefault="007D7625" w:rsidP="00DE3D07"/>
    <w:p w14:paraId="7B199B0A" w14:textId="205DDA60" w:rsidR="007D7625" w:rsidDel="00F71010" w:rsidRDefault="007D7625" w:rsidP="00DE3D07">
      <w:pPr>
        <w:rPr>
          <w:del w:id="33" w:author="Harry" w:date="2020-11-22T11:14:00Z"/>
        </w:rPr>
      </w:pPr>
    </w:p>
    <w:p w14:paraId="4B8F6593" w14:textId="573883EE" w:rsidR="007D7625" w:rsidDel="00F71010" w:rsidRDefault="007D7625" w:rsidP="00DE3D07">
      <w:pPr>
        <w:rPr>
          <w:del w:id="34" w:author="Harry" w:date="2020-11-22T11:14:00Z"/>
        </w:rPr>
      </w:pPr>
    </w:p>
    <w:p w14:paraId="37B2B015" w14:textId="5D19F5D6" w:rsidR="007D7625" w:rsidDel="00F71010" w:rsidRDefault="007D7625" w:rsidP="00DE3D07">
      <w:pPr>
        <w:rPr>
          <w:del w:id="35" w:author="Harry" w:date="2020-11-22T11:14:00Z"/>
        </w:rPr>
      </w:pPr>
    </w:p>
    <w:p w14:paraId="3272A89A" w14:textId="558B1682" w:rsidR="00246537" w:rsidDel="00F71010" w:rsidRDefault="00246537" w:rsidP="00DE3D07">
      <w:pPr>
        <w:rPr>
          <w:del w:id="36" w:author="Harry" w:date="2020-11-22T11:14:00Z"/>
        </w:rPr>
      </w:pPr>
    </w:p>
    <w:p w14:paraId="53EB6965" w14:textId="09371E50" w:rsidR="00F71010" w:rsidRDefault="00F71010" w:rsidP="00DE3D07">
      <w:pPr>
        <w:rPr>
          <w:ins w:id="37" w:author="Harry" w:date="2020-11-22T11:14:00Z"/>
        </w:rPr>
      </w:pPr>
    </w:p>
    <w:p w14:paraId="229295A4" w14:textId="6C837F5B" w:rsidR="00F71010" w:rsidRDefault="00F71010" w:rsidP="00DE3D07">
      <w:pPr>
        <w:rPr>
          <w:ins w:id="38" w:author="Harry" w:date="2020-11-22T11:14:00Z"/>
        </w:rPr>
      </w:pPr>
    </w:p>
    <w:p w14:paraId="0BB9AA8A" w14:textId="6CD039EF" w:rsidR="00F71010" w:rsidRDefault="00F71010" w:rsidP="00DE3D07">
      <w:pPr>
        <w:rPr>
          <w:ins w:id="39" w:author="Harry" w:date="2020-11-22T11:14:00Z"/>
        </w:rPr>
      </w:pPr>
    </w:p>
    <w:p w14:paraId="0B4B82CF" w14:textId="6AE5F1C6" w:rsidR="00F71010" w:rsidRDefault="00F71010" w:rsidP="00DE3D07">
      <w:pPr>
        <w:rPr>
          <w:ins w:id="40" w:author="Harry" w:date="2020-11-22T11:14:00Z"/>
        </w:rPr>
      </w:pPr>
    </w:p>
    <w:p w14:paraId="12792A13" w14:textId="77777777" w:rsidR="00F71010" w:rsidRPr="00F71010" w:rsidRDefault="00F71010" w:rsidP="00DE3D07">
      <w:pPr>
        <w:rPr>
          <w:ins w:id="41" w:author="Harry" w:date="2020-11-22T11:14:00Z"/>
        </w:rPr>
      </w:pPr>
    </w:p>
    <w:p w14:paraId="269ABA1F" w14:textId="77777777" w:rsidR="00F6530D" w:rsidRDefault="00F6530D" w:rsidP="00DE3D07">
      <w:pPr>
        <w:rPr>
          <w:ins w:id="42" w:author="Harry" w:date="2020-11-22T14:57:00Z"/>
        </w:rPr>
      </w:pPr>
    </w:p>
    <w:p w14:paraId="619DBD02" w14:textId="50C4BD30" w:rsidR="007D7625" w:rsidRDefault="007D7625" w:rsidP="00DE3D07">
      <w:del w:id="43" w:author="Harry" w:date="2020-11-22T11:14:00Z">
        <w:r w:rsidDel="00F71010">
          <w:rPr>
            <w:rFonts w:hint="eastAsia"/>
          </w:rPr>
          <w:delText>_</w:delText>
        </w:r>
      </w:del>
      <w:r>
        <w:t>___________________________</w:t>
      </w:r>
    </w:p>
    <w:p w14:paraId="212F3036" w14:textId="77777777" w:rsidR="007D7625" w:rsidRPr="007D7625" w:rsidRDefault="007D7625" w:rsidP="007D7625">
      <w:pPr>
        <w:snapToGrid w:val="0"/>
        <w:rPr>
          <w:rFonts w:ascii="Times New Roman" w:hAnsi="Times New Roman" w:cs="Times New Roman"/>
        </w:rPr>
      </w:pPr>
      <w:r w:rsidRPr="007D7625">
        <w:rPr>
          <w:rFonts w:ascii="Times New Roman" w:hAnsi="Times New Roman" w:cs="Times New Roman"/>
          <w:vertAlign w:val="superscript"/>
        </w:rPr>
        <w:t xml:space="preserve">a </w:t>
      </w:r>
      <w:r w:rsidRPr="007D7625">
        <w:rPr>
          <w:rFonts w:ascii="Times New Roman" w:hAnsi="Times New Roman" w:cs="Times New Roman"/>
        </w:rPr>
        <w:t xml:space="preserve">Graduate School of International Development, Nagoya University, JAPAN. </w:t>
      </w:r>
    </w:p>
    <w:p w14:paraId="7C984185" w14:textId="44C7381A" w:rsidR="007D7625" w:rsidRPr="007D7625" w:rsidRDefault="007D7625" w:rsidP="007D7625">
      <w:pPr>
        <w:snapToGrid w:val="0"/>
        <w:ind w:leftChars="67" w:left="141"/>
        <w:rPr>
          <w:rFonts w:ascii="Times New Roman" w:hAnsi="Times New Roman" w:cs="Times New Roman"/>
        </w:rPr>
      </w:pPr>
      <w:r w:rsidRPr="007D7625">
        <w:rPr>
          <w:rFonts w:ascii="Times New Roman" w:hAnsi="Times New Roman" w:cs="Times New Roman"/>
        </w:rPr>
        <w:t xml:space="preserve">E-mail: </w:t>
      </w:r>
      <w:hyperlink r:id="rId8" w:history="1">
        <w:r w:rsidRPr="007D7625">
          <w:rPr>
            <w:rStyle w:val="Hyperlink"/>
            <w:rFonts w:ascii="Times New Roman" w:hAnsi="Times New Roman" w:cs="Times New Roman"/>
          </w:rPr>
          <w:t>aginta.harry@c.mbox.nagoya-u.ac.jp</w:t>
        </w:r>
      </w:hyperlink>
    </w:p>
    <w:p w14:paraId="47D8FD39"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b </w:t>
      </w:r>
      <w:r w:rsidRPr="007D7625">
        <w:rPr>
          <w:rFonts w:ascii="Times New Roman" w:hAnsi="Times New Roman" w:cs="Times New Roman"/>
        </w:rPr>
        <w:t xml:space="preserve">Graduate School of International Development, Nagoya University, JAPAN. </w:t>
      </w:r>
    </w:p>
    <w:p w14:paraId="29C016D6" w14:textId="6A773BC9" w:rsidR="007D7625" w:rsidRP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9" w:history="1">
        <w:r w:rsidRPr="007D7625">
          <w:rPr>
            <w:rStyle w:val="Hyperlink"/>
            <w:rFonts w:ascii="Times New Roman" w:hAnsi="Times New Roman" w:cs="Times New Roman"/>
          </w:rPr>
          <w:t>miranti.ragdad.cani@g.mbox.nagoya-u.ac.jp</w:t>
        </w:r>
      </w:hyperlink>
    </w:p>
    <w:p w14:paraId="0B8CB983"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c </w:t>
      </w:r>
      <w:r w:rsidRPr="007D7625">
        <w:rPr>
          <w:rFonts w:ascii="Times New Roman" w:hAnsi="Times New Roman" w:cs="Times New Roman"/>
        </w:rPr>
        <w:t xml:space="preserve">Graduate School of International Development, Nagoya University, JAPAN. </w:t>
      </w:r>
    </w:p>
    <w:p w14:paraId="7B3D842E" w14:textId="5C6060D8" w:rsid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10" w:history="1">
        <w:r w:rsidR="0065477C" w:rsidRPr="00211249">
          <w:rPr>
            <w:rStyle w:val="Hyperlink"/>
            <w:rFonts w:ascii="Times New Roman" w:hAnsi="Times New Roman" w:cs="Times New Roman"/>
          </w:rPr>
          <w:t>carlos@gsid.nagoya-u.ac.jp</w:t>
        </w:r>
      </w:hyperlink>
    </w:p>
    <w:p w14:paraId="041C67BF" w14:textId="77777777" w:rsidR="00F6530D" w:rsidRPr="0065477C" w:rsidRDefault="00F6530D" w:rsidP="0065477C">
      <w:pPr>
        <w:snapToGrid w:val="0"/>
        <w:rPr>
          <w:rFonts w:ascii="Times New Roman" w:hAnsi="Times New Roman" w:cs="Times New Roman"/>
          <w:vertAlign w:val="superscript"/>
        </w:rPr>
      </w:pPr>
    </w:p>
    <w:p w14:paraId="70C1A28E" w14:textId="4C9A228E" w:rsidR="002A30D3" w:rsidRPr="009F7EBF" w:rsidDel="00D5133F" w:rsidRDefault="002A30D3" w:rsidP="007D7625">
      <w:pPr>
        <w:rPr>
          <w:del w:id="44" w:author="Harry" w:date="2020-11-22T00:18:00Z"/>
          <w:rFonts w:ascii="Times New Roman" w:hAnsi="Times New Roman" w:cs="Times New Roman"/>
          <w:b/>
          <w:bCs/>
          <w:caps/>
          <w:sz w:val="24"/>
          <w:szCs w:val="24"/>
          <w:rPrChange w:id="45" w:author="Budy Resosudarmo" w:date="2020-10-16T11:22:00Z">
            <w:rPr>
              <w:del w:id="46" w:author="Harry" w:date="2020-11-22T00:18:00Z"/>
              <w:rFonts w:ascii="Times New Roman" w:hAnsi="Times New Roman" w:cs="Times New Roman"/>
              <w:b/>
              <w:bCs/>
              <w:sz w:val="24"/>
              <w:szCs w:val="24"/>
            </w:rPr>
          </w:rPrChange>
        </w:rPr>
      </w:pPr>
      <w:del w:id="47" w:author="Budy Resosudarmo" w:date="2020-10-16T11:21:00Z">
        <w:r w:rsidRPr="009F7EBF" w:rsidDel="009F7EBF">
          <w:rPr>
            <w:rFonts w:ascii="Times New Roman" w:hAnsi="Times New Roman" w:cs="Times New Roman"/>
            <w:b/>
            <w:bCs/>
            <w:caps/>
            <w:sz w:val="22"/>
            <w:rPrChange w:id="48" w:author="Budy Resosudarmo" w:date="2020-10-16T11:22:00Z">
              <w:rPr>
                <w:rFonts w:ascii="Times New Roman" w:hAnsi="Times New Roman" w:cs="Times New Roman"/>
                <w:b/>
                <w:bCs/>
                <w:sz w:val="22"/>
              </w:rPr>
            </w:rPrChange>
          </w:rPr>
          <w:lastRenderedPageBreak/>
          <w:delText xml:space="preserve">1 </w:delText>
        </w:r>
      </w:del>
      <w:r w:rsidRPr="009F7EBF">
        <w:rPr>
          <w:rFonts w:ascii="Times New Roman" w:hAnsi="Times New Roman" w:cs="Times New Roman"/>
          <w:b/>
          <w:bCs/>
          <w:caps/>
          <w:sz w:val="22"/>
          <w:rPrChange w:id="49" w:author="Budy Resosudarmo" w:date="2020-10-16T11:22:00Z">
            <w:rPr>
              <w:rFonts w:ascii="Times New Roman" w:hAnsi="Times New Roman" w:cs="Times New Roman"/>
              <w:b/>
              <w:bCs/>
              <w:sz w:val="22"/>
            </w:rPr>
          </w:rPrChange>
        </w:rPr>
        <w:t xml:space="preserve">Introduction </w:t>
      </w:r>
    </w:p>
    <w:p w14:paraId="502C749B" w14:textId="77777777" w:rsidR="00466C11" w:rsidRPr="002A30D3" w:rsidRDefault="00466C11" w:rsidP="007D7625">
      <w:pPr>
        <w:rPr>
          <w:rFonts w:ascii="Times New Roman" w:hAnsi="Times New Roman" w:cs="Times New Roman"/>
          <w:b/>
          <w:bCs/>
          <w:sz w:val="22"/>
        </w:rPr>
      </w:pPr>
    </w:p>
    <w:p w14:paraId="37B28A20" w14:textId="53521306" w:rsidR="002A30D3" w:rsidRDefault="00EA1252" w:rsidP="001A56BC">
      <w:pPr>
        <w:rPr>
          <w:rFonts w:ascii="Times New Roman" w:hAnsi="Times New Roman" w:cs="Times New Roman"/>
          <w:sz w:val="22"/>
        </w:rPr>
      </w:pPr>
      <w:ins w:id="50" w:author="Harry" w:date="2020-11-22T14:57:00Z">
        <w:r>
          <w:rPr>
            <w:rFonts w:ascii="Times New Roman" w:hAnsi="Times New Roman" w:cs="Times New Roman"/>
            <w:sz w:val="22"/>
          </w:rPr>
          <w:t>Initially</w:t>
        </w:r>
      </w:ins>
      <w:del w:id="51" w:author="Harry" w:date="2020-11-22T14:57:00Z">
        <w:r w:rsidR="002A30D3" w:rsidRPr="002A30D3" w:rsidDel="00EA1252">
          <w:rPr>
            <w:rFonts w:ascii="Times New Roman" w:hAnsi="Times New Roman" w:cs="Times New Roman"/>
            <w:sz w:val="22"/>
          </w:rPr>
          <w:delText>Firstly</w:delText>
        </w:r>
      </w:del>
      <w:r w:rsidR="002A30D3">
        <w:rPr>
          <w:rFonts w:ascii="Times New Roman" w:hAnsi="Times New Roman" w:cs="Times New Roman"/>
          <w:sz w:val="22"/>
        </w:rPr>
        <w:t xml:space="preserve"> </w:t>
      </w:r>
      <w:r w:rsidR="002A30D3" w:rsidRPr="002A30D3">
        <w:rPr>
          <w:rFonts w:ascii="Times New Roman" w:hAnsi="Times New Roman" w:cs="Times New Roman"/>
          <w:sz w:val="22"/>
        </w:rPr>
        <w:t xml:space="preserve">detected in Wuhan, China in December 2019, the outbreak of novel coronavirus </w:t>
      </w:r>
      <w:del w:id="52" w:author="Budy Resosudarmo" w:date="2020-10-16T10:47:00Z">
        <w:r w:rsidR="002A30D3" w:rsidRPr="002A30D3" w:rsidDel="00F73CB7">
          <w:rPr>
            <w:rFonts w:ascii="Times New Roman" w:hAnsi="Times New Roman" w:cs="Times New Roman"/>
            <w:sz w:val="22"/>
          </w:rPr>
          <w:delText>Covid</w:delText>
        </w:r>
      </w:del>
      <w:ins w:id="53"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-19 has attracted worldwide attention. According to World Health Organization (WHO), the first detected case outside of China was reported in Thailand on 13 January 2020 (WHO</w:t>
      </w:r>
      <w:r w:rsidR="00D22802">
        <w:rPr>
          <w:rFonts w:ascii="Times New Roman" w:hAnsi="Times New Roman" w:cs="Times New Roman"/>
          <w:sz w:val="22"/>
        </w:rPr>
        <w:t xml:space="preserve">, </w:t>
      </w:r>
      <w:r w:rsidR="002A30D3" w:rsidRPr="002A30D3">
        <w:rPr>
          <w:rFonts w:ascii="Times New Roman" w:hAnsi="Times New Roman" w:cs="Times New Roman"/>
          <w:sz w:val="22"/>
        </w:rPr>
        <w:t>2020a). Thereafter, the number of infected people around the world started to show an explosive trend. Referring to the Situation Report of WHO, by the end of January 2020, the disease had infected 9,826 people globally, where 106 people were situated in 19 countries outside China (WHO</w:t>
      </w:r>
      <w:r w:rsidR="00D22802">
        <w:rPr>
          <w:rFonts w:ascii="Times New Roman" w:hAnsi="Times New Roman" w:cs="Times New Roman"/>
          <w:sz w:val="22"/>
        </w:rPr>
        <w:t xml:space="preserve">, </w:t>
      </w:r>
      <w:r w:rsidR="002A30D3" w:rsidRPr="002A30D3">
        <w:rPr>
          <w:rFonts w:ascii="Times New Roman" w:hAnsi="Times New Roman" w:cs="Times New Roman"/>
          <w:sz w:val="22"/>
        </w:rPr>
        <w:t>2020b). By the end of June 2020, the same report had announced more than 10 million confirmed cases and more than 500,000 deaths (WHO</w:t>
      </w:r>
      <w:r w:rsidR="00D22802">
        <w:rPr>
          <w:rFonts w:ascii="Times New Roman" w:hAnsi="Times New Roman" w:cs="Times New Roman"/>
          <w:sz w:val="22"/>
        </w:rPr>
        <w:t>,</w:t>
      </w:r>
      <w:r w:rsidR="002A30D3" w:rsidRPr="002A30D3">
        <w:rPr>
          <w:rFonts w:ascii="Times New Roman" w:hAnsi="Times New Roman" w:cs="Times New Roman"/>
          <w:sz w:val="22"/>
        </w:rPr>
        <w:t xml:space="preserve"> 2020c). </w:t>
      </w:r>
    </w:p>
    <w:p w14:paraId="24C6372B" w14:textId="54D96086" w:rsidR="00F65F32" w:rsidRPr="00F65F32" w:rsidRDefault="002A30D3">
      <w:pPr>
        <w:ind w:firstLineChars="257" w:firstLine="565"/>
        <w:rPr>
          <w:rFonts w:ascii="Times New Roman" w:hAnsi="Times New Roman" w:cs="Times New Roman"/>
          <w:sz w:val="22"/>
        </w:rPr>
        <w:pPrChange w:id="54" w:author="Harry" w:date="2020-11-21T12:58:00Z">
          <w:pPr>
            <w:ind w:firstLineChars="193" w:firstLine="425"/>
          </w:pPr>
        </w:pPrChange>
      </w:pPr>
      <w:r w:rsidRPr="002A30D3">
        <w:rPr>
          <w:rFonts w:ascii="Times New Roman" w:hAnsi="Times New Roman" w:cs="Times New Roman"/>
          <w:sz w:val="22"/>
        </w:rPr>
        <w:t>To limit the massive spread of the virus, more than 100 countries worldwide had implemented lockdown by the end of March 2020, either a full or partial lockdown (BBC</w:t>
      </w:r>
      <w:r w:rsidR="00C26A08">
        <w:rPr>
          <w:rFonts w:ascii="Times New Roman" w:hAnsi="Times New Roman" w:cs="Times New Roman"/>
          <w:sz w:val="22"/>
        </w:rPr>
        <w:t>,</w:t>
      </w:r>
      <w:r w:rsidRPr="002A30D3">
        <w:rPr>
          <w:rFonts w:ascii="Times New Roman" w:hAnsi="Times New Roman" w:cs="Times New Roman"/>
          <w:sz w:val="22"/>
        </w:rPr>
        <w:t xml:space="preserve"> 2020). As lockdown policy massively instituted around the world, people’s activities had been greatly reduced, including economic and business. Several ideas explain how the pandemic may affect economic activities. A report from Asian Development Bank (ADB</w:t>
      </w:r>
      <w:r w:rsidR="00C26A08">
        <w:rPr>
          <w:rFonts w:ascii="Times New Roman" w:hAnsi="Times New Roman" w:cs="Times New Roman"/>
          <w:sz w:val="22"/>
        </w:rPr>
        <w:t>,</w:t>
      </w:r>
      <w:r w:rsidRPr="002A30D3">
        <w:rPr>
          <w:rFonts w:ascii="Times New Roman" w:hAnsi="Times New Roman" w:cs="Times New Roman"/>
          <w:sz w:val="22"/>
        </w:rPr>
        <w:t xml:space="preserve"> 2020) mentions that </w:t>
      </w:r>
      <w:del w:id="55" w:author="Budy Resosudarmo" w:date="2020-10-16T10:47:00Z">
        <w:r w:rsidRPr="002A30D3" w:rsidDel="00F73CB7">
          <w:rPr>
            <w:rFonts w:ascii="Times New Roman" w:hAnsi="Times New Roman" w:cs="Times New Roman"/>
            <w:sz w:val="22"/>
          </w:rPr>
          <w:delText>Covid</w:delText>
        </w:r>
      </w:del>
      <w:ins w:id="56"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outbreak will negatively affect economic activity via multiple channels: a sharp decline in domestic consumption, and possibly investment if views on future business activity is affected; shrinking in tourism and business travel; cross-sector and cross-country spillovers from slowing demand through trade and production linkages; supply-side disruptions to production and trade; and effects on health such as increased disease and mortality as well as shifts in health care spending. </w:t>
      </w:r>
    </w:p>
    <w:p w14:paraId="143796A3" w14:textId="7DFC7165" w:rsidR="00880D20" w:rsidRDefault="00A8232E">
      <w:pPr>
        <w:ind w:firstLine="567"/>
        <w:rPr>
          <w:ins w:id="57" w:author="Harry" w:date="2020-10-20T23:02:00Z"/>
          <w:rFonts w:ascii="Times New Roman" w:hAnsi="Times New Roman" w:cs="Times New Roman"/>
          <w:sz w:val="22"/>
        </w:rPr>
        <w:pPrChange w:id="58" w:author="Harry" w:date="2020-11-21T12:58:00Z">
          <w:pPr>
            <w:ind w:firstLine="709"/>
          </w:pPr>
        </w:pPrChange>
      </w:pPr>
      <w:ins w:id="59" w:author="Harry" w:date="2020-10-20T23:10:00Z">
        <w:r>
          <w:rPr>
            <w:rFonts w:ascii="Times New Roman" w:hAnsi="Times New Roman" w:cs="Times New Roman"/>
            <w:sz w:val="22"/>
          </w:rPr>
          <w:t>Ec</w:t>
        </w:r>
      </w:ins>
      <w:ins w:id="60" w:author="Harry" w:date="2020-10-20T23:11:00Z">
        <w:r>
          <w:rPr>
            <w:rFonts w:ascii="Times New Roman" w:hAnsi="Times New Roman" w:cs="Times New Roman"/>
            <w:sz w:val="22"/>
          </w:rPr>
          <w:t>onomists acknowledge these</w:t>
        </w:r>
      </w:ins>
      <w:ins w:id="61" w:author="Harry" w:date="2020-10-20T23:07:00Z">
        <w:r>
          <w:rPr>
            <w:rFonts w:ascii="Times New Roman" w:hAnsi="Times New Roman" w:cs="Times New Roman"/>
            <w:sz w:val="22"/>
          </w:rPr>
          <w:t xml:space="preserve"> multiple channels of </w:t>
        </w:r>
      </w:ins>
      <w:ins w:id="62" w:author="Harry" w:date="2020-10-20T23:08:00Z">
        <w:r>
          <w:rPr>
            <w:rFonts w:ascii="Times New Roman" w:hAnsi="Times New Roman" w:cs="Times New Roman"/>
            <w:sz w:val="22"/>
          </w:rPr>
          <w:t xml:space="preserve">how </w:t>
        </w:r>
      </w:ins>
      <w:ins w:id="63" w:author="Harry" w:date="2020-10-20T23:07:00Z">
        <w:r>
          <w:rPr>
            <w:rFonts w:ascii="Times New Roman" w:hAnsi="Times New Roman" w:cs="Times New Roman"/>
            <w:sz w:val="22"/>
          </w:rPr>
          <w:t xml:space="preserve">COVID-19 pandemic </w:t>
        </w:r>
      </w:ins>
      <w:ins w:id="64" w:author="Harry" w:date="2020-10-20T23:09:00Z">
        <w:r>
          <w:rPr>
            <w:rFonts w:ascii="Times New Roman" w:hAnsi="Times New Roman" w:cs="Times New Roman"/>
            <w:sz w:val="22"/>
          </w:rPr>
          <w:t xml:space="preserve">reduce economic activities </w:t>
        </w:r>
      </w:ins>
      <w:ins w:id="65" w:author="Harry" w:date="2020-10-20T23:11:00Z">
        <w:r>
          <w:rPr>
            <w:rFonts w:ascii="Times New Roman" w:hAnsi="Times New Roman" w:cs="Times New Roman"/>
            <w:sz w:val="22"/>
          </w:rPr>
          <w:t>as</w:t>
        </w:r>
      </w:ins>
      <w:ins w:id="66" w:author="Harry" w:date="2020-10-20T23:07:00Z">
        <w:r>
          <w:rPr>
            <w:rFonts w:ascii="Times New Roman" w:hAnsi="Times New Roman" w:cs="Times New Roman"/>
            <w:sz w:val="22"/>
          </w:rPr>
          <w:t xml:space="preserve"> </w:t>
        </w:r>
      </w:ins>
      <w:ins w:id="67" w:author="Harry" w:date="2020-10-20T23:04:00Z">
        <w:r w:rsidRPr="00880D20">
          <w:rPr>
            <w:rFonts w:ascii="Times New Roman" w:hAnsi="Times New Roman" w:cs="Times New Roman"/>
            <w:sz w:val="22"/>
          </w:rPr>
          <w:t xml:space="preserve">so-called ‘supply’ and ‘demand’ shocks (Baldwin and </w:t>
        </w:r>
        <w:proofErr w:type="spellStart"/>
        <w:r w:rsidRPr="00880D20">
          <w:rPr>
            <w:rFonts w:ascii="Times New Roman" w:hAnsi="Times New Roman" w:cs="Times New Roman"/>
            <w:sz w:val="22"/>
          </w:rPr>
          <w:t>Weder</w:t>
        </w:r>
        <w:proofErr w:type="spellEnd"/>
        <w:r w:rsidRPr="00880D20">
          <w:rPr>
            <w:rFonts w:ascii="Times New Roman" w:hAnsi="Times New Roman" w:cs="Times New Roman"/>
            <w:sz w:val="22"/>
          </w:rPr>
          <w:t xml:space="preserve"> di Mauro</w:t>
        </w:r>
      </w:ins>
      <w:ins w:id="68" w:author="Harry" w:date="2020-10-20T23:13:00Z">
        <w:r w:rsidR="004D69BB">
          <w:rPr>
            <w:rFonts w:ascii="Times New Roman" w:hAnsi="Times New Roman" w:cs="Times New Roman"/>
            <w:sz w:val="22"/>
          </w:rPr>
          <w:t>,</w:t>
        </w:r>
      </w:ins>
      <w:ins w:id="69" w:author="Harry" w:date="2020-10-20T23:04:00Z">
        <w:r w:rsidRPr="00880D20">
          <w:rPr>
            <w:rFonts w:ascii="Times New Roman" w:hAnsi="Times New Roman" w:cs="Times New Roman"/>
            <w:sz w:val="22"/>
          </w:rPr>
          <w:t xml:space="preserve"> 2020)</w:t>
        </w:r>
        <w:r>
          <w:rPr>
            <w:rFonts w:ascii="Times New Roman" w:hAnsi="Times New Roman" w:cs="Times New Roman" w:hint="eastAsia"/>
            <w:sz w:val="22"/>
          </w:rPr>
          <w:t>.</w:t>
        </w:r>
        <w:r>
          <w:rPr>
            <w:rFonts w:ascii="Times New Roman" w:hAnsi="Times New Roman" w:cs="Times New Roman"/>
            <w:sz w:val="22"/>
          </w:rPr>
          <w:t xml:space="preserve"> </w:t>
        </w:r>
      </w:ins>
      <w:r w:rsidR="002A30D3" w:rsidRPr="002A30D3">
        <w:rPr>
          <w:rFonts w:ascii="Times New Roman" w:hAnsi="Times New Roman" w:cs="Times New Roman"/>
          <w:sz w:val="22"/>
        </w:rPr>
        <w:t xml:space="preserve">Hausmann (2020) argues the economic impact of </w:t>
      </w:r>
      <w:del w:id="70" w:author="Budy Resosudarmo" w:date="2020-10-16T10:47:00Z">
        <w:r w:rsidR="002A30D3" w:rsidRPr="002A30D3" w:rsidDel="00F73CB7">
          <w:rPr>
            <w:rFonts w:ascii="Times New Roman" w:hAnsi="Times New Roman" w:cs="Times New Roman"/>
            <w:sz w:val="22"/>
          </w:rPr>
          <w:delText>Covid</w:delText>
        </w:r>
      </w:del>
      <w:ins w:id="71"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 xml:space="preserve">-19 is mainly in the forms of negative supply shock stemming from reduction in production capacity. When workers are infected, firms have to limit the contact between workers and if needed, stop the production temporarily. Inoue and </w:t>
      </w:r>
      <w:proofErr w:type="spellStart"/>
      <w:r w:rsidR="002A30D3" w:rsidRPr="002A30D3">
        <w:rPr>
          <w:rFonts w:ascii="Times New Roman" w:hAnsi="Times New Roman" w:cs="Times New Roman"/>
          <w:sz w:val="22"/>
        </w:rPr>
        <w:t>Todo</w:t>
      </w:r>
      <w:proofErr w:type="spellEnd"/>
      <w:r w:rsidR="002A30D3" w:rsidRPr="002A30D3">
        <w:rPr>
          <w:rFonts w:ascii="Times New Roman" w:hAnsi="Times New Roman" w:cs="Times New Roman"/>
          <w:sz w:val="22"/>
        </w:rPr>
        <w:t xml:space="preserve"> (2020) estimate that shutting down firms in Tokyo would result in an 86% reduction in output throughout Japan within one month. If the situation lasts for more than what expected, the supply shock would most likely lead to a demand shock (del Rio-</w:t>
      </w:r>
      <w:proofErr w:type="spellStart"/>
      <w:r w:rsidR="002A30D3" w:rsidRPr="002A30D3">
        <w:rPr>
          <w:rFonts w:ascii="Times New Roman" w:hAnsi="Times New Roman" w:cs="Times New Roman"/>
          <w:sz w:val="22"/>
        </w:rPr>
        <w:t>Chanona</w:t>
      </w:r>
      <w:proofErr w:type="spellEnd"/>
      <w:r w:rsidR="002A30D3" w:rsidRPr="002A30D3">
        <w:rPr>
          <w:rFonts w:ascii="Times New Roman" w:hAnsi="Times New Roman" w:cs="Times New Roman"/>
          <w:sz w:val="22"/>
        </w:rPr>
        <w:t xml:space="preserve">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proofErr w:type="spellStart"/>
      <w:r w:rsidR="002A30D3" w:rsidRPr="002A30D3">
        <w:rPr>
          <w:rFonts w:ascii="Times New Roman" w:hAnsi="Times New Roman" w:cs="Times New Roman"/>
          <w:sz w:val="22"/>
        </w:rPr>
        <w:t>Guerrieri</w:t>
      </w:r>
      <w:proofErr w:type="spellEnd"/>
      <w:r w:rsidR="002A30D3" w:rsidRPr="002A30D3">
        <w:rPr>
          <w:rFonts w:ascii="Times New Roman" w:hAnsi="Times New Roman" w:cs="Times New Roman"/>
          <w:sz w:val="22"/>
        </w:rPr>
        <w:t xml:space="preserve">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ins w:id="72" w:author="Harry" w:date="2020-10-20T23:15:00Z">
        <w:r w:rsidR="004D69BB">
          <w:rPr>
            <w:rFonts w:ascii="Times New Roman" w:hAnsi="Times New Roman" w:cs="Times New Roman"/>
            <w:sz w:val="22"/>
          </w:rPr>
          <w:t>On the other hand,</w:t>
        </w:r>
      </w:ins>
      <w:ins w:id="73" w:author="Harry" w:date="2020-10-20T23:16:00Z">
        <w:r w:rsidR="004D69BB">
          <w:rPr>
            <w:rFonts w:ascii="Times New Roman" w:hAnsi="Times New Roman" w:cs="Times New Roman"/>
            <w:sz w:val="22"/>
          </w:rPr>
          <w:t xml:space="preserve"> the implementation of </w:t>
        </w:r>
        <w:r w:rsidR="004D69BB" w:rsidRPr="004D69BB">
          <w:rPr>
            <w:rFonts w:ascii="Times New Roman" w:hAnsi="Times New Roman" w:cs="Times New Roman"/>
            <w:sz w:val="22"/>
          </w:rPr>
          <w:t>mitigation measures such as social distancing</w:t>
        </w:r>
        <w:r w:rsidR="004D69BB">
          <w:rPr>
            <w:rFonts w:ascii="Times New Roman" w:hAnsi="Times New Roman" w:cs="Times New Roman"/>
            <w:sz w:val="22"/>
          </w:rPr>
          <w:t xml:space="preserve"> by </w:t>
        </w:r>
        <w:r w:rsidR="004D69BB" w:rsidRPr="004D69BB">
          <w:rPr>
            <w:rFonts w:ascii="Times New Roman" w:hAnsi="Times New Roman" w:cs="Times New Roman"/>
            <w:sz w:val="22"/>
          </w:rPr>
          <w:t>governments and public health authorities</w:t>
        </w:r>
        <w:r w:rsidR="004D69BB">
          <w:rPr>
            <w:rFonts w:ascii="Times New Roman" w:hAnsi="Times New Roman" w:cs="Times New Roman"/>
            <w:sz w:val="22"/>
          </w:rPr>
          <w:t xml:space="preserve"> in many </w:t>
        </w:r>
      </w:ins>
      <w:ins w:id="74" w:author="Harry" w:date="2020-10-20T23:17:00Z">
        <w:r w:rsidR="004D69BB">
          <w:rPr>
            <w:rFonts w:ascii="Times New Roman" w:hAnsi="Times New Roman" w:cs="Times New Roman"/>
            <w:sz w:val="22"/>
          </w:rPr>
          <w:t xml:space="preserve">countries has </w:t>
        </w:r>
      </w:ins>
      <w:ins w:id="75" w:author="Harry" w:date="2020-10-20T23:19:00Z">
        <w:r w:rsidR="004D69BB">
          <w:rPr>
            <w:rFonts w:ascii="Times New Roman" w:hAnsi="Times New Roman" w:cs="Times New Roman"/>
            <w:sz w:val="22"/>
          </w:rPr>
          <w:t xml:space="preserve">also </w:t>
        </w:r>
      </w:ins>
      <w:ins w:id="76" w:author="Harry" w:date="2020-10-20T23:15:00Z">
        <w:r w:rsidR="004D69BB" w:rsidRPr="004D69BB">
          <w:rPr>
            <w:rFonts w:ascii="Times New Roman" w:hAnsi="Times New Roman" w:cs="Times New Roman"/>
            <w:sz w:val="22"/>
          </w:rPr>
          <w:t xml:space="preserve">led </w:t>
        </w:r>
      </w:ins>
      <w:ins w:id="77" w:author="Harry" w:date="2020-10-20T23:18:00Z">
        <w:r w:rsidR="004D69BB">
          <w:rPr>
            <w:rFonts w:ascii="Times New Roman" w:hAnsi="Times New Roman" w:cs="Times New Roman"/>
            <w:sz w:val="22"/>
          </w:rPr>
          <w:t xml:space="preserve">consumers </w:t>
        </w:r>
      </w:ins>
      <w:ins w:id="78" w:author="Harry" w:date="2020-10-20T23:19:00Z">
        <w:r w:rsidR="004D69BB">
          <w:rPr>
            <w:rFonts w:ascii="Times New Roman" w:hAnsi="Times New Roman" w:cs="Times New Roman"/>
            <w:sz w:val="22"/>
          </w:rPr>
          <w:t xml:space="preserve">to </w:t>
        </w:r>
      </w:ins>
      <w:ins w:id="79" w:author="Harry" w:date="2020-10-20T23:15:00Z">
        <w:r w:rsidR="004D69BB" w:rsidRPr="004D69BB">
          <w:rPr>
            <w:rFonts w:ascii="Times New Roman" w:hAnsi="Times New Roman" w:cs="Times New Roman"/>
            <w:sz w:val="22"/>
          </w:rPr>
          <w:t>reduce their consumption</w:t>
        </w:r>
      </w:ins>
      <w:ins w:id="80" w:author="Harry" w:date="2020-10-20T23:20:00Z">
        <w:r w:rsidR="004D69BB">
          <w:rPr>
            <w:rFonts w:ascii="Times New Roman" w:hAnsi="Times New Roman" w:cs="Times New Roman"/>
            <w:sz w:val="22"/>
          </w:rPr>
          <w:t>, in particular on</w:t>
        </w:r>
      </w:ins>
      <w:ins w:id="81" w:author="Harry" w:date="2020-10-20T23:15:00Z">
        <w:r w:rsidR="004D69BB" w:rsidRPr="004D69BB">
          <w:rPr>
            <w:rFonts w:ascii="Times New Roman" w:hAnsi="Times New Roman" w:cs="Times New Roman"/>
            <w:sz w:val="22"/>
          </w:rPr>
          <w:t xml:space="preserve"> </w:t>
        </w:r>
      </w:ins>
      <w:ins w:id="82" w:author="Harry" w:date="2020-10-20T23:20:00Z">
        <w:r w:rsidR="004D69BB">
          <w:rPr>
            <w:rFonts w:ascii="Times New Roman" w:hAnsi="Times New Roman" w:cs="Times New Roman"/>
            <w:sz w:val="22"/>
          </w:rPr>
          <w:t xml:space="preserve">various </w:t>
        </w:r>
      </w:ins>
      <w:ins w:id="83" w:author="Harry" w:date="2020-10-20T23:15:00Z">
        <w:r w:rsidR="004D69BB" w:rsidRPr="004D69BB">
          <w:rPr>
            <w:rFonts w:ascii="Times New Roman" w:hAnsi="Times New Roman" w:cs="Times New Roman"/>
            <w:sz w:val="22"/>
          </w:rPr>
          <w:t>services</w:t>
        </w:r>
      </w:ins>
      <w:ins w:id="84" w:author="Harry" w:date="2020-10-20T23:21:00Z">
        <w:r w:rsidR="004D69BB">
          <w:rPr>
            <w:rFonts w:ascii="Times New Roman" w:hAnsi="Times New Roman" w:cs="Times New Roman"/>
            <w:sz w:val="22"/>
          </w:rPr>
          <w:t xml:space="preserve"> </w:t>
        </w:r>
      </w:ins>
      <w:ins w:id="85" w:author="Harry" w:date="2020-10-20T23:22:00Z">
        <w:r w:rsidR="004D69BB" w:rsidRPr="004D69BB">
          <w:rPr>
            <w:rFonts w:ascii="Times New Roman" w:hAnsi="Times New Roman" w:cs="Times New Roman"/>
            <w:sz w:val="22"/>
          </w:rPr>
          <w:t xml:space="preserve">involving </w:t>
        </w:r>
      </w:ins>
      <w:ins w:id="86" w:author="Harry" w:date="2020-10-20T23:23:00Z">
        <w:r w:rsidR="004D69BB">
          <w:rPr>
            <w:rFonts w:ascii="Times New Roman" w:hAnsi="Times New Roman" w:cs="Times New Roman"/>
            <w:sz w:val="22"/>
          </w:rPr>
          <w:t xml:space="preserve">frequent </w:t>
        </w:r>
      </w:ins>
      <w:ins w:id="87" w:author="Harry" w:date="2020-10-20T23:22:00Z">
        <w:r w:rsidR="004D69BB" w:rsidRPr="004D69BB">
          <w:rPr>
            <w:rFonts w:ascii="Times New Roman" w:hAnsi="Times New Roman" w:cs="Times New Roman"/>
            <w:sz w:val="22"/>
          </w:rPr>
          <w:t>physical contact such as restaurant</w:t>
        </w:r>
      </w:ins>
      <w:ins w:id="88" w:author="Harry" w:date="2020-10-20T23:23:00Z">
        <w:r w:rsidR="00E86F38">
          <w:rPr>
            <w:rFonts w:ascii="Times New Roman" w:hAnsi="Times New Roman" w:cs="Times New Roman"/>
            <w:sz w:val="22"/>
          </w:rPr>
          <w:t>s</w:t>
        </w:r>
      </w:ins>
      <w:ins w:id="89" w:author="Harry" w:date="2020-10-20T23:22:00Z">
        <w:r w:rsidR="004D69BB" w:rsidRPr="004D69BB">
          <w:rPr>
            <w:rFonts w:ascii="Times New Roman" w:hAnsi="Times New Roman" w:cs="Times New Roman"/>
            <w:sz w:val="22"/>
          </w:rPr>
          <w:t xml:space="preserve">, airlines, </w:t>
        </w:r>
      </w:ins>
      <w:ins w:id="90" w:author="Harry" w:date="2020-10-20T23:23:00Z">
        <w:r w:rsidR="00E86F38">
          <w:rPr>
            <w:rFonts w:ascii="Times New Roman" w:hAnsi="Times New Roman" w:cs="Times New Roman"/>
            <w:sz w:val="22"/>
          </w:rPr>
          <w:t>and tourism</w:t>
        </w:r>
      </w:ins>
      <w:ins w:id="91" w:author="Harry" w:date="2020-10-20T23:22:00Z">
        <w:r w:rsidR="004D69BB" w:rsidRPr="004D69BB">
          <w:rPr>
            <w:rFonts w:ascii="Times New Roman" w:hAnsi="Times New Roman" w:cs="Times New Roman"/>
            <w:sz w:val="22"/>
          </w:rPr>
          <w:t>.</w:t>
        </w:r>
      </w:ins>
      <w:ins w:id="92" w:author="Harry" w:date="2020-10-20T23:15:00Z">
        <w:r w:rsidR="004D69BB" w:rsidRPr="004D69BB">
          <w:rPr>
            <w:rFonts w:ascii="Times New Roman" w:hAnsi="Times New Roman" w:cs="Times New Roman"/>
            <w:sz w:val="22"/>
          </w:rPr>
          <w:t xml:space="preserve"> </w:t>
        </w:r>
      </w:ins>
      <w:ins w:id="93" w:author="Harry" w:date="2020-10-20T23:28:00Z">
        <w:r w:rsidR="00E86F38">
          <w:rPr>
            <w:rFonts w:ascii="Times New Roman" w:hAnsi="Times New Roman" w:cs="Times New Roman"/>
            <w:sz w:val="22"/>
          </w:rPr>
          <w:t xml:space="preserve">As </w:t>
        </w:r>
      </w:ins>
      <w:ins w:id="94" w:author="Harry" w:date="2020-10-20T23:29:00Z">
        <w:r w:rsidR="00E86F38">
          <w:rPr>
            <w:rFonts w:ascii="Times New Roman" w:hAnsi="Times New Roman" w:cs="Times New Roman"/>
            <w:sz w:val="22"/>
          </w:rPr>
          <w:t xml:space="preserve">the </w:t>
        </w:r>
      </w:ins>
      <w:ins w:id="95" w:author="Harry" w:date="2020-10-20T23:28:00Z">
        <w:r w:rsidR="00E86F38">
          <w:rPr>
            <w:rFonts w:ascii="Times New Roman" w:hAnsi="Times New Roman" w:cs="Times New Roman"/>
            <w:sz w:val="22"/>
          </w:rPr>
          <w:t xml:space="preserve">workers in these sectors </w:t>
        </w:r>
      </w:ins>
      <w:ins w:id="96" w:author="Harry" w:date="2020-10-20T23:33:00Z">
        <w:r w:rsidR="009D160F">
          <w:rPr>
            <w:rFonts w:ascii="Times New Roman" w:hAnsi="Times New Roman" w:cs="Times New Roman"/>
            <w:sz w:val="22"/>
          </w:rPr>
          <w:t>face</w:t>
        </w:r>
      </w:ins>
      <w:ins w:id="97" w:author="Harry" w:date="2020-10-20T23:29:00Z">
        <w:r w:rsidR="00E86F38">
          <w:rPr>
            <w:rFonts w:ascii="Times New Roman" w:hAnsi="Times New Roman" w:cs="Times New Roman"/>
            <w:sz w:val="22"/>
          </w:rPr>
          <w:t xml:space="preserve"> significant</w:t>
        </w:r>
      </w:ins>
      <w:ins w:id="98" w:author="Harry" w:date="2020-10-20T23:33:00Z">
        <w:r w:rsidR="009D160F">
          <w:rPr>
            <w:rFonts w:ascii="Times New Roman" w:hAnsi="Times New Roman" w:cs="Times New Roman"/>
            <w:sz w:val="22"/>
          </w:rPr>
          <w:t xml:space="preserve"> income reduction </w:t>
        </w:r>
      </w:ins>
      <w:ins w:id="99" w:author="Harry" w:date="2020-10-20T23:32:00Z">
        <w:r w:rsidR="00E86F38">
          <w:rPr>
            <w:rFonts w:ascii="Times New Roman" w:hAnsi="Times New Roman" w:cs="Times New Roman"/>
            <w:sz w:val="22"/>
          </w:rPr>
          <w:t>due to lower sales</w:t>
        </w:r>
      </w:ins>
      <w:ins w:id="100" w:author="Harry" w:date="2020-10-20T23:29:00Z">
        <w:r w:rsidR="00E86F38">
          <w:rPr>
            <w:rFonts w:ascii="Times New Roman" w:hAnsi="Times New Roman" w:cs="Times New Roman"/>
            <w:sz w:val="22"/>
          </w:rPr>
          <w:t>,</w:t>
        </w:r>
      </w:ins>
      <w:ins w:id="101" w:author="Harry" w:date="2020-10-20T23:32:00Z">
        <w:r w:rsidR="00E86F38">
          <w:rPr>
            <w:rFonts w:ascii="Times New Roman" w:hAnsi="Times New Roman" w:cs="Times New Roman"/>
            <w:sz w:val="22"/>
          </w:rPr>
          <w:t xml:space="preserve"> </w:t>
        </w:r>
      </w:ins>
      <w:ins w:id="102" w:author="Harry" w:date="2020-10-20T23:33:00Z">
        <w:r w:rsidR="00E86F38">
          <w:rPr>
            <w:rFonts w:ascii="Times New Roman" w:hAnsi="Times New Roman" w:cs="Times New Roman"/>
            <w:sz w:val="22"/>
          </w:rPr>
          <w:t>the</w:t>
        </w:r>
        <w:r w:rsidR="009D160F">
          <w:rPr>
            <w:rFonts w:ascii="Times New Roman" w:hAnsi="Times New Roman" w:cs="Times New Roman"/>
            <w:sz w:val="22"/>
          </w:rPr>
          <w:t xml:space="preserve">ir </w:t>
        </w:r>
      </w:ins>
      <w:ins w:id="103" w:author="Harry" w:date="2020-10-20T23:34:00Z">
        <w:r w:rsidR="009D160F">
          <w:rPr>
            <w:rFonts w:ascii="Times New Roman" w:hAnsi="Times New Roman" w:cs="Times New Roman"/>
            <w:sz w:val="22"/>
          </w:rPr>
          <w:t>spending on other goods and services would also decrease</w:t>
        </w:r>
      </w:ins>
      <w:ins w:id="104" w:author="Harry" w:date="2020-10-20T23:36:00Z">
        <w:r w:rsidR="009D160F">
          <w:rPr>
            <w:rFonts w:ascii="Times New Roman" w:hAnsi="Times New Roman" w:cs="Times New Roman"/>
            <w:sz w:val="22"/>
          </w:rPr>
          <w:t>, leading to a shri</w:t>
        </w:r>
      </w:ins>
      <w:ins w:id="105" w:author="Harry" w:date="2020-10-20T23:37:00Z">
        <w:r w:rsidR="009D160F">
          <w:rPr>
            <w:rFonts w:ascii="Times New Roman" w:hAnsi="Times New Roman" w:cs="Times New Roman"/>
            <w:sz w:val="22"/>
          </w:rPr>
          <w:t>nking in demand</w:t>
        </w:r>
      </w:ins>
      <w:ins w:id="106" w:author="Harry" w:date="2020-10-20T23:40:00Z">
        <w:r w:rsidR="009D160F">
          <w:rPr>
            <w:rFonts w:ascii="Times New Roman" w:hAnsi="Times New Roman" w:cs="Times New Roman"/>
            <w:sz w:val="22"/>
          </w:rPr>
          <w:t xml:space="preserve"> </w:t>
        </w:r>
      </w:ins>
      <w:ins w:id="107" w:author="Harry" w:date="2020-10-20T23:15:00Z">
        <w:r w:rsidR="004D69BB" w:rsidRPr="004D69BB">
          <w:rPr>
            <w:rFonts w:ascii="Times New Roman" w:hAnsi="Times New Roman" w:cs="Times New Roman"/>
            <w:sz w:val="22"/>
          </w:rPr>
          <w:t xml:space="preserve">for goods and services across </w:t>
        </w:r>
      </w:ins>
      <w:ins w:id="108" w:author="Harry" w:date="2020-10-20T23:38:00Z">
        <w:r w:rsidR="009D160F">
          <w:rPr>
            <w:rFonts w:ascii="Times New Roman" w:hAnsi="Times New Roman" w:cs="Times New Roman"/>
            <w:sz w:val="22"/>
          </w:rPr>
          <w:t>many economic sectors</w:t>
        </w:r>
      </w:ins>
      <w:ins w:id="109" w:author="Harry" w:date="2020-10-20T23:15:00Z">
        <w:r w:rsidR="004D69BB" w:rsidRPr="004D69BB">
          <w:rPr>
            <w:rFonts w:ascii="Times New Roman" w:hAnsi="Times New Roman" w:cs="Times New Roman"/>
            <w:sz w:val="22"/>
          </w:rPr>
          <w:t xml:space="preserve"> (</w:t>
        </w:r>
        <w:proofErr w:type="spellStart"/>
        <w:r w:rsidR="004D69BB" w:rsidRPr="004D69BB">
          <w:rPr>
            <w:rFonts w:ascii="Times New Roman" w:hAnsi="Times New Roman" w:cs="Times New Roman"/>
            <w:sz w:val="22"/>
          </w:rPr>
          <w:t>Gourinchas</w:t>
        </w:r>
      </w:ins>
      <w:proofErr w:type="spellEnd"/>
      <w:ins w:id="110" w:author="Harry" w:date="2020-10-20T23:39:00Z">
        <w:r w:rsidR="009D160F">
          <w:rPr>
            <w:rFonts w:ascii="Times New Roman" w:hAnsi="Times New Roman" w:cs="Times New Roman"/>
            <w:sz w:val="22"/>
          </w:rPr>
          <w:t>,</w:t>
        </w:r>
      </w:ins>
      <w:ins w:id="111" w:author="Harry" w:date="2020-10-20T23:15:00Z">
        <w:r w:rsidR="004D69BB" w:rsidRPr="004D69BB">
          <w:rPr>
            <w:rFonts w:ascii="Times New Roman" w:hAnsi="Times New Roman" w:cs="Times New Roman"/>
            <w:sz w:val="22"/>
          </w:rPr>
          <w:t xml:space="preserve"> 2020).</w:t>
        </w:r>
      </w:ins>
      <w:ins w:id="112" w:author="Harry" w:date="2020-10-20T23:02:00Z">
        <w:r w:rsidR="00880D20" w:rsidRPr="00880D20">
          <w:rPr>
            <w:rFonts w:ascii="Times New Roman" w:hAnsi="Times New Roman" w:cs="Times New Roman"/>
            <w:sz w:val="22"/>
          </w:rPr>
          <w:t xml:space="preserve"> </w:t>
        </w:r>
      </w:ins>
      <w:ins w:id="113" w:author="Harry" w:date="2020-10-20T23:41:00Z">
        <w:r w:rsidR="009D160F">
          <w:rPr>
            <w:rFonts w:ascii="Times New Roman" w:hAnsi="Times New Roman" w:cs="Times New Roman"/>
            <w:sz w:val="22"/>
          </w:rPr>
          <w:t>Furthermore, the</w:t>
        </w:r>
      </w:ins>
      <w:ins w:id="114" w:author="Harry" w:date="2020-10-20T23:42:00Z">
        <w:r w:rsidR="009D160F">
          <w:rPr>
            <w:rFonts w:ascii="Times New Roman" w:hAnsi="Times New Roman" w:cs="Times New Roman"/>
            <w:sz w:val="22"/>
          </w:rPr>
          <w:t xml:space="preserve"> pandemic has also increased uncertainty on future economic prospects</w:t>
        </w:r>
      </w:ins>
      <w:ins w:id="115" w:author="Harry" w:date="2020-10-20T23:43:00Z">
        <w:r w:rsidR="009D160F">
          <w:rPr>
            <w:rFonts w:ascii="Times New Roman" w:hAnsi="Times New Roman" w:cs="Times New Roman"/>
            <w:sz w:val="22"/>
          </w:rPr>
          <w:t>. This</w:t>
        </w:r>
      </w:ins>
      <w:ins w:id="116" w:author="Harry" w:date="2020-10-20T23:48:00Z">
        <w:r w:rsidR="000A123F">
          <w:rPr>
            <w:rFonts w:ascii="Times New Roman" w:hAnsi="Times New Roman" w:cs="Times New Roman"/>
            <w:sz w:val="22"/>
          </w:rPr>
          <w:t xml:space="preserve"> eventually cause</w:t>
        </w:r>
      </w:ins>
      <w:ins w:id="117" w:author="Harry" w:date="2020-10-20T23:49:00Z">
        <w:r w:rsidR="000A123F">
          <w:rPr>
            <w:rFonts w:ascii="Times New Roman" w:hAnsi="Times New Roman" w:cs="Times New Roman"/>
            <w:sz w:val="22"/>
          </w:rPr>
          <w:t>s</w:t>
        </w:r>
      </w:ins>
      <w:ins w:id="118" w:author="Harry" w:date="2020-10-20T23:48:00Z">
        <w:r w:rsidR="000A123F">
          <w:rPr>
            <w:rFonts w:ascii="Times New Roman" w:hAnsi="Times New Roman" w:cs="Times New Roman"/>
            <w:sz w:val="22"/>
          </w:rPr>
          <w:t xml:space="preserve"> greater </w:t>
        </w:r>
      </w:ins>
      <w:ins w:id="119" w:author="Harry" w:date="2020-10-20T23:54:00Z">
        <w:r w:rsidR="000D7E72">
          <w:rPr>
            <w:rFonts w:ascii="Times New Roman" w:hAnsi="Times New Roman" w:cs="Times New Roman"/>
            <w:sz w:val="22"/>
          </w:rPr>
          <w:t xml:space="preserve">negative </w:t>
        </w:r>
      </w:ins>
      <w:ins w:id="120" w:author="Harry" w:date="2020-10-20T23:48:00Z">
        <w:r w:rsidR="000A123F">
          <w:rPr>
            <w:rFonts w:ascii="Times New Roman" w:hAnsi="Times New Roman" w:cs="Times New Roman"/>
            <w:sz w:val="22"/>
          </w:rPr>
          <w:t xml:space="preserve">demand </w:t>
        </w:r>
      </w:ins>
      <w:ins w:id="121" w:author="Harry" w:date="2020-10-20T23:49:00Z">
        <w:r w:rsidR="000A123F">
          <w:rPr>
            <w:rFonts w:ascii="Times New Roman" w:hAnsi="Times New Roman" w:cs="Times New Roman"/>
            <w:sz w:val="22"/>
          </w:rPr>
          <w:t>shock stemming from diminis</w:t>
        </w:r>
      </w:ins>
      <w:ins w:id="122" w:author="Harry" w:date="2020-10-20T23:50:00Z">
        <w:r w:rsidR="000A123F">
          <w:rPr>
            <w:rFonts w:ascii="Times New Roman" w:hAnsi="Times New Roman" w:cs="Times New Roman"/>
            <w:sz w:val="22"/>
          </w:rPr>
          <w:t>hed consumption on durable goods and investment.</w:t>
        </w:r>
      </w:ins>
    </w:p>
    <w:p w14:paraId="62089353" w14:textId="0EADB00B" w:rsidR="007C2A1F" w:rsidDel="007C2A1F" w:rsidRDefault="007C2A1F">
      <w:pPr>
        <w:ind w:firstLine="567"/>
        <w:rPr>
          <w:del w:id="123" w:author="Harry" w:date="2020-11-20T21:38:00Z"/>
          <w:moveTo w:id="124" w:author="Harry" w:date="2020-11-20T21:38:00Z"/>
          <w:rFonts w:ascii="Times New Roman" w:hAnsi="Times New Roman" w:cs="Times New Roman"/>
          <w:sz w:val="22"/>
        </w:rPr>
        <w:pPrChange w:id="125" w:author="Harry" w:date="2020-11-22T11:20:00Z">
          <w:pPr>
            <w:ind w:firstLine="709"/>
          </w:pPr>
        </w:pPrChange>
      </w:pPr>
      <w:ins w:id="126" w:author="Harry" w:date="2020-11-20T21:41:00Z">
        <w:r>
          <w:rPr>
            <w:rFonts w:ascii="Times New Roman" w:hAnsi="Times New Roman" w:cs="Times New Roman"/>
            <w:sz w:val="22"/>
          </w:rPr>
          <w:t>Since the pandemic is happening a</w:t>
        </w:r>
      </w:ins>
      <w:ins w:id="127" w:author="Harry" w:date="2020-11-20T21:42:00Z">
        <w:r>
          <w:rPr>
            <w:rFonts w:ascii="Times New Roman" w:hAnsi="Times New Roman" w:cs="Times New Roman"/>
            <w:sz w:val="22"/>
          </w:rPr>
          <w:t xml:space="preserve">cross </w:t>
        </w:r>
      </w:ins>
      <w:ins w:id="128" w:author="Harry" w:date="2020-11-20T21:41:00Z">
        <w:r>
          <w:rPr>
            <w:rFonts w:ascii="Times New Roman" w:hAnsi="Times New Roman" w:cs="Times New Roman"/>
            <w:sz w:val="22"/>
          </w:rPr>
          <w:t>the globe</w:t>
        </w:r>
      </w:ins>
      <w:moveToRangeStart w:id="129" w:author="Harry" w:date="2020-11-20T21:38:00Z" w:name="move56800717"/>
      <w:commentRangeStart w:id="130"/>
      <w:moveTo w:id="131" w:author="Harry" w:date="2020-11-20T21:38:00Z">
        <w:del w:id="132" w:author="Harry" w:date="2020-11-20T21:41:00Z">
          <w:r w:rsidRPr="002A30D3" w:rsidDel="007C2A1F">
            <w:rPr>
              <w:rFonts w:ascii="Times New Roman" w:hAnsi="Times New Roman" w:cs="Times New Roman"/>
              <w:sz w:val="22"/>
            </w:rPr>
            <w:delText>In summary</w:delText>
          </w:r>
        </w:del>
        <w:r w:rsidRPr="002A30D3">
          <w:rPr>
            <w:rFonts w:ascii="Times New Roman" w:hAnsi="Times New Roman" w:cs="Times New Roman"/>
            <w:sz w:val="22"/>
          </w:rPr>
          <w:t>,</w:t>
        </w:r>
      </w:moveTo>
      <w:ins w:id="133" w:author="Harry" w:date="2020-11-20T21:40:00Z">
        <w:r>
          <w:rPr>
            <w:rFonts w:ascii="Times New Roman" w:hAnsi="Times New Roman" w:cs="Times New Roman"/>
            <w:sz w:val="22"/>
          </w:rPr>
          <w:t xml:space="preserve"> these</w:t>
        </w:r>
      </w:ins>
      <w:moveTo w:id="134" w:author="Harry" w:date="2020-11-20T21:38:00Z">
        <w:r w:rsidRPr="002A30D3">
          <w:rPr>
            <w:rFonts w:ascii="Times New Roman" w:hAnsi="Times New Roman" w:cs="Times New Roman"/>
            <w:sz w:val="22"/>
          </w:rPr>
          <w:t xml:space="preserve"> </w:t>
        </w:r>
      </w:moveTo>
      <w:ins w:id="135" w:author="Harry" w:date="2020-11-20T21:40:00Z">
        <w:r w:rsidRPr="00880D20">
          <w:rPr>
            <w:rFonts w:ascii="Times New Roman" w:hAnsi="Times New Roman" w:cs="Times New Roman"/>
            <w:sz w:val="22"/>
          </w:rPr>
          <w:t>‘supply’ and ‘demand’ shocks</w:t>
        </w:r>
        <w:r w:rsidRPr="002A30D3" w:rsidDel="007C2A1F">
          <w:rPr>
            <w:rFonts w:ascii="Times New Roman" w:hAnsi="Times New Roman" w:cs="Times New Roman"/>
            <w:sz w:val="22"/>
          </w:rPr>
          <w:t xml:space="preserve"> </w:t>
        </w:r>
      </w:ins>
      <w:ins w:id="136" w:author="Harry" w:date="2020-11-22T15:17:00Z">
        <w:r w:rsidR="003010C7">
          <w:rPr>
            <w:rFonts w:ascii="Times New Roman" w:hAnsi="Times New Roman" w:cs="Times New Roman"/>
            <w:sz w:val="22"/>
          </w:rPr>
          <w:t>shall</w:t>
        </w:r>
      </w:ins>
      <w:ins w:id="137" w:author="Harry" w:date="2020-11-20T21:40:00Z">
        <w:r>
          <w:rPr>
            <w:rFonts w:ascii="Times New Roman" w:hAnsi="Times New Roman" w:cs="Times New Roman"/>
            <w:sz w:val="22"/>
          </w:rPr>
          <w:t xml:space="preserve"> </w:t>
        </w:r>
      </w:ins>
      <w:ins w:id="138" w:author="Harry" w:date="2020-11-20T21:43:00Z">
        <w:r>
          <w:rPr>
            <w:rFonts w:ascii="Times New Roman" w:hAnsi="Times New Roman" w:cs="Times New Roman"/>
            <w:sz w:val="22"/>
          </w:rPr>
          <w:t>put the</w:t>
        </w:r>
      </w:ins>
      <w:ins w:id="139" w:author="Harry" w:date="2020-11-20T21:41:00Z">
        <w:r>
          <w:rPr>
            <w:rFonts w:ascii="Times New Roman" w:hAnsi="Times New Roman" w:cs="Times New Roman"/>
            <w:sz w:val="22"/>
          </w:rPr>
          <w:t xml:space="preserve"> global</w:t>
        </w:r>
      </w:ins>
      <w:moveTo w:id="140" w:author="Harry" w:date="2020-11-20T21:38:00Z">
        <w:del w:id="141" w:author="Harry" w:date="2020-11-20T21:40:00Z">
          <w:r w:rsidRPr="002A30D3" w:rsidDel="007C2A1F">
            <w:rPr>
              <w:rFonts w:ascii="Times New Roman" w:hAnsi="Times New Roman" w:cs="Times New Roman"/>
              <w:sz w:val="22"/>
            </w:rPr>
            <w:delText>the</w:delText>
          </w:r>
        </w:del>
        <w:r w:rsidRPr="002A30D3">
          <w:rPr>
            <w:rFonts w:ascii="Times New Roman" w:hAnsi="Times New Roman" w:cs="Times New Roman"/>
            <w:sz w:val="22"/>
          </w:rPr>
          <w:t xml:space="preserve"> econom</w:t>
        </w:r>
      </w:moveTo>
      <w:ins w:id="142" w:author="Harry" w:date="2020-11-20T21:43:00Z">
        <w:r>
          <w:rPr>
            <w:rFonts w:ascii="Times New Roman" w:hAnsi="Times New Roman" w:cs="Times New Roman"/>
            <w:sz w:val="22"/>
          </w:rPr>
          <w:t>y</w:t>
        </w:r>
      </w:ins>
      <w:moveTo w:id="143" w:author="Harry" w:date="2020-11-20T21:38:00Z">
        <w:del w:id="144" w:author="Harry" w:date="2020-11-20T21:43:00Z">
          <w:r w:rsidRPr="002A30D3" w:rsidDel="007C2A1F">
            <w:rPr>
              <w:rFonts w:ascii="Times New Roman" w:hAnsi="Times New Roman" w:cs="Times New Roman"/>
              <w:sz w:val="22"/>
            </w:rPr>
            <w:delText>ic</w:delText>
          </w:r>
        </w:del>
        <w:r w:rsidRPr="002A30D3">
          <w:rPr>
            <w:rFonts w:ascii="Times New Roman" w:hAnsi="Times New Roman" w:cs="Times New Roman"/>
            <w:sz w:val="22"/>
          </w:rPr>
          <w:t xml:space="preserve"> </w:t>
        </w:r>
      </w:moveTo>
      <w:ins w:id="145" w:author="Harry" w:date="2020-11-20T21:43:00Z">
        <w:r>
          <w:rPr>
            <w:rFonts w:ascii="Times New Roman" w:hAnsi="Times New Roman" w:cs="Times New Roman"/>
            <w:sz w:val="22"/>
          </w:rPr>
          <w:t>at risk</w:t>
        </w:r>
      </w:ins>
      <w:moveTo w:id="146" w:author="Harry" w:date="2020-11-20T21:38:00Z">
        <w:del w:id="147" w:author="Harry" w:date="2020-11-20T21:43:00Z">
          <w:r w:rsidRPr="002A30D3" w:rsidDel="007C2A1F">
            <w:rPr>
              <w:rFonts w:ascii="Times New Roman" w:hAnsi="Times New Roman" w:cs="Times New Roman"/>
              <w:sz w:val="22"/>
            </w:rPr>
            <w:delText>downturn</w:delText>
          </w:r>
        </w:del>
        <w:r w:rsidRPr="002A30D3">
          <w:rPr>
            <w:rFonts w:ascii="Times New Roman" w:hAnsi="Times New Roman" w:cs="Times New Roman"/>
            <w:sz w:val="22"/>
          </w:rPr>
          <w:t xml:space="preserve"> </w:t>
        </w:r>
      </w:moveTo>
      <w:ins w:id="148" w:author="Harry" w:date="2020-11-20T21:43:00Z">
        <w:r>
          <w:rPr>
            <w:rFonts w:ascii="Times New Roman" w:hAnsi="Times New Roman" w:cs="Times New Roman"/>
            <w:sz w:val="22"/>
          </w:rPr>
          <w:t xml:space="preserve">since the </w:t>
        </w:r>
      </w:ins>
      <w:ins w:id="149" w:author="Harry" w:date="2020-11-20T21:44:00Z">
        <w:r>
          <w:rPr>
            <w:rFonts w:ascii="Times New Roman" w:hAnsi="Times New Roman" w:cs="Times New Roman"/>
            <w:sz w:val="22"/>
          </w:rPr>
          <w:t xml:space="preserve">negative economic impact of the pandemic </w:t>
        </w:r>
      </w:ins>
      <w:ins w:id="150" w:author="Harry" w:date="2020-11-20T21:45:00Z">
        <w:r>
          <w:rPr>
            <w:rFonts w:ascii="Times New Roman" w:hAnsi="Times New Roman" w:cs="Times New Roman"/>
            <w:sz w:val="22"/>
          </w:rPr>
          <w:t xml:space="preserve">is spreading </w:t>
        </w:r>
      </w:ins>
      <w:moveTo w:id="151" w:author="Harry" w:date="2020-11-20T21:38:00Z">
        <w:del w:id="152" w:author="Harry" w:date="2020-11-20T21:40:00Z">
          <w:r w:rsidRPr="002A30D3" w:rsidDel="007C2A1F">
            <w:rPr>
              <w:rFonts w:ascii="Times New Roman" w:hAnsi="Times New Roman" w:cs="Times New Roman"/>
              <w:sz w:val="22"/>
            </w:rPr>
            <w:delText xml:space="preserve">that is happening </w:delText>
          </w:r>
        </w:del>
        <w:del w:id="153" w:author="Harry" w:date="2020-11-20T21:42:00Z">
          <w:r w:rsidRPr="002A30D3" w:rsidDel="007C2A1F">
            <w:rPr>
              <w:rFonts w:ascii="Times New Roman" w:hAnsi="Times New Roman" w:cs="Times New Roman"/>
              <w:sz w:val="22"/>
            </w:rPr>
            <w:delText>in most of</w:delText>
          </w:r>
          <w:r w:rsidDel="007C2A1F">
            <w:rPr>
              <w:rFonts w:ascii="Times New Roman" w:hAnsi="Times New Roman" w:cs="Times New Roman" w:hint="eastAsia"/>
              <w:sz w:val="22"/>
            </w:rPr>
            <w:delText xml:space="preserve"> </w:delText>
          </w:r>
          <w:r w:rsidRPr="002A30D3" w:rsidDel="007C2A1F">
            <w:rPr>
              <w:rFonts w:ascii="Times New Roman" w:hAnsi="Times New Roman" w:cs="Times New Roman"/>
              <w:sz w:val="22"/>
            </w:rPr>
            <w:delText xml:space="preserve">countries will affect the performance of global economy </w:delText>
          </w:r>
        </w:del>
        <w:r w:rsidRPr="002A30D3">
          <w:rPr>
            <w:rFonts w:ascii="Times New Roman" w:hAnsi="Times New Roman" w:cs="Times New Roman"/>
            <w:sz w:val="22"/>
          </w:rPr>
          <w:t>via spillover effects</w:t>
        </w:r>
        <w:r>
          <w:rPr>
            <w:rFonts w:ascii="Times New Roman" w:hAnsi="Times New Roman" w:cs="Times New Roman" w:hint="eastAsia"/>
            <w:sz w:val="22"/>
          </w:rPr>
          <w:t xml:space="preserve"> </w:t>
        </w:r>
        <w:r w:rsidRPr="002A30D3">
          <w:rPr>
            <w:rFonts w:ascii="Times New Roman" w:hAnsi="Times New Roman" w:cs="Times New Roman"/>
            <w:sz w:val="22"/>
          </w:rPr>
          <w:t>in several channels, such as trade, investment and financial market channels.</w:t>
        </w:r>
        <w:r>
          <w:rPr>
            <w:rFonts w:ascii="Times New Roman" w:hAnsi="Times New Roman" w:cs="Times New Roman"/>
            <w:sz w:val="22"/>
          </w:rPr>
          <w:t xml:space="preserve"> </w:t>
        </w:r>
        <w:del w:id="154" w:author="Harry" w:date="2020-11-22T15:17:00Z">
          <w:r w:rsidRPr="002A30D3" w:rsidDel="001702D5">
            <w:rPr>
              <w:rFonts w:ascii="Times New Roman" w:hAnsi="Times New Roman" w:cs="Times New Roman"/>
              <w:sz w:val="22"/>
            </w:rPr>
            <w:delText>T</w:delText>
          </w:r>
        </w:del>
        <w:del w:id="155" w:author="Harry" w:date="2020-11-22T15:18:00Z">
          <w:r w:rsidRPr="002A30D3" w:rsidDel="00BC7A27">
            <w:rPr>
              <w:rFonts w:ascii="Times New Roman" w:hAnsi="Times New Roman" w:cs="Times New Roman"/>
              <w:sz w:val="22"/>
            </w:rPr>
            <w:delText>he unprecedented health crisis certainly leads to global recession.</w:delText>
          </w:r>
          <w:r w:rsidDel="00BC7A27">
            <w:rPr>
              <w:rFonts w:ascii="Times New Roman" w:hAnsi="Times New Roman" w:cs="Times New Roman" w:hint="eastAsia"/>
              <w:sz w:val="22"/>
            </w:rPr>
            <w:delText xml:space="preserve"> </w:delText>
          </w:r>
          <w:commentRangeEnd w:id="130"/>
          <w:r w:rsidDel="00BC7A27">
            <w:rPr>
              <w:rStyle w:val="CommentReference"/>
            </w:rPr>
            <w:commentReference w:id="130"/>
          </w:r>
        </w:del>
      </w:moveTo>
    </w:p>
    <w:moveToRangeEnd w:id="129"/>
    <w:p w14:paraId="6765A68C" w14:textId="24AC84E2" w:rsidR="00880D20" w:rsidRPr="007F40E6" w:rsidDel="00880D20" w:rsidRDefault="00AD4CC3">
      <w:pPr>
        <w:ind w:firstLine="567"/>
        <w:rPr>
          <w:ins w:id="156" w:author="Budy Resosudarmo" w:date="2020-10-16T10:44:00Z"/>
          <w:del w:id="157" w:author="Harry" w:date="2020-10-20T23:02:00Z"/>
          <w:rFonts w:ascii="Times New Roman" w:hAnsi="Times New Roman" w:cs="Times New Roman"/>
          <w:sz w:val="22"/>
        </w:rPr>
        <w:pPrChange w:id="158" w:author="Harry" w:date="2020-11-22T11:20:00Z">
          <w:pPr>
            <w:ind w:firstLine="709"/>
          </w:pPr>
        </w:pPrChange>
      </w:pPr>
      <w:ins w:id="159" w:author="Harry" w:date="2020-10-20T23:52:00Z">
        <w:r>
          <w:rPr>
            <w:rFonts w:ascii="Times New Roman" w:hAnsi="Times New Roman" w:cs="Times New Roman"/>
            <w:sz w:val="22"/>
          </w:rPr>
          <w:t xml:space="preserve">Taking </w:t>
        </w:r>
        <w:r>
          <w:rPr>
            <w:rFonts w:ascii="Times New Roman" w:hAnsi="Times New Roman" w:cs="Times New Roman"/>
            <w:sz w:val="22"/>
          </w:rPr>
          <w:lastRenderedPageBreak/>
          <w:t xml:space="preserve">into account these potential devastating </w:t>
        </w:r>
      </w:ins>
      <w:ins w:id="160" w:author="Harry" w:date="2020-10-20T23:53:00Z">
        <w:r>
          <w:rPr>
            <w:rFonts w:ascii="Times New Roman" w:hAnsi="Times New Roman" w:cs="Times New Roman"/>
            <w:sz w:val="22"/>
          </w:rPr>
          <w:t>impacts of COVID-19 on economy, i</w:t>
        </w:r>
      </w:ins>
      <w:del w:id="161" w:author="Harry" w:date="2020-10-20T23:53:00Z">
        <w:r w:rsidR="002A30D3" w:rsidRPr="002A30D3" w:rsidDel="00AD4CC3">
          <w:rPr>
            <w:rFonts w:ascii="Times New Roman" w:hAnsi="Times New Roman" w:cs="Times New Roman"/>
            <w:sz w:val="22"/>
          </w:rPr>
          <w:delText>I</w:delText>
        </w:r>
      </w:del>
      <w:r w:rsidR="002A30D3" w:rsidRPr="002A30D3">
        <w:rPr>
          <w:rFonts w:ascii="Times New Roman" w:hAnsi="Times New Roman" w:cs="Times New Roman"/>
          <w:sz w:val="22"/>
        </w:rPr>
        <w:t xml:space="preserve">n its World Economic Outlook (WEO) Update, June 2020, </w:t>
      </w:r>
      <w:ins w:id="162" w:author="Harry" w:date="2020-11-20T21:37:00Z">
        <w:r w:rsidR="007C2A1F">
          <w:rPr>
            <w:rFonts w:ascii="Times New Roman" w:hAnsi="Times New Roman" w:cs="Times New Roman"/>
            <w:sz w:val="22"/>
          </w:rPr>
          <w:t xml:space="preserve">the </w:t>
        </w:r>
      </w:ins>
      <w:r w:rsidR="002A30D3" w:rsidRPr="002A30D3">
        <w:rPr>
          <w:rFonts w:ascii="Times New Roman" w:hAnsi="Times New Roman" w:cs="Times New Roman"/>
          <w:sz w:val="22"/>
        </w:rPr>
        <w:t>International Monetary Fund (IMF</w:t>
      </w:r>
      <w:r w:rsidR="00C26A08">
        <w:rPr>
          <w:rFonts w:ascii="Times New Roman" w:hAnsi="Times New Roman" w:cs="Times New Roman"/>
          <w:sz w:val="22"/>
        </w:rPr>
        <w:t>,</w:t>
      </w:r>
      <w:r w:rsidR="002A30D3" w:rsidRPr="002A30D3">
        <w:rPr>
          <w:rFonts w:ascii="Times New Roman" w:hAnsi="Times New Roman" w:cs="Times New Roman"/>
          <w:sz w:val="22"/>
        </w:rPr>
        <w:t xml:space="preserve"> 2020) mentions that global growth in 2020 is projected at –4.9%, 1.9 percentage points below its April forecast, indicating that the pandemic</w:t>
      </w:r>
      <w:r w:rsidR="002A30D3">
        <w:rPr>
          <w:rFonts w:ascii="Times New Roman" w:hAnsi="Times New Roman" w:cs="Times New Roman"/>
          <w:sz w:val="22"/>
        </w:rPr>
        <w:t xml:space="preserve"> </w:t>
      </w:r>
      <w:r w:rsidR="002A30D3" w:rsidRPr="002A30D3">
        <w:rPr>
          <w:rFonts w:ascii="Times New Roman" w:hAnsi="Times New Roman" w:cs="Times New Roman"/>
          <w:sz w:val="22"/>
        </w:rPr>
        <w:t>has had a more negative impact on activity in the first half of 2020 than</w:t>
      </w:r>
      <w:r w:rsidR="002A30D3">
        <w:rPr>
          <w:rFonts w:ascii="Times New Roman" w:hAnsi="Times New Roman" w:cs="Times New Roman" w:hint="eastAsia"/>
          <w:sz w:val="22"/>
        </w:rPr>
        <w:t xml:space="preserve"> </w:t>
      </w:r>
      <w:r w:rsidR="002A30D3" w:rsidRPr="002A30D3">
        <w:rPr>
          <w:rFonts w:ascii="Times New Roman" w:hAnsi="Times New Roman" w:cs="Times New Roman"/>
          <w:sz w:val="22"/>
        </w:rPr>
        <w:t>anticipated.</w:t>
      </w:r>
    </w:p>
    <w:p w14:paraId="7E23084A" w14:textId="2E2DE924" w:rsidR="00C07E21" w:rsidRPr="00AD4CC3" w:rsidRDefault="00F73CB7">
      <w:pPr>
        <w:ind w:firstLine="567"/>
        <w:rPr>
          <w:rFonts w:ascii="Times New Roman" w:hAnsi="Times New Roman" w:cs="Times New Roman"/>
          <w:color w:val="FF0000"/>
          <w:sz w:val="22"/>
          <w:rPrChange w:id="163" w:author="Harry" w:date="2020-10-20T23:53:00Z">
            <w:rPr>
              <w:rFonts w:ascii="Times New Roman" w:hAnsi="Times New Roman" w:cs="Times New Roman"/>
              <w:sz w:val="22"/>
            </w:rPr>
          </w:rPrChange>
        </w:rPr>
        <w:pPrChange w:id="164" w:author="Harry" w:date="2020-11-22T11:20:00Z">
          <w:pPr>
            <w:ind w:firstLine="425"/>
          </w:pPr>
        </w:pPrChange>
      </w:pPr>
      <w:ins w:id="165" w:author="Budy Resosudarmo" w:date="2020-10-16T10:45:00Z">
        <w:del w:id="166" w:author="Harry" w:date="2020-11-22T00:18:00Z">
          <w:r w:rsidRPr="00AD4CC3" w:rsidDel="007F40E6">
            <w:rPr>
              <w:rFonts w:ascii="Times New Roman" w:hAnsi="Times New Roman" w:cs="Times New Roman"/>
              <w:color w:val="FF0000"/>
              <w:sz w:val="22"/>
              <w:rPrChange w:id="167" w:author="Harry" w:date="2020-10-20T23:53:00Z">
                <w:rPr>
                  <w:rFonts w:ascii="Times New Roman" w:hAnsi="Times New Roman" w:cs="Times New Roman"/>
                  <w:sz w:val="22"/>
                </w:rPr>
              </w:rPrChange>
            </w:rPr>
            <w:delText>Reviewer 1 (R1): The authors may also discuss the demand shock due to limitation of people movement (physical distancing</w:delText>
          </w:r>
        </w:del>
      </w:ins>
      <w:ins w:id="168" w:author="Harry" w:date="2020-11-20T21:47:00Z">
        <w:r w:rsidR="00C07E21">
          <w:rPr>
            <w:rFonts w:ascii="Times New Roman" w:hAnsi="Times New Roman" w:cs="Times New Roman"/>
            <w:color w:val="FF0000"/>
            <w:sz w:val="22"/>
          </w:rPr>
          <w:t xml:space="preserve">  </w:t>
        </w:r>
      </w:ins>
    </w:p>
    <w:p w14:paraId="110AD162" w14:textId="5054D8A8" w:rsidR="002A30D3" w:rsidDel="007C2A1F" w:rsidRDefault="002A30D3">
      <w:pPr>
        <w:ind w:firstLine="567"/>
        <w:rPr>
          <w:moveFrom w:id="169" w:author="Harry" w:date="2020-11-20T21:38:00Z"/>
          <w:rFonts w:ascii="Times New Roman" w:hAnsi="Times New Roman" w:cs="Times New Roman"/>
          <w:sz w:val="22"/>
        </w:rPr>
        <w:pPrChange w:id="170" w:author="Harry" w:date="2020-11-21T12:59:00Z">
          <w:pPr>
            <w:ind w:firstLine="709"/>
          </w:pPr>
        </w:pPrChange>
      </w:pPr>
      <w:moveFromRangeStart w:id="171" w:author="Harry" w:date="2020-11-20T21:38:00Z" w:name="move56800717"/>
      <w:commentRangeStart w:id="172"/>
      <w:moveFrom w:id="173" w:author="Harry" w:date="2020-11-20T21:38:00Z">
        <w:r w:rsidRPr="002A30D3" w:rsidDel="007C2A1F">
          <w:rPr>
            <w:rFonts w:ascii="Times New Roman" w:hAnsi="Times New Roman" w:cs="Times New Roman"/>
            <w:sz w:val="22"/>
          </w:rPr>
          <w:t>In summary, the economic downturn that is happening in most of</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countries will affect the performance of global economy via spillover effects</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in several channels, such as trade, investment and financial market channels.</w:t>
        </w:r>
        <w:r w:rsidDel="007C2A1F">
          <w:rPr>
            <w:rFonts w:ascii="Times New Roman" w:hAnsi="Times New Roman" w:cs="Times New Roman"/>
            <w:sz w:val="22"/>
          </w:rPr>
          <w:t xml:space="preserve"> </w:t>
        </w:r>
        <w:r w:rsidRPr="002A30D3" w:rsidDel="007C2A1F">
          <w:rPr>
            <w:rFonts w:ascii="Times New Roman" w:hAnsi="Times New Roman" w:cs="Times New Roman"/>
            <w:sz w:val="22"/>
          </w:rPr>
          <w:t>The unprecedented health crisis certainly leads to global recession.</w:t>
        </w:r>
        <w:r w:rsidDel="007C2A1F">
          <w:rPr>
            <w:rFonts w:ascii="Times New Roman" w:hAnsi="Times New Roman" w:cs="Times New Roman" w:hint="eastAsia"/>
            <w:sz w:val="22"/>
          </w:rPr>
          <w:t xml:space="preserve"> </w:t>
        </w:r>
        <w:commentRangeEnd w:id="172"/>
        <w:r w:rsidR="00F73CB7" w:rsidDel="007C2A1F">
          <w:rPr>
            <w:rStyle w:val="CommentReference"/>
          </w:rPr>
          <w:commentReference w:id="172"/>
        </w:r>
      </w:moveFrom>
    </w:p>
    <w:moveFromRangeEnd w:id="171"/>
    <w:p w14:paraId="6D2FA19B" w14:textId="6C63B939" w:rsidR="007D7625" w:rsidDel="000C6FA7" w:rsidRDefault="002A30D3">
      <w:pPr>
        <w:ind w:firstLine="567"/>
        <w:rPr>
          <w:ins w:id="174" w:author="Budy Resosudarmo" w:date="2020-10-16T11:03:00Z"/>
          <w:del w:id="175" w:author="Harry" w:date="2020-11-22T00:18:00Z"/>
          <w:rFonts w:ascii="Times New Roman" w:hAnsi="Times New Roman" w:cs="Times New Roman"/>
          <w:sz w:val="22"/>
        </w:rPr>
        <w:pPrChange w:id="176" w:author="Harry" w:date="2020-11-21T12:59:00Z">
          <w:pPr>
            <w:ind w:firstLine="709"/>
          </w:pPr>
        </w:pPrChange>
      </w:pPr>
      <w:del w:id="177" w:author="Budy Resosudarmo" w:date="2020-10-16T11:01:00Z">
        <w:r w:rsidRPr="002A30D3" w:rsidDel="00FB4579">
          <w:rPr>
            <w:rFonts w:ascii="Times New Roman" w:hAnsi="Times New Roman" w:cs="Times New Roman"/>
            <w:sz w:val="22"/>
          </w:rPr>
          <w:delText>Moving to</w:delText>
        </w:r>
      </w:del>
      <w:ins w:id="178" w:author="Budy Resosudarmo" w:date="2020-10-16T11:01:00Z">
        <w:r w:rsidR="00FB4579">
          <w:rPr>
            <w:rFonts w:ascii="Times New Roman" w:hAnsi="Times New Roman" w:cs="Times New Roman"/>
            <w:sz w:val="22"/>
          </w:rPr>
          <w:t>In</w:t>
        </w:r>
      </w:ins>
      <w:r w:rsidRPr="002A30D3">
        <w:rPr>
          <w:rFonts w:ascii="Times New Roman" w:hAnsi="Times New Roman" w:cs="Times New Roman"/>
          <w:sz w:val="22"/>
        </w:rPr>
        <w:t xml:space="preserve"> Indonesia, the first </w:t>
      </w:r>
      <w:del w:id="179" w:author="Budy Resosudarmo" w:date="2020-10-16T10:47:00Z">
        <w:r w:rsidRPr="002A30D3" w:rsidDel="00F73CB7">
          <w:rPr>
            <w:rFonts w:ascii="Times New Roman" w:hAnsi="Times New Roman" w:cs="Times New Roman"/>
            <w:sz w:val="22"/>
          </w:rPr>
          <w:delText>Covid</w:delText>
        </w:r>
      </w:del>
      <w:ins w:id="180"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infection was </w:t>
      </w:r>
      <w:ins w:id="181" w:author="Harry" w:date="2020-11-21T23:49:00Z">
        <w:r w:rsidR="00622E7C">
          <w:rPr>
            <w:rFonts w:ascii="Times New Roman" w:hAnsi="Times New Roman" w:cs="Times New Roman"/>
            <w:sz w:val="22"/>
          </w:rPr>
          <w:t>identified and announced</w:t>
        </w:r>
      </w:ins>
      <w:del w:id="182" w:author="Harry" w:date="2020-11-21T23:49:00Z">
        <w:r w:rsidRPr="002A30D3" w:rsidDel="00622E7C">
          <w:rPr>
            <w:rFonts w:ascii="Times New Roman" w:hAnsi="Times New Roman" w:cs="Times New Roman"/>
            <w:sz w:val="22"/>
          </w:rPr>
          <w:delText>announced</w:delText>
        </w:r>
      </w:del>
      <w:r w:rsidRPr="002A30D3">
        <w:rPr>
          <w:rFonts w:ascii="Times New Roman" w:hAnsi="Times New Roman" w:cs="Times New Roman"/>
          <w:sz w:val="22"/>
        </w:rPr>
        <w:t xml:space="preserve"> in early</w:t>
      </w:r>
      <w:r>
        <w:rPr>
          <w:rFonts w:ascii="Times New Roman" w:hAnsi="Times New Roman" w:cs="Times New Roman" w:hint="eastAsia"/>
          <w:sz w:val="22"/>
        </w:rPr>
        <w:t xml:space="preserve"> </w:t>
      </w:r>
      <w:r w:rsidRPr="002A30D3">
        <w:rPr>
          <w:rFonts w:ascii="Times New Roman" w:hAnsi="Times New Roman" w:cs="Times New Roman"/>
          <w:sz w:val="22"/>
        </w:rPr>
        <w:t xml:space="preserve">March 2020. As of 1 July 2020, the number of </w:t>
      </w:r>
      <w:ins w:id="183" w:author="Budy Resosudarmo" w:date="2020-10-16T11:01:00Z">
        <w:r w:rsidR="00FB4579">
          <w:rPr>
            <w:rFonts w:ascii="Times New Roman" w:hAnsi="Times New Roman" w:cs="Times New Roman"/>
            <w:sz w:val="22"/>
          </w:rPr>
          <w:t xml:space="preserve">confirmed </w:t>
        </w:r>
      </w:ins>
      <w:r w:rsidRPr="002A30D3">
        <w:rPr>
          <w:rFonts w:ascii="Times New Roman" w:hAnsi="Times New Roman" w:cs="Times New Roman"/>
          <w:sz w:val="22"/>
        </w:rPr>
        <w:t>infected people in the country</w:t>
      </w:r>
      <w:r>
        <w:rPr>
          <w:rFonts w:ascii="Times New Roman" w:hAnsi="Times New Roman" w:cs="Times New Roman" w:hint="eastAsia"/>
          <w:sz w:val="22"/>
        </w:rPr>
        <w:t xml:space="preserve"> </w:t>
      </w:r>
      <w:r w:rsidRPr="002A30D3">
        <w:rPr>
          <w:rFonts w:ascii="Times New Roman" w:hAnsi="Times New Roman" w:cs="Times New Roman"/>
          <w:sz w:val="22"/>
        </w:rPr>
        <w:t>had reached close to 57,770, with 2</w:t>
      </w:r>
      <w:ins w:id="184" w:author="Budy Resosudarmo" w:date="2020-10-16T11:00:00Z">
        <w:r w:rsidR="00FB4579">
          <w:rPr>
            <w:rFonts w:ascii="Times New Roman" w:hAnsi="Times New Roman" w:cs="Times New Roman"/>
            <w:sz w:val="22"/>
          </w:rPr>
          <w:t>,</w:t>
        </w:r>
      </w:ins>
      <w:del w:id="185" w:author="Budy Resosudarmo" w:date="2020-10-16T11:00:00Z">
        <w:r w:rsidRPr="002A30D3" w:rsidDel="00FB4579">
          <w:rPr>
            <w:rFonts w:ascii="Times New Roman" w:hAnsi="Times New Roman" w:cs="Times New Roman"/>
            <w:sz w:val="22"/>
          </w:rPr>
          <w:delText>.</w:delText>
        </w:r>
      </w:del>
      <w:r w:rsidRPr="002A30D3">
        <w:rPr>
          <w:rFonts w:ascii="Times New Roman" w:hAnsi="Times New Roman" w:cs="Times New Roman"/>
          <w:sz w:val="22"/>
        </w:rPr>
        <w:t>934 deaths (WHO 2020d). Worse still, it is</w:t>
      </w:r>
      <w:r>
        <w:rPr>
          <w:rFonts w:ascii="Times New Roman" w:hAnsi="Times New Roman" w:cs="Times New Roman" w:hint="eastAsia"/>
          <w:sz w:val="22"/>
        </w:rPr>
        <w:t xml:space="preserve"> </w:t>
      </w:r>
      <w:r w:rsidRPr="002A30D3">
        <w:rPr>
          <w:rFonts w:ascii="Times New Roman" w:hAnsi="Times New Roman" w:cs="Times New Roman"/>
          <w:sz w:val="22"/>
        </w:rPr>
        <w:t xml:space="preserve">predicted that total </w:t>
      </w:r>
      <w:ins w:id="186" w:author="Budy Resosudarmo" w:date="2020-10-16T11:01:00Z">
        <w:r w:rsidR="00FB4579">
          <w:rPr>
            <w:rFonts w:ascii="Times New Roman" w:hAnsi="Times New Roman" w:cs="Times New Roman"/>
            <w:sz w:val="22"/>
          </w:rPr>
          <w:t>confir</w:t>
        </w:r>
      </w:ins>
      <w:ins w:id="187" w:author="Budy Resosudarmo" w:date="2020-10-16T11:02:00Z">
        <w:r w:rsidR="00FB4579">
          <w:rPr>
            <w:rFonts w:ascii="Times New Roman" w:hAnsi="Times New Roman" w:cs="Times New Roman"/>
            <w:sz w:val="22"/>
          </w:rPr>
          <w:t xml:space="preserve">med </w:t>
        </w:r>
      </w:ins>
      <w:r w:rsidRPr="002A30D3">
        <w:rPr>
          <w:rFonts w:ascii="Times New Roman" w:hAnsi="Times New Roman" w:cs="Times New Roman"/>
          <w:sz w:val="22"/>
        </w:rPr>
        <w:t>deaths in Indonesia by 1 November 2020 would reach</w:t>
      </w:r>
      <w:r>
        <w:rPr>
          <w:rFonts w:ascii="Times New Roman" w:hAnsi="Times New Roman" w:cs="Times New Roman" w:hint="eastAsia"/>
          <w:sz w:val="22"/>
        </w:rPr>
        <w:t xml:space="preserve"> </w:t>
      </w:r>
      <w:r w:rsidRPr="002A30D3">
        <w:rPr>
          <w:rFonts w:ascii="Times New Roman" w:hAnsi="Times New Roman" w:cs="Times New Roman"/>
          <w:sz w:val="22"/>
        </w:rPr>
        <w:t>more than 12</w:t>
      </w:r>
      <w:ins w:id="188" w:author="Budy Resosudarmo" w:date="2020-10-16T11:01:00Z">
        <w:r w:rsidR="00FB4579">
          <w:rPr>
            <w:rFonts w:ascii="Times New Roman" w:hAnsi="Times New Roman" w:cs="Times New Roman"/>
            <w:sz w:val="22"/>
          </w:rPr>
          <w:t>,</w:t>
        </w:r>
      </w:ins>
      <w:del w:id="189" w:author="Budy Resosudarmo" w:date="2020-10-16T11:01:00Z">
        <w:r w:rsidRPr="002A30D3" w:rsidDel="00FB4579">
          <w:rPr>
            <w:rFonts w:ascii="Times New Roman" w:hAnsi="Times New Roman" w:cs="Times New Roman"/>
            <w:sz w:val="22"/>
          </w:rPr>
          <w:delText>.</w:delText>
        </w:r>
      </w:del>
      <w:r w:rsidRPr="002A30D3">
        <w:rPr>
          <w:rFonts w:ascii="Times New Roman" w:hAnsi="Times New Roman" w:cs="Times New Roman"/>
          <w:sz w:val="22"/>
        </w:rPr>
        <w:t>800 (</w:t>
      </w:r>
      <w:commentRangeStart w:id="190"/>
      <w:del w:id="191" w:author="Budy Resosudarmo" w:date="2020-10-16T10:47:00Z">
        <w:r w:rsidRPr="002A30D3" w:rsidDel="00F73CB7">
          <w:rPr>
            <w:rFonts w:ascii="Times New Roman" w:hAnsi="Times New Roman" w:cs="Times New Roman"/>
            <w:sz w:val="22"/>
          </w:rPr>
          <w:delText>covid</w:delText>
        </w:r>
      </w:del>
      <w:ins w:id="192" w:author="Budy Resosudarmo" w:date="2020-10-16T10:47:00Z">
        <w:del w:id="193" w:author="Arief Yusuf" w:date="2020-10-16T23:54:00Z">
          <w:r w:rsidR="00F73CB7" w:rsidDel="00F17FCB">
            <w:rPr>
              <w:rFonts w:ascii="Times New Roman" w:hAnsi="Times New Roman" w:cs="Times New Roman"/>
              <w:sz w:val="22"/>
            </w:rPr>
            <w:delText>COVID</w:delText>
          </w:r>
        </w:del>
      </w:ins>
      <w:ins w:id="194" w:author="Arief Yusuf" w:date="2020-10-16T23:54:00Z">
        <w:r w:rsidR="00F17FCB">
          <w:rPr>
            <w:rFonts w:ascii="Times New Roman" w:hAnsi="Times New Roman" w:cs="Times New Roman"/>
            <w:sz w:val="22"/>
          </w:rPr>
          <w:t>covid</w:t>
        </w:r>
      </w:ins>
      <w:r w:rsidRPr="002A30D3">
        <w:rPr>
          <w:rFonts w:ascii="Times New Roman" w:hAnsi="Times New Roman" w:cs="Times New Roman"/>
          <w:sz w:val="22"/>
        </w:rPr>
        <w:t>19</w:t>
      </w:r>
      <w:ins w:id="195" w:author="Arief Yusuf" w:date="2020-10-16T23:54:00Z">
        <w:r w:rsidR="00F17FCB">
          <w:rPr>
            <w:rFonts w:ascii="Times New Roman" w:hAnsi="Times New Roman" w:cs="Times New Roman"/>
            <w:sz w:val="22"/>
          </w:rPr>
          <w:t>-</w:t>
        </w:r>
      </w:ins>
      <w:del w:id="196" w:author="Arief Yusuf" w:date="2020-10-16T23:54:00Z">
        <w:r w:rsidRPr="002A30D3" w:rsidDel="00F17FCB">
          <w:rPr>
            <w:rFonts w:ascii="Times New Roman" w:hAnsi="Times New Roman" w:cs="Times New Roman"/>
            <w:sz w:val="22"/>
          </w:rPr>
          <w:delText xml:space="preserve"> </w:delText>
        </w:r>
      </w:del>
      <w:r w:rsidRPr="002A30D3">
        <w:rPr>
          <w:rFonts w:ascii="Times New Roman" w:hAnsi="Times New Roman" w:cs="Times New Roman"/>
          <w:sz w:val="22"/>
        </w:rPr>
        <w:t>projections.com</w:t>
      </w:r>
      <w:commentRangeEnd w:id="190"/>
      <w:r w:rsidR="00F17FCB">
        <w:rPr>
          <w:rStyle w:val="CommentReference"/>
        </w:rPr>
        <w:commentReference w:id="190"/>
      </w:r>
      <w:r w:rsidRPr="002A30D3">
        <w:rPr>
          <w:rFonts w:ascii="Times New Roman" w:hAnsi="Times New Roman" w:cs="Times New Roman"/>
          <w:sz w:val="22"/>
        </w:rPr>
        <w:t xml:space="preserve"> 2020). Like elsewhere in th</w:t>
      </w:r>
      <w:r>
        <w:rPr>
          <w:rFonts w:ascii="Times New Roman" w:hAnsi="Times New Roman" w:cs="Times New Roman"/>
          <w:sz w:val="22"/>
        </w:rPr>
        <w:t xml:space="preserve">e </w:t>
      </w:r>
      <w:r w:rsidRPr="002A30D3">
        <w:rPr>
          <w:rFonts w:ascii="Times New Roman" w:hAnsi="Times New Roman" w:cs="Times New Roman"/>
          <w:sz w:val="22"/>
        </w:rPr>
        <w:t xml:space="preserve">world, the economic impact of </w:t>
      </w:r>
      <w:del w:id="197" w:author="Budy Resosudarmo" w:date="2020-10-16T10:47:00Z">
        <w:r w:rsidRPr="002A30D3" w:rsidDel="00F73CB7">
          <w:rPr>
            <w:rFonts w:ascii="Times New Roman" w:hAnsi="Times New Roman" w:cs="Times New Roman"/>
            <w:sz w:val="22"/>
          </w:rPr>
          <w:delText>Covid</w:delText>
        </w:r>
      </w:del>
      <w:ins w:id="198"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 Indonesia </w:t>
      </w:r>
      <w:r w:rsidR="00D6326D">
        <w:rPr>
          <w:rFonts w:ascii="Times New Roman" w:hAnsi="Times New Roman" w:cs="Times New Roman"/>
          <w:sz w:val="22"/>
        </w:rPr>
        <w:t>is</w:t>
      </w:r>
      <w:r w:rsidRPr="002A30D3">
        <w:rPr>
          <w:rFonts w:ascii="Times New Roman" w:hAnsi="Times New Roman" w:cs="Times New Roman"/>
          <w:sz w:val="22"/>
        </w:rPr>
        <w:t xml:space="preserve"> </w:t>
      </w:r>
      <w:ins w:id="199" w:author="Harry" w:date="2020-11-22T11:16:00Z">
        <w:r w:rsidR="00CF22D8">
          <w:rPr>
            <w:rFonts w:ascii="Times New Roman" w:hAnsi="Times New Roman" w:cs="Times New Roman"/>
            <w:sz w:val="22"/>
          </w:rPr>
          <w:t>significant.</w:t>
        </w:r>
      </w:ins>
      <w:commentRangeStart w:id="200"/>
      <w:del w:id="201" w:author="Harry" w:date="2020-11-22T11:16:00Z">
        <w:r w:rsidRPr="002A30D3" w:rsidDel="00CF22D8">
          <w:rPr>
            <w:rFonts w:ascii="Times New Roman" w:hAnsi="Times New Roman" w:cs="Times New Roman"/>
            <w:sz w:val="22"/>
          </w:rPr>
          <w:delText>huge</w:delText>
        </w:r>
        <w:commentRangeEnd w:id="200"/>
        <w:r w:rsidR="00F73CB7" w:rsidDel="00CF22D8">
          <w:rPr>
            <w:rStyle w:val="CommentReference"/>
          </w:rPr>
          <w:commentReference w:id="200"/>
        </w:r>
        <w:r w:rsidRPr="002A30D3" w:rsidDel="00CF22D8">
          <w:rPr>
            <w:rFonts w:ascii="Times New Roman" w:hAnsi="Times New Roman" w:cs="Times New Roman"/>
            <w:sz w:val="22"/>
          </w:rPr>
          <w:delText>.</w:delText>
        </w:r>
      </w:del>
      <w:r w:rsidRPr="002A30D3">
        <w:rPr>
          <w:rFonts w:ascii="Times New Roman" w:hAnsi="Times New Roman" w:cs="Times New Roman"/>
          <w:sz w:val="22"/>
        </w:rPr>
        <w:t xml:space="preserve"> The</w:t>
      </w:r>
      <w:r>
        <w:rPr>
          <w:rFonts w:ascii="Times New Roman" w:hAnsi="Times New Roman" w:cs="Times New Roman" w:hint="eastAsia"/>
          <w:sz w:val="22"/>
        </w:rPr>
        <w:t xml:space="preserve"> </w:t>
      </w:r>
      <w:r w:rsidRPr="002A30D3">
        <w:rPr>
          <w:rFonts w:ascii="Times New Roman" w:hAnsi="Times New Roman" w:cs="Times New Roman"/>
          <w:sz w:val="22"/>
        </w:rPr>
        <w:t xml:space="preserve">government’s latest 2020 </w:t>
      </w:r>
      <w:ins w:id="202" w:author="Budy Resosudarmo" w:date="2020-10-16T11:02:00Z">
        <w:r w:rsidR="00FB4579">
          <w:rPr>
            <w:rFonts w:ascii="Times New Roman" w:hAnsi="Times New Roman" w:cs="Times New Roman"/>
            <w:sz w:val="22"/>
          </w:rPr>
          <w:t>Gross Domestic Product (</w:t>
        </w:r>
      </w:ins>
      <w:r w:rsidRPr="002A30D3">
        <w:rPr>
          <w:rFonts w:ascii="Times New Roman" w:hAnsi="Times New Roman" w:cs="Times New Roman"/>
          <w:sz w:val="22"/>
        </w:rPr>
        <w:t>GDP</w:t>
      </w:r>
      <w:ins w:id="203" w:author="Budy Resosudarmo" w:date="2020-10-16T11:02:00Z">
        <w:r w:rsidR="00FB4579">
          <w:rPr>
            <w:rFonts w:ascii="Times New Roman" w:hAnsi="Times New Roman" w:cs="Times New Roman"/>
            <w:sz w:val="22"/>
          </w:rPr>
          <w:t>)</w:t>
        </w:r>
      </w:ins>
      <w:r w:rsidRPr="002A30D3">
        <w:rPr>
          <w:rFonts w:ascii="Times New Roman" w:hAnsi="Times New Roman" w:cs="Times New Roman"/>
          <w:sz w:val="22"/>
        </w:rPr>
        <w:t xml:space="preserve"> forecast is a range between 1.1% contraction</w:t>
      </w:r>
      <w:r w:rsidR="00D6326D">
        <w:rPr>
          <w:rFonts w:ascii="Times New Roman" w:hAnsi="Times New Roman" w:cs="Times New Roman" w:hint="eastAsia"/>
          <w:sz w:val="22"/>
        </w:rPr>
        <w:t xml:space="preserve"> </w:t>
      </w:r>
      <w:r w:rsidRPr="002A30D3">
        <w:rPr>
          <w:rFonts w:ascii="Times New Roman" w:hAnsi="Times New Roman" w:cs="Times New Roman"/>
          <w:sz w:val="22"/>
        </w:rPr>
        <w:t>to 0.2% growth, down from 2019’s 5% expansion, due to the fallout of the</w:t>
      </w:r>
      <w:r w:rsidR="00D6326D">
        <w:rPr>
          <w:rFonts w:ascii="Times New Roman" w:hAnsi="Times New Roman" w:cs="Times New Roman" w:hint="eastAsia"/>
          <w:sz w:val="22"/>
        </w:rPr>
        <w:t xml:space="preserve"> </w:t>
      </w:r>
      <w:r w:rsidRPr="002A30D3">
        <w:rPr>
          <w:rFonts w:ascii="Times New Roman" w:hAnsi="Times New Roman" w:cs="Times New Roman"/>
          <w:sz w:val="22"/>
        </w:rPr>
        <w:t>coronavirus pandemic</w:t>
      </w:r>
      <w:ins w:id="204" w:author="Budy Resosudarmo" w:date="2020-10-16T11:03:00Z">
        <w:r w:rsidR="00FB4579">
          <w:rPr>
            <w:rFonts w:ascii="Times New Roman" w:hAnsi="Times New Roman" w:cs="Times New Roman"/>
            <w:sz w:val="22"/>
          </w:rPr>
          <w:t xml:space="preserve"> </w:t>
        </w:r>
      </w:ins>
      <w:ins w:id="205" w:author="Harry" w:date="2020-10-21T00:00:00Z">
        <w:r w:rsidR="00A84EDC">
          <w:rPr>
            <w:rFonts w:ascii="Times New Roman" w:hAnsi="Times New Roman" w:cs="Times New Roman"/>
            <w:sz w:val="22"/>
          </w:rPr>
          <w:t>(</w:t>
        </w:r>
        <w:r w:rsidR="00A84EDC" w:rsidRPr="00A84EDC">
          <w:rPr>
            <w:rFonts w:ascii="Times New Roman" w:hAnsi="Times New Roman" w:cs="Times New Roman"/>
            <w:sz w:val="22"/>
          </w:rPr>
          <w:t>https://jp.reuters.com/article/indonesia-politics-economy-gdp-idUSJ9N2C2033</w:t>
        </w:r>
        <w:r w:rsidR="00A84EDC">
          <w:rPr>
            <w:rFonts w:ascii="Times New Roman" w:hAnsi="Times New Roman" w:cs="Times New Roman"/>
            <w:sz w:val="22"/>
          </w:rPr>
          <w:t>)</w:t>
        </w:r>
      </w:ins>
      <w:ins w:id="206" w:author="Budy Resosudarmo" w:date="2020-10-16T11:03:00Z">
        <w:del w:id="207" w:author="Harry" w:date="2020-11-22T00:18:00Z">
          <w:r w:rsidR="00FB4579" w:rsidRPr="00A84EDC" w:rsidDel="007F40E6">
            <w:rPr>
              <w:rFonts w:ascii="Times New Roman" w:hAnsi="Times New Roman" w:cs="Times New Roman"/>
              <w:color w:val="FF0000"/>
              <w:sz w:val="22"/>
              <w:rPrChange w:id="208" w:author="Harry" w:date="2020-10-20T23:59:00Z">
                <w:rPr>
                  <w:rFonts w:ascii="Times New Roman" w:hAnsi="Times New Roman" w:cs="Times New Roman"/>
                  <w:sz w:val="22"/>
                </w:rPr>
              </w:rPrChange>
            </w:rPr>
            <w:delText>(source?</w:delText>
          </w:r>
          <w:r w:rsidR="00FB4579" w:rsidDel="007F40E6">
            <w:rPr>
              <w:rFonts w:ascii="Times New Roman" w:hAnsi="Times New Roman" w:cs="Times New Roman"/>
              <w:sz w:val="22"/>
            </w:rPr>
            <w:delText>)</w:delText>
          </w:r>
        </w:del>
      </w:ins>
      <w:r w:rsidRPr="002A30D3">
        <w:rPr>
          <w:rFonts w:ascii="Times New Roman" w:hAnsi="Times New Roman" w:cs="Times New Roman"/>
          <w:sz w:val="22"/>
        </w:rPr>
        <w:t>. A double hit scenario proposed by the OECD (OECD</w:t>
      </w:r>
      <w:r w:rsidR="00D6326D">
        <w:rPr>
          <w:rFonts w:ascii="Times New Roman" w:hAnsi="Times New Roman" w:cs="Times New Roman" w:hint="eastAsia"/>
          <w:sz w:val="22"/>
        </w:rPr>
        <w:t xml:space="preserve"> </w:t>
      </w:r>
      <w:r w:rsidRPr="002A30D3">
        <w:rPr>
          <w:rFonts w:ascii="Times New Roman" w:hAnsi="Times New Roman" w:cs="Times New Roman"/>
          <w:sz w:val="22"/>
        </w:rPr>
        <w:t>2020) projects that the Indonesian economic growth rate could contract to</w:t>
      </w:r>
      <w:r w:rsidR="00D6326D">
        <w:rPr>
          <w:rFonts w:ascii="Times New Roman" w:hAnsi="Times New Roman" w:cs="Times New Roman" w:hint="eastAsia"/>
          <w:sz w:val="22"/>
        </w:rPr>
        <w:t xml:space="preserve"> </w:t>
      </w:r>
      <w:r w:rsidRPr="002A30D3">
        <w:rPr>
          <w:rFonts w:ascii="Times New Roman" w:hAnsi="Times New Roman" w:cs="Times New Roman"/>
          <w:sz w:val="22"/>
        </w:rPr>
        <w:t>–3.8%.</w:t>
      </w:r>
    </w:p>
    <w:p w14:paraId="0CBD9823" w14:textId="77777777" w:rsidR="00FB4579" w:rsidRDefault="00FB4579">
      <w:pPr>
        <w:ind w:firstLine="567"/>
        <w:rPr>
          <w:rFonts w:ascii="Times New Roman" w:hAnsi="Times New Roman" w:cs="Times New Roman"/>
          <w:sz w:val="22"/>
        </w:rPr>
        <w:pPrChange w:id="209" w:author="Harry" w:date="2020-11-22T00:18:00Z">
          <w:pPr>
            <w:ind w:firstLine="425"/>
          </w:pPr>
        </w:pPrChange>
      </w:pPr>
    </w:p>
    <w:p w14:paraId="750A3DCE" w14:textId="44BE8423" w:rsidR="00511B01" w:rsidRDefault="00511B01" w:rsidP="00D660C3">
      <w:pPr>
        <w:jc w:val="center"/>
        <w:rPr>
          <w:rFonts w:ascii="Times New Roman" w:hAnsi="Times New Roman" w:cs="Times New Roman"/>
          <w:sz w:val="22"/>
        </w:rPr>
      </w:pPr>
      <w:r>
        <w:rPr>
          <w:noProof/>
        </w:rPr>
        <w:drawing>
          <wp:inline distT="0" distB="0" distL="0" distR="0" wp14:anchorId="1C2CB5E9" wp14:editId="022DC74F">
            <wp:extent cx="4046578"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1597" cy="2256243"/>
                    </a:xfrm>
                    <a:prstGeom prst="rect">
                      <a:avLst/>
                    </a:prstGeom>
                    <a:noFill/>
                    <a:ln>
                      <a:noFill/>
                    </a:ln>
                  </pic:spPr>
                </pic:pic>
              </a:graphicData>
            </a:graphic>
          </wp:inline>
        </w:drawing>
      </w:r>
    </w:p>
    <w:p w14:paraId="2FC9C7E5" w14:textId="0DFA22EE" w:rsidR="003E6C8C" w:rsidRPr="00511B01" w:rsidRDefault="003E6C8C" w:rsidP="00511B01">
      <w:pPr>
        <w:jc w:val="center"/>
        <w:rPr>
          <w:rFonts w:ascii="Times New Roman" w:hAnsi="Times New Roman" w:cs="Times New Roman"/>
          <w:szCs w:val="21"/>
        </w:rPr>
      </w:pPr>
      <w:r w:rsidRPr="00511B01">
        <w:rPr>
          <w:rFonts w:ascii="Times New Roman" w:hAnsi="Times New Roman" w:cs="Times New Roman"/>
          <w:szCs w:val="21"/>
        </w:rPr>
        <w:t>Fig</w:t>
      </w:r>
      <w:ins w:id="210" w:author="Budy Resosudarmo" w:date="2020-10-16T11:03:00Z">
        <w:r w:rsidR="00FB4579">
          <w:rPr>
            <w:rFonts w:ascii="Times New Roman" w:hAnsi="Times New Roman" w:cs="Times New Roman"/>
            <w:szCs w:val="21"/>
          </w:rPr>
          <w:t>ure</w:t>
        </w:r>
      </w:ins>
      <w:del w:id="211" w:author="Budy Resosudarmo" w:date="2020-10-16T11:50:00Z">
        <w:r w:rsidRPr="00511B01" w:rsidDel="002C2726">
          <w:rPr>
            <w:rFonts w:ascii="Times New Roman" w:hAnsi="Times New Roman" w:cs="Times New Roman"/>
            <w:szCs w:val="21"/>
          </w:rPr>
          <w:delText>.</w:delText>
        </w:r>
      </w:del>
      <w:r w:rsidRPr="00511B01">
        <w:rPr>
          <w:rFonts w:ascii="Times New Roman" w:hAnsi="Times New Roman" w:cs="Times New Roman"/>
          <w:szCs w:val="21"/>
        </w:rPr>
        <w:t xml:space="preserve"> 1</w:t>
      </w:r>
      <w:del w:id="212" w:author="Budy Resosudarmo" w:date="2020-10-16T11:50:00Z">
        <w:r w:rsidRPr="00511B01" w:rsidDel="002C2726">
          <w:rPr>
            <w:rFonts w:ascii="Times New Roman" w:hAnsi="Times New Roman" w:cs="Times New Roman"/>
            <w:szCs w:val="21"/>
          </w:rPr>
          <w:delText xml:space="preserve">: </w:delText>
        </w:r>
      </w:del>
      <w:ins w:id="213" w:author="Budy Resosudarmo" w:date="2020-10-16T11:50:00Z">
        <w:r w:rsidR="002C2726">
          <w:rPr>
            <w:rFonts w:ascii="Times New Roman" w:hAnsi="Times New Roman" w:cs="Times New Roman"/>
            <w:szCs w:val="21"/>
          </w:rPr>
          <w:t>.</w:t>
        </w:r>
        <w:r w:rsidR="002C2726" w:rsidRPr="00511B01">
          <w:rPr>
            <w:rFonts w:ascii="Times New Roman" w:hAnsi="Times New Roman" w:cs="Times New Roman"/>
            <w:szCs w:val="21"/>
          </w:rPr>
          <w:t xml:space="preserve"> </w:t>
        </w:r>
      </w:ins>
      <w:ins w:id="214" w:author="Harry" w:date="2020-11-22T11:17:00Z">
        <w:r w:rsidR="00F46C0D">
          <w:rPr>
            <w:rFonts w:ascii="Times New Roman" w:hAnsi="Times New Roman" w:cs="Times New Roman"/>
            <w:szCs w:val="21"/>
          </w:rPr>
          <w:t>Output gap by province,</w:t>
        </w:r>
      </w:ins>
      <w:del w:id="215" w:author="Harry" w:date="2020-11-22T11:17:00Z">
        <w:r w:rsidRPr="00511B01" w:rsidDel="00F46C0D">
          <w:rPr>
            <w:rFonts w:ascii="Times New Roman" w:hAnsi="Times New Roman" w:cs="Times New Roman"/>
            <w:szCs w:val="21"/>
          </w:rPr>
          <w:delText>GDP loss in</w:delText>
        </w:r>
      </w:del>
      <w:r w:rsidRPr="00511B01">
        <w:rPr>
          <w:rFonts w:ascii="Times New Roman" w:hAnsi="Times New Roman" w:cs="Times New Roman"/>
          <w:szCs w:val="21"/>
        </w:rPr>
        <w:t xml:space="preserve"> </w:t>
      </w:r>
      <w:del w:id="216" w:author="Harry" w:date="2020-11-22T00:20:00Z">
        <w:r w:rsidRPr="00511B01" w:rsidDel="006D45CB">
          <w:rPr>
            <w:rFonts w:ascii="Times New Roman" w:hAnsi="Times New Roman" w:cs="Times New Roman"/>
            <w:szCs w:val="21"/>
          </w:rPr>
          <w:delText>Q2-</w:delText>
        </w:r>
      </w:del>
      <w:proofErr w:type="gramStart"/>
      <w:r w:rsidRPr="00511B01">
        <w:rPr>
          <w:rFonts w:ascii="Times New Roman" w:hAnsi="Times New Roman" w:cs="Times New Roman"/>
          <w:szCs w:val="21"/>
        </w:rPr>
        <w:t>2020</w:t>
      </w:r>
      <w:ins w:id="217" w:author="Harry" w:date="2020-11-22T11:17:00Z">
        <w:r w:rsidR="00F46C0D">
          <w:rPr>
            <w:rFonts w:ascii="Times New Roman" w:hAnsi="Times New Roman" w:cs="Times New Roman"/>
            <w:szCs w:val="21"/>
          </w:rPr>
          <w:t>:</w:t>
        </w:r>
      </w:ins>
      <w:ins w:id="218" w:author="Harry" w:date="2020-11-22T00:20:00Z">
        <w:r w:rsidR="006D45CB">
          <w:rPr>
            <w:rFonts w:ascii="Times New Roman" w:hAnsi="Times New Roman" w:cs="Times New Roman"/>
            <w:szCs w:val="21"/>
          </w:rPr>
          <w:t>Q</w:t>
        </w:r>
      </w:ins>
      <w:proofErr w:type="gramEnd"/>
      <w:ins w:id="219" w:author="Harry" w:date="2020-11-22T11:17:00Z">
        <w:r w:rsidR="00F46C0D">
          <w:rPr>
            <w:rFonts w:ascii="Times New Roman" w:hAnsi="Times New Roman" w:cs="Times New Roman"/>
            <w:szCs w:val="21"/>
          </w:rPr>
          <w:t>2</w:t>
        </w:r>
      </w:ins>
      <w:del w:id="220" w:author="Harry" w:date="2020-11-22T11:17:00Z">
        <w:r w:rsidRPr="00511B01" w:rsidDel="00F46C0D">
          <w:rPr>
            <w:rFonts w:ascii="Times New Roman" w:hAnsi="Times New Roman" w:cs="Times New Roman"/>
            <w:szCs w:val="21"/>
          </w:rPr>
          <w:delText xml:space="preserve"> measured by output gap</w:delText>
        </w:r>
      </w:del>
    </w:p>
    <w:p w14:paraId="0EB39DBC" w14:textId="7AEFEEE1" w:rsidR="003E6C8C" w:rsidRPr="00F46C0D" w:rsidRDefault="003E6C8C" w:rsidP="003E6C8C">
      <w:pPr>
        <w:rPr>
          <w:rFonts w:ascii="Times New Roman" w:hAnsi="Times New Roman" w:cs="Times New Roman"/>
          <w:sz w:val="22"/>
        </w:rPr>
      </w:pPr>
    </w:p>
    <w:p w14:paraId="234A93CB" w14:textId="3CE65D51" w:rsidR="003E6C8C" w:rsidRPr="003E6C8C" w:rsidRDefault="003E6C8C">
      <w:pPr>
        <w:ind w:firstLine="567"/>
        <w:rPr>
          <w:rFonts w:ascii="Times New Roman" w:hAnsi="Times New Roman" w:cs="Times New Roman"/>
          <w:sz w:val="22"/>
        </w:rPr>
        <w:pPrChange w:id="221" w:author="Harry" w:date="2020-11-21T12:59:00Z">
          <w:pPr>
            <w:ind w:firstLine="709"/>
          </w:pPr>
        </w:pPrChange>
      </w:pPr>
      <w:r w:rsidRPr="003E6C8C">
        <w:rPr>
          <w:rFonts w:ascii="Times New Roman" w:hAnsi="Times New Roman" w:cs="Times New Roman"/>
          <w:sz w:val="22"/>
        </w:rPr>
        <w:t xml:space="preserve">The slowing economic activities in Indonesia has been reflected in </w:t>
      </w:r>
      <w:del w:id="222" w:author="Harry" w:date="2020-10-21T00:34:00Z">
        <w:r w:rsidRPr="003E6C8C" w:rsidDel="00711778">
          <w:rPr>
            <w:rFonts w:ascii="Times New Roman" w:hAnsi="Times New Roman" w:cs="Times New Roman"/>
            <w:sz w:val="22"/>
          </w:rPr>
          <w:delText xml:space="preserve">the report of </w:delText>
        </w:r>
      </w:del>
      <w:r w:rsidRPr="003E6C8C">
        <w:rPr>
          <w:rFonts w:ascii="Times New Roman" w:hAnsi="Times New Roman" w:cs="Times New Roman"/>
          <w:sz w:val="22"/>
        </w:rPr>
        <w:t xml:space="preserve">the 2020 first semester economic performance. Figure 1 shows the impact of </w:t>
      </w:r>
      <w:del w:id="223" w:author="Budy Resosudarmo" w:date="2020-10-16T10:47:00Z">
        <w:r w:rsidRPr="003E6C8C" w:rsidDel="00F73CB7">
          <w:rPr>
            <w:rFonts w:ascii="Times New Roman" w:hAnsi="Times New Roman" w:cs="Times New Roman"/>
            <w:sz w:val="22"/>
          </w:rPr>
          <w:delText>Covid</w:delText>
        </w:r>
      </w:del>
      <w:ins w:id="224"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outbreak on national and regional GDP in Indonesia during </w:t>
      </w:r>
      <w:del w:id="225" w:author="Harry" w:date="2020-11-22T00:20:00Z">
        <w:r w:rsidRPr="003E6C8C" w:rsidDel="006D45CB">
          <w:rPr>
            <w:rFonts w:ascii="Times New Roman" w:hAnsi="Times New Roman" w:cs="Times New Roman"/>
            <w:sz w:val="22"/>
          </w:rPr>
          <w:delText>Q2-</w:delText>
        </w:r>
      </w:del>
      <w:r w:rsidRPr="003E6C8C">
        <w:rPr>
          <w:rFonts w:ascii="Times New Roman" w:hAnsi="Times New Roman" w:cs="Times New Roman"/>
          <w:sz w:val="22"/>
        </w:rPr>
        <w:t>2020</w:t>
      </w:r>
      <w:del w:id="226" w:author="Harry" w:date="2020-11-22T00:20:00Z">
        <w:r w:rsidRPr="003E6C8C" w:rsidDel="006D45CB">
          <w:rPr>
            <w:rFonts w:ascii="Times New Roman" w:hAnsi="Times New Roman" w:cs="Times New Roman"/>
            <w:sz w:val="22"/>
          </w:rPr>
          <w:delText>,</w:delText>
        </w:r>
      </w:del>
      <w:ins w:id="227" w:author="Harry" w:date="2020-11-22T00:20:00Z">
        <w:r w:rsidR="006D45CB">
          <w:rPr>
            <w:rFonts w:ascii="Times New Roman" w:hAnsi="Times New Roman" w:cs="Times New Roman"/>
            <w:sz w:val="22"/>
          </w:rPr>
          <w:t>:Q2</w:t>
        </w:r>
      </w:ins>
      <w:r w:rsidRPr="003E6C8C">
        <w:rPr>
          <w:rFonts w:ascii="Times New Roman" w:hAnsi="Times New Roman" w:cs="Times New Roman"/>
          <w:sz w:val="22"/>
        </w:rPr>
        <w:t xml:space="preserve"> measured in output gap.</w:t>
      </w:r>
      <w:r>
        <w:rPr>
          <w:rStyle w:val="FootnoteReference"/>
          <w:rFonts w:ascii="Times New Roman" w:hAnsi="Times New Roman" w:cs="Times New Roman"/>
          <w:sz w:val="22"/>
        </w:rPr>
        <w:footnoteReference w:id="1"/>
      </w:r>
      <w:r w:rsidRPr="003E6C8C">
        <w:rPr>
          <w:rFonts w:ascii="Times New Roman" w:hAnsi="Times New Roman" w:cs="Times New Roman"/>
          <w:sz w:val="22"/>
        </w:rPr>
        <w:t xml:space="preserve"> At the national level, the pandemic had trimmed economic capacity by around 7.5%</w:t>
      </w:r>
      <w:ins w:id="228" w:author="Harry" w:date="2020-10-21T00:35:00Z">
        <w:r w:rsidR="00711778">
          <w:rPr>
            <w:rFonts w:ascii="Times New Roman" w:hAnsi="Times New Roman" w:cs="Times New Roman"/>
            <w:sz w:val="22"/>
          </w:rPr>
          <w:t xml:space="preserve"> (see the red bar in </w:t>
        </w:r>
      </w:ins>
      <w:ins w:id="229" w:author="Harry" w:date="2020-10-21T00:36:00Z">
        <w:r w:rsidR="00711778">
          <w:rPr>
            <w:rFonts w:ascii="Times New Roman" w:hAnsi="Times New Roman" w:cs="Times New Roman"/>
            <w:sz w:val="22"/>
          </w:rPr>
          <w:t>Figure 1).</w:t>
        </w:r>
      </w:ins>
      <w:ins w:id="230" w:author="Budy Resosudarmo" w:date="2020-10-16T10:48:00Z">
        <w:r w:rsidR="00F73CB7">
          <w:rPr>
            <w:rFonts w:ascii="Times New Roman" w:hAnsi="Times New Roman" w:cs="Times New Roman"/>
            <w:sz w:val="22"/>
          </w:rPr>
          <w:t xml:space="preserve"> </w:t>
        </w:r>
        <w:del w:id="231" w:author="Harry" w:date="2020-11-22T00:18:00Z">
          <w:r w:rsidR="00F73CB7" w:rsidDel="007F40E6">
            <w:rPr>
              <w:rFonts w:ascii="Times New Roman" w:hAnsi="Times New Roman" w:cs="Times New Roman"/>
              <w:sz w:val="22"/>
            </w:rPr>
            <w:delText>(</w:delText>
          </w:r>
          <w:r w:rsidR="00F73CB7" w:rsidRPr="00711778" w:rsidDel="007F40E6">
            <w:rPr>
              <w:rFonts w:ascii="Times New Roman" w:hAnsi="Times New Roman" w:cs="Times New Roman"/>
              <w:color w:val="FF0000"/>
              <w:sz w:val="22"/>
              <w:rPrChange w:id="232" w:author="Harry" w:date="2020-10-21T00:36:00Z">
                <w:rPr>
                  <w:rFonts w:ascii="Times New Roman" w:hAnsi="Times New Roman" w:cs="Times New Roman"/>
                  <w:sz w:val="22"/>
                </w:rPr>
              </w:rPrChange>
            </w:rPr>
            <w:delText>R1: put citation or reference over here</w:delText>
          </w:r>
          <w:r w:rsidR="00F73CB7" w:rsidDel="007F40E6">
            <w:rPr>
              <w:rFonts w:ascii="Times New Roman" w:hAnsi="Times New Roman" w:cs="Times New Roman"/>
              <w:sz w:val="22"/>
            </w:rPr>
            <w:delText>)</w:delText>
          </w:r>
        </w:del>
      </w:ins>
      <w:del w:id="233" w:author="Harry" w:date="2020-11-22T00:18:00Z">
        <w:r w:rsidRPr="003E6C8C" w:rsidDel="007F40E6">
          <w:rPr>
            <w:rFonts w:ascii="Times New Roman" w:hAnsi="Times New Roman" w:cs="Times New Roman"/>
            <w:sz w:val="22"/>
          </w:rPr>
          <w:delText xml:space="preserve">. </w:delText>
        </w:r>
      </w:del>
      <w:r w:rsidRPr="003E6C8C">
        <w:rPr>
          <w:rFonts w:ascii="Times New Roman" w:hAnsi="Times New Roman" w:cs="Times New Roman"/>
          <w:sz w:val="22"/>
        </w:rPr>
        <w:t>In other words, under the implementation of large-scale social restrictions policy (</w:t>
      </w:r>
      <w:proofErr w:type="spellStart"/>
      <w:r w:rsidRPr="003E6C8C">
        <w:rPr>
          <w:rFonts w:ascii="Times New Roman" w:hAnsi="Times New Roman" w:cs="Times New Roman"/>
          <w:sz w:val="22"/>
        </w:rPr>
        <w:t>Pembatasan</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Sosial</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Berskala</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Besar</w:t>
      </w:r>
      <w:proofErr w:type="spellEnd"/>
      <w:r w:rsidRPr="003E6C8C">
        <w:rPr>
          <w:rFonts w:ascii="Times New Roman" w:hAnsi="Times New Roman" w:cs="Times New Roman"/>
          <w:sz w:val="22"/>
        </w:rPr>
        <w:t xml:space="preserve"> - PSBB) in many regions, the nation’s economy worked around 92.5% of its capacity. At the provincial level, </w:t>
      </w:r>
      <w:ins w:id="234" w:author="Harry" w:date="2020-11-21T23:54:00Z">
        <w:r w:rsidR="00780A7F">
          <w:rPr>
            <w:rFonts w:ascii="Times New Roman" w:hAnsi="Times New Roman" w:cs="Times New Roman"/>
            <w:sz w:val="22"/>
          </w:rPr>
          <w:t>although</w:t>
        </w:r>
      </w:ins>
      <w:ins w:id="235" w:author="Harry" w:date="2020-11-21T23:53:00Z">
        <w:r w:rsidR="00780A7F">
          <w:rPr>
            <w:rFonts w:ascii="Times New Roman" w:hAnsi="Times New Roman" w:cs="Times New Roman"/>
            <w:sz w:val="22"/>
          </w:rPr>
          <w:t xml:space="preserve"> vary in magnitude</w:t>
        </w:r>
      </w:ins>
      <w:ins w:id="236" w:author="Harry" w:date="2020-11-21T23:54:00Z">
        <w:r w:rsidR="00780A7F">
          <w:rPr>
            <w:rFonts w:ascii="Times New Roman" w:hAnsi="Times New Roman" w:cs="Times New Roman"/>
            <w:sz w:val="22"/>
          </w:rPr>
          <w:t xml:space="preserve">, </w:t>
        </w:r>
      </w:ins>
      <w:r w:rsidRPr="003E6C8C">
        <w:rPr>
          <w:rFonts w:ascii="Times New Roman" w:hAnsi="Times New Roman" w:cs="Times New Roman"/>
          <w:sz w:val="22"/>
        </w:rPr>
        <w:t>all provinces exhibited negative output gap, reflecting the depletion in economic capacity. Tourism and services driven regions like Bali, Jakarta and Banten are provinces with the highest negative output gap</w:t>
      </w:r>
      <w:ins w:id="237" w:author="Harry" w:date="2020-10-21T00:39:00Z">
        <w:r w:rsidR="00E61B21">
          <w:rPr>
            <w:rFonts w:ascii="Times New Roman" w:hAnsi="Times New Roman" w:cs="Times New Roman"/>
            <w:sz w:val="22"/>
          </w:rPr>
          <w:t xml:space="preserve"> (see the first three top bars in Figure 1).</w:t>
        </w:r>
      </w:ins>
      <w:ins w:id="238" w:author="Budy Resosudarmo" w:date="2020-10-16T10:49:00Z">
        <w:del w:id="239" w:author="Harry" w:date="2020-11-22T00:18:00Z">
          <w:r w:rsidR="00F73CB7" w:rsidDel="007F40E6">
            <w:rPr>
              <w:rFonts w:ascii="Times New Roman" w:hAnsi="Times New Roman" w:cs="Times New Roman"/>
              <w:sz w:val="22"/>
            </w:rPr>
            <w:delText xml:space="preserve"> (</w:delText>
          </w:r>
          <w:r w:rsidR="00F73CB7" w:rsidRPr="00E61B21" w:rsidDel="007F40E6">
            <w:rPr>
              <w:rFonts w:ascii="Times New Roman" w:hAnsi="Times New Roman" w:cs="Times New Roman"/>
              <w:color w:val="FF0000"/>
              <w:sz w:val="22"/>
              <w:rPrChange w:id="240" w:author="Harry" w:date="2020-10-21T00:39:00Z">
                <w:rPr>
                  <w:rFonts w:ascii="Times New Roman" w:hAnsi="Times New Roman" w:cs="Times New Roman"/>
                  <w:sz w:val="22"/>
                </w:rPr>
              </w:rPrChange>
            </w:rPr>
            <w:delText>R1: adding citation</w:delText>
          </w:r>
          <w:r w:rsidR="00F73CB7" w:rsidDel="007F40E6">
            <w:rPr>
              <w:rFonts w:ascii="Times New Roman" w:hAnsi="Times New Roman" w:cs="Times New Roman"/>
              <w:sz w:val="22"/>
            </w:rPr>
            <w:delText>)</w:delText>
          </w:r>
        </w:del>
      </w:ins>
      <w:del w:id="241" w:author="Harry" w:date="2020-11-22T00:18:00Z">
        <w:r w:rsidRPr="003E6C8C" w:rsidDel="007F40E6">
          <w:rPr>
            <w:rFonts w:ascii="Times New Roman" w:hAnsi="Times New Roman" w:cs="Times New Roman"/>
            <w:sz w:val="22"/>
          </w:rPr>
          <w:delText>.</w:delText>
        </w:r>
      </w:del>
      <w:r w:rsidRPr="003E6C8C">
        <w:rPr>
          <w:rFonts w:ascii="Times New Roman" w:hAnsi="Times New Roman" w:cs="Times New Roman"/>
          <w:sz w:val="22"/>
        </w:rPr>
        <w:t xml:space="preserve"> </w:t>
      </w:r>
    </w:p>
    <w:p w14:paraId="08EEA733" w14:textId="1CC8B1A1" w:rsidR="009F7EBF" w:rsidDel="002B53A7" w:rsidRDefault="00780A7F">
      <w:pPr>
        <w:ind w:firstLine="567"/>
        <w:rPr>
          <w:ins w:id="242" w:author="Budy Resosudarmo" w:date="2020-10-16T11:15:00Z"/>
          <w:del w:id="243" w:author="Harry" w:date="2020-11-22T00:14:00Z"/>
          <w:rFonts w:ascii="Times New Roman" w:hAnsi="Times New Roman" w:cs="Times New Roman"/>
          <w:sz w:val="22"/>
        </w:rPr>
        <w:pPrChange w:id="244" w:author="Harry" w:date="2020-11-21T12:59:00Z">
          <w:pPr>
            <w:ind w:firstLine="709"/>
          </w:pPr>
        </w:pPrChange>
      </w:pPr>
      <w:ins w:id="245" w:author="Harry" w:date="2020-11-21T23:52:00Z">
        <w:r>
          <w:rPr>
            <w:rFonts w:ascii="Times New Roman" w:hAnsi="Times New Roman" w:cs="Times New Roman"/>
            <w:sz w:val="22"/>
            <w:szCs w:val="24"/>
          </w:rPr>
          <w:t xml:space="preserve">Analyzing </w:t>
        </w:r>
      </w:ins>
      <w:ins w:id="246" w:author="Harry" w:date="2020-11-22T00:07:00Z">
        <w:r w:rsidR="0059252B">
          <w:rPr>
            <w:rFonts w:ascii="Times New Roman" w:hAnsi="Times New Roman" w:cs="Times New Roman"/>
            <w:sz w:val="22"/>
            <w:szCs w:val="24"/>
          </w:rPr>
          <w:t>regional</w:t>
        </w:r>
      </w:ins>
      <w:ins w:id="247" w:author="Harry" w:date="2020-11-21T23:52:00Z">
        <w:r>
          <w:rPr>
            <w:rFonts w:ascii="Times New Roman" w:hAnsi="Times New Roman" w:cs="Times New Roman"/>
            <w:sz w:val="22"/>
            <w:szCs w:val="24"/>
          </w:rPr>
          <w:t xml:space="preserve"> growth</w:t>
        </w:r>
      </w:ins>
      <w:ins w:id="248" w:author="Harry" w:date="2020-11-22T00:07:00Z">
        <w:r w:rsidR="0059252B">
          <w:rPr>
            <w:rFonts w:ascii="Times New Roman" w:hAnsi="Times New Roman" w:cs="Times New Roman"/>
            <w:sz w:val="22"/>
            <w:szCs w:val="24"/>
          </w:rPr>
          <w:t xml:space="preserve"> dynamics</w:t>
        </w:r>
      </w:ins>
      <w:ins w:id="249" w:author="Harry" w:date="2020-11-21T23:52:00Z">
        <w:r>
          <w:rPr>
            <w:rFonts w:ascii="Times New Roman" w:hAnsi="Times New Roman" w:cs="Times New Roman"/>
            <w:sz w:val="22"/>
            <w:szCs w:val="24"/>
          </w:rPr>
          <w:t xml:space="preserve"> across Indonesian provinces by incorporating the impacts </w:t>
        </w:r>
        <w:r>
          <w:rPr>
            <w:rFonts w:ascii="Times New Roman" w:hAnsi="Times New Roman" w:cs="Times New Roman"/>
            <w:sz w:val="22"/>
            <w:szCs w:val="24"/>
          </w:rPr>
          <w:lastRenderedPageBreak/>
          <w:t xml:space="preserve">of COVID-19 pandemic is </w:t>
        </w:r>
      </w:ins>
      <w:ins w:id="250" w:author="Harry" w:date="2020-11-21T23:55:00Z">
        <w:r w:rsidR="00FF51B7">
          <w:rPr>
            <w:rFonts w:ascii="Times New Roman" w:hAnsi="Times New Roman" w:cs="Times New Roman"/>
            <w:sz w:val="22"/>
            <w:szCs w:val="24"/>
          </w:rPr>
          <w:t xml:space="preserve">relevant </w:t>
        </w:r>
      </w:ins>
      <w:ins w:id="251" w:author="Harry" w:date="2020-11-21T23:59:00Z">
        <w:r w:rsidR="00FF51B7">
          <w:rPr>
            <w:rFonts w:ascii="Times New Roman" w:hAnsi="Times New Roman" w:cs="Times New Roman"/>
            <w:sz w:val="22"/>
            <w:szCs w:val="24"/>
          </w:rPr>
          <w:t>due to</w:t>
        </w:r>
      </w:ins>
      <w:ins w:id="252" w:author="Harry" w:date="2020-11-22T00:00:00Z">
        <w:r w:rsidR="00FF51B7">
          <w:rPr>
            <w:rFonts w:ascii="Times New Roman" w:hAnsi="Times New Roman" w:cs="Times New Roman"/>
            <w:sz w:val="22"/>
            <w:szCs w:val="24"/>
          </w:rPr>
          <w:t xml:space="preserve"> the</w:t>
        </w:r>
      </w:ins>
      <w:ins w:id="253" w:author="Harry" w:date="2020-11-22T00:01:00Z">
        <w:r w:rsidR="00FF51B7">
          <w:rPr>
            <w:rFonts w:ascii="Times New Roman" w:hAnsi="Times New Roman" w:cs="Times New Roman"/>
            <w:sz w:val="22"/>
            <w:szCs w:val="24"/>
          </w:rPr>
          <w:t xml:space="preserve"> </w:t>
        </w:r>
      </w:ins>
      <w:ins w:id="254" w:author="Harry" w:date="2020-11-22T00:00:00Z">
        <w:r w:rsidR="00FF51B7">
          <w:rPr>
            <w:rFonts w:ascii="Times New Roman" w:hAnsi="Times New Roman" w:cs="Times New Roman"/>
            <w:sz w:val="22"/>
            <w:szCs w:val="24"/>
          </w:rPr>
          <w:t>unique</w:t>
        </w:r>
      </w:ins>
      <w:ins w:id="255" w:author="Harry" w:date="2020-11-21T23:56:00Z">
        <w:r w:rsidR="00FF51B7">
          <w:rPr>
            <w:rFonts w:ascii="Times New Roman" w:hAnsi="Times New Roman" w:cs="Times New Roman"/>
            <w:sz w:val="22"/>
            <w:szCs w:val="24"/>
          </w:rPr>
          <w:t xml:space="preserve"> </w:t>
        </w:r>
      </w:ins>
      <w:ins w:id="256" w:author="Harry" w:date="2020-11-22T00:00:00Z">
        <w:r w:rsidR="00FF51B7">
          <w:rPr>
            <w:rFonts w:ascii="Times New Roman" w:hAnsi="Times New Roman" w:cs="Times New Roman"/>
            <w:sz w:val="22"/>
            <w:szCs w:val="24"/>
          </w:rPr>
          <w:t>feat</w:t>
        </w:r>
      </w:ins>
      <w:ins w:id="257" w:author="Harry" w:date="2020-11-22T00:01:00Z">
        <w:r w:rsidR="00FF51B7">
          <w:rPr>
            <w:rFonts w:ascii="Times New Roman" w:hAnsi="Times New Roman" w:cs="Times New Roman"/>
            <w:sz w:val="22"/>
            <w:szCs w:val="24"/>
          </w:rPr>
          <w:t>ur</w:t>
        </w:r>
      </w:ins>
      <w:ins w:id="258" w:author="Harry" w:date="2020-11-22T00:00:00Z">
        <w:r w:rsidR="00FF51B7">
          <w:rPr>
            <w:rFonts w:ascii="Times New Roman" w:hAnsi="Times New Roman" w:cs="Times New Roman"/>
            <w:sz w:val="22"/>
            <w:szCs w:val="24"/>
          </w:rPr>
          <w:t xml:space="preserve">e </w:t>
        </w:r>
      </w:ins>
      <w:ins w:id="259" w:author="Harry" w:date="2020-11-22T00:10:00Z">
        <w:r w:rsidR="00B337B4">
          <w:rPr>
            <w:rFonts w:ascii="Times New Roman" w:hAnsi="Times New Roman" w:cs="Times New Roman"/>
            <w:sz w:val="22"/>
            <w:szCs w:val="24"/>
          </w:rPr>
          <w:t xml:space="preserve">embedded </w:t>
        </w:r>
      </w:ins>
      <w:ins w:id="260" w:author="Harry" w:date="2020-11-22T00:09:00Z">
        <w:r w:rsidR="00EA09E5">
          <w:rPr>
            <w:rFonts w:ascii="Times New Roman" w:hAnsi="Times New Roman" w:cs="Times New Roman"/>
            <w:sz w:val="22"/>
            <w:szCs w:val="24"/>
          </w:rPr>
          <w:t>in</w:t>
        </w:r>
      </w:ins>
      <w:ins w:id="261" w:author="Harry" w:date="2020-11-22T00:00:00Z">
        <w:r w:rsidR="00FF51B7">
          <w:rPr>
            <w:rFonts w:ascii="Times New Roman" w:hAnsi="Times New Roman" w:cs="Times New Roman"/>
            <w:sz w:val="22"/>
            <w:szCs w:val="24"/>
          </w:rPr>
          <w:t xml:space="preserve"> </w:t>
        </w:r>
      </w:ins>
      <w:ins w:id="262" w:author="Harry" w:date="2020-11-22T00:09:00Z">
        <w:r w:rsidR="00EA09E5">
          <w:rPr>
            <w:rFonts w:ascii="Times New Roman" w:hAnsi="Times New Roman" w:cs="Times New Roman"/>
            <w:sz w:val="22"/>
            <w:szCs w:val="24"/>
          </w:rPr>
          <w:t>the country’s</w:t>
        </w:r>
      </w:ins>
      <w:ins w:id="263" w:author="Harry" w:date="2020-11-22T00:02:00Z">
        <w:r w:rsidR="00FF51B7">
          <w:rPr>
            <w:rFonts w:ascii="Times New Roman" w:hAnsi="Times New Roman" w:cs="Times New Roman"/>
            <w:sz w:val="22"/>
            <w:szCs w:val="24"/>
          </w:rPr>
          <w:t xml:space="preserve"> </w:t>
        </w:r>
      </w:ins>
      <w:ins w:id="264" w:author="Harry" w:date="2020-11-22T00:00:00Z">
        <w:r w:rsidR="00FF51B7">
          <w:rPr>
            <w:rFonts w:ascii="Times New Roman" w:hAnsi="Times New Roman" w:cs="Times New Roman"/>
            <w:sz w:val="22"/>
            <w:szCs w:val="24"/>
          </w:rPr>
          <w:t>regional g</w:t>
        </w:r>
      </w:ins>
      <w:ins w:id="265" w:author="Harry" w:date="2020-11-22T00:10:00Z">
        <w:r w:rsidR="00EA09E5">
          <w:rPr>
            <w:rFonts w:ascii="Times New Roman" w:hAnsi="Times New Roman" w:cs="Times New Roman"/>
            <w:sz w:val="22"/>
            <w:szCs w:val="24"/>
          </w:rPr>
          <w:t>rowth experience</w:t>
        </w:r>
      </w:ins>
      <w:ins w:id="266" w:author="Harry" w:date="2020-11-21T23:52:00Z">
        <w:r>
          <w:rPr>
            <w:rFonts w:ascii="Times New Roman" w:hAnsi="Times New Roman" w:cs="Times New Roman"/>
            <w:sz w:val="22"/>
            <w:szCs w:val="24"/>
          </w:rPr>
          <w:t xml:space="preserve">. </w:t>
        </w:r>
      </w:ins>
      <w:ins w:id="267" w:author="Harry" w:date="2020-11-22T00:02:00Z">
        <w:r w:rsidR="00D53852">
          <w:rPr>
            <w:rFonts w:ascii="Times New Roman" w:hAnsi="Times New Roman" w:cs="Times New Roman"/>
            <w:sz w:val="22"/>
            <w:szCs w:val="24"/>
          </w:rPr>
          <w:t>On one hand</w:t>
        </w:r>
      </w:ins>
      <w:ins w:id="268" w:author="Harry" w:date="2020-11-21T23:56:00Z">
        <w:r w:rsidR="00FF51B7">
          <w:rPr>
            <w:rFonts w:ascii="Times New Roman" w:hAnsi="Times New Roman" w:cs="Times New Roman"/>
            <w:sz w:val="22"/>
            <w:szCs w:val="24"/>
          </w:rPr>
          <w:t xml:space="preserve">, as shown in Figure 1, the impacts of COVID-19 on provincial economic performance </w:t>
        </w:r>
      </w:ins>
      <w:ins w:id="269" w:author="Harry" w:date="2020-11-21T23:57:00Z">
        <w:r w:rsidR="00FF51B7">
          <w:rPr>
            <w:rFonts w:ascii="Times New Roman" w:hAnsi="Times New Roman" w:cs="Times New Roman"/>
            <w:sz w:val="22"/>
            <w:szCs w:val="24"/>
          </w:rPr>
          <w:t>are different in magnitude</w:t>
        </w:r>
      </w:ins>
      <w:ins w:id="270" w:author="Harry" w:date="2020-11-21T23:58:00Z">
        <w:r w:rsidR="00FF51B7">
          <w:rPr>
            <w:rFonts w:ascii="Times New Roman" w:hAnsi="Times New Roman" w:cs="Times New Roman"/>
            <w:sz w:val="22"/>
            <w:szCs w:val="24"/>
          </w:rPr>
          <w:t xml:space="preserve"> owing to heterogeneity in socio-economic structures across provinces</w:t>
        </w:r>
      </w:ins>
      <w:ins w:id="271" w:author="Harry" w:date="2020-11-21T23:59:00Z">
        <w:r w:rsidR="00FF51B7">
          <w:rPr>
            <w:rFonts w:ascii="Times New Roman" w:hAnsi="Times New Roman" w:cs="Times New Roman"/>
            <w:sz w:val="22"/>
            <w:szCs w:val="24"/>
          </w:rPr>
          <w:t>.</w:t>
        </w:r>
      </w:ins>
      <w:ins w:id="272" w:author="Harry" w:date="2020-11-21T23:58:00Z">
        <w:r w:rsidR="00FF51B7">
          <w:rPr>
            <w:rFonts w:ascii="Times New Roman" w:hAnsi="Times New Roman" w:cs="Times New Roman"/>
            <w:sz w:val="22"/>
            <w:szCs w:val="24"/>
          </w:rPr>
          <w:t xml:space="preserve"> </w:t>
        </w:r>
      </w:ins>
      <w:ins w:id="273" w:author="Harry" w:date="2020-11-22T00:02:00Z">
        <w:r w:rsidR="00D53852">
          <w:rPr>
            <w:rFonts w:ascii="Times New Roman" w:hAnsi="Times New Roman" w:cs="Times New Roman"/>
            <w:sz w:val="22"/>
            <w:szCs w:val="24"/>
          </w:rPr>
          <w:t xml:space="preserve">On the other hand, </w:t>
        </w:r>
      </w:ins>
      <w:ins w:id="274" w:author="Harry" w:date="2020-11-22T00:06:00Z">
        <w:r w:rsidR="001C45A0">
          <w:rPr>
            <w:rFonts w:ascii="Times New Roman" w:hAnsi="Times New Roman" w:cs="Times New Roman"/>
            <w:sz w:val="22"/>
            <w:szCs w:val="24"/>
          </w:rPr>
          <w:t xml:space="preserve">according to </w:t>
        </w:r>
      </w:ins>
      <w:ins w:id="275" w:author="Harry" w:date="2020-11-22T00:07:00Z">
        <w:r w:rsidR="004C39A8">
          <w:rPr>
            <w:rFonts w:ascii="Times New Roman" w:hAnsi="Times New Roman" w:cs="Times New Roman"/>
            <w:sz w:val="22"/>
            <w:szCs w:val="24"/>
          </w:rPr>
          <w:t xml:space="preserve">the </w:t>
        </w:r>
      </w:ins>
      <w:ins w:id="276" w:author="Harry" w:date="2020-11-22T00:06:00Z">
        <w:r w:rsidR="001C45A0">
          <w:rPr>
            <w:rFonts w:ascii="Times New Roman" w:hAnsi="Times New Roman" w:cs="Times New Roman"/>
            <w:sz w:val="22"/>
            <w:szCs w:val="24"/>
          </w:rPr>
          <w:t xml:space="preserve">evidence that </w:t>
        </w:r>
      </w:ins>
      <w:ins w:id="277" w:author="Harry" w:date="2020-11-22T00:03:00Z">
        <w:r w:rsidR="00D53852">
          <w:rPr>
            <w:rFonts w:ascii="Times New Roman" w:hAnsi="Times New Roman" w:cs="Times New Roman"/>
            <w:sz w:val="22"/>
            <w:szCs w:val="24"/>
          </w:rPr>
          <w:t xml:space="preserve">has been documented by </w:t>
        </w:r>
        <w:r w:rsidR="00D53852">
          <w:rPr>
            <w:rFonts w:ascii="Times New Roman" w:hAnsi="Times New Roman" w:cs="Times New Roman"/>
            <w:sz w:val="22"/>
          </w:rPr>
          <w:t xml:space="preserve">some researchers, </w:t>
        </w:r>
      </w:ins>
      <w:del w:id="278" w:author="Harry" w:date="2020-11-21T23:50:00Z">
        <w:r w:rsidR="003E6C8C" w:rsidRPr="003E6C8C" w:rsidDel="00047335">
          <w:rPr>
            <w:rFonts w:ascii="Times New Roman" w:hAnsi="Times New Roman" w:cs="Times New Roman"/>
            <w:sz w:val="22"/>
          </w:rPr>
          <w:delText>Just like cross-country economic spillover that is inevitable, within-country spillover</w:delText>
        </w:r>
      </w:del>
      <w:del w:id="279" w:author="Harry" w:date="2020-11-21T23:42:00Z">
        <w:r w:rsidR="003E6C8C" w:rsidRPr="003E6C8C" w:rsidDel="00BF514D">
          <w:rPr>
            <w:rFonts w:ascii="Times New Roman" w:hAnsi="Times New Roman" w:cs="Times New Roman"/>
            <w:sz w:val="22"/>
          </w:rPr>
          <w:delText>s</w:delText>
        </w:r>
      </w:del>
      <w:del w:id="280" w:author="Harry" w:date="2020-11-21T23:50:00Z">
        <w:r w:rsidR="003E6C8C" w:rsidRPr="003E6C8C" w:rsidDel="00047335">
          <w:rPr>
            <w:rFonts w:ascii="Times New Roman" w:hAnsi="Times New Roman" w:cs="Times New Roman"/>
            <w:sz w:val="22"/>
          </w:rPr>
          <w:delText xml:space="preserve"> is also expected. Even more, since regions within a country has more similarities compared to a</w:delText>
        </w:r>
      </w:del>
      <w:ins w:id="281" w:author="Budy Resosudarmo" w:date="2020-10-16T11:12:00Z">
        <w:del w:id="282" w:author="Harry" w:date="2020-11-21T23:50:00Z">
          <w:r w:rsidR="00027F8D" w:rsidDel="00047335">
            <w:rPr>
              <w:rFonts w:ascii="Times New Roman" w:hAnsi="Times New Roman" w:cs="Times New Roman"/>
              <w:sz w:val="22"/>
            </w:rPr>
            <w:delText xml:space="preserve"> </w:delText>
          </w:r>
        </w:del>
      </w:ins>
      <w:del w:id="283" w:author="Harry" w:date="2020-11-21T23:50:00Z">
        <w:r w:rsidR="003E6C8C" w:rsidRPr="003E6C8C" w:rsidDel="00047335">
          <w:rPr>
            <w:rFonts w:ascii="Times New Roman" w:hAnsi="Times New Roman" w:cs="Times New Roman"/>
            <w:sz w:val="22"/>
          </w:rPr>
          <w:delText>cross-country</w:delText>
        </w:r>
      </w:del>
      <w:ins w:id="284" w:author="Budy Resosudarmo" w:date="2020-10-16T11:13:00Z">
        <w:del w:id="285" w:author="Harry" w:date="2020-11-21T23:50:00Z">
          <w:r w:rsidR="00027F8D" w:rsidDel="00047335">
            <w:rPr>
              <w:rFonts w:ascii="Times New Roman" w:hAnsi="Times New Roman" w:cs="Times New Roman"/>
              <w:sz w:val="22"/>
            </w:rPr>
            <w:delText xml:space="preserve"> situation</w:delText>
          </w:r>
        </w:del>
      </w:ins>
      <w:del w:id="286" w:author="Harry" w:date="2020-11-21T23:50:00Z">
        <w:r w:rsidR="003E6C8C" w:rsidRPr="003E6C8C" w:rsidDel="00047335">
          <w:rPr>
            <w:rFonts w:ascii="Times New Roman" w:hAnsi="Times New Roman" w:cs="Times New Roman"/>
            <w:sz w:val="22"/>
          </w:rPr>
          <w:delText>, the spillover effect is expected to be more prevalent</w:delText>
        </w:r>
        <w:commentRangeStart w:id="287"/>
        <w:r w:rsidR="003E6C8C" w:rsidRPr="003E6C8C" w:rsidDel="00047335">
          <w:rPr>
            <w:rFonts w:ascii="Times New Roman" w:hAnsi="Times New Roman" w:cs="Times New Roman"/>
            <w:sz w:val="22"/>
          </w:rPr>
          <w:delText>.</w:delText>
        </w:r>
        <w:commentRangeEnd w:id="287"/>
        <w:r w:rsidR="009F7EBF" w:rsidDel="00047335">
          <w:rPr>
            <w:rStyle w:val="CommentReference"/>
          </w:rPr>
          <w:commentReference w:id="287"/>
        </w:r>
        <w:r w:rsidR="003E6C8C" w:rsidRPr="003E6C8C" w:rsidDel="00047335">
          <w:rPr>
            <w:rFonts w:ascii="Times New Roman" w:hAnsi="Times New Roman" w:cs="Times New Roman"/>
            <w:sz w:val="22"/>
          </w:rPr>
          <w:delText xml:space="preserve"> </w:delText>
        </w:r>
      </w:del>
      <w:ins w:id="288" w:author="Harry" w:date="2020-11-21T23:26:00Z">
        <w:r w:rsidR="00D6630B">
          <w:rPr>
            <w:rFonts w:ascii="Times New Roman" w:hAnsi="Times New Roman" w:cs="Times New Roman"/>
            <w:sz w:val="22"/>
          </w:rPr>
          <w:t>spatial spillover effect</w:t>
        </w:r>
      </w:ins>
      <w:ins w:id="289" w:author="Harry" w:date="2020-11-21T23:27:00Z">
        <w:r w:rsidR="00D6630B">
          <w:rPr>
            <w:rFonts w:ascii="Times New Roman" w:hAnsi="Times New Roman" w:cs="Times New Roman"/>
            <w:sz w:val="22"/>
          </w:rPr>
          <w:t xml:space="preserve"> </w:t>
        </w:r>
      </w:ins>
      <w:ins w:id="290" w:author="Harry" w:date="2020-11-22T00:04:00Z">
        <w:r w:rsidR="00D53852">
          <w:rPr>
            <w:rFonts w:ascii="Times New Roman" w:hAnsi="Times New Roman" w:cs="Times New Roman"/>
            <w:sz w:val="22"/>
          </w:rPr>
          <w:t xml:space="preserve">plays important role in </w:t>
        </w:r>
      </w:ins>
      <w:ins w:id="291" w:author="Harry" w:date="2020-11-21T23:30:00Z">
        <w:r w:rsidR="00CA5996">
          <w:rPr>
            <w:rFonts w:ascii="Times New Roman" w:hAnsi="Times New Roman" w:cs="Times New Roman"/>
            <w:sz w:val="22"/>
          </w:rPr>
          <w:t>affecting regional e</w:t>
        </w:r>
      </w:ins>
      <w:ins w:id="292" w:author="Harry" w:date="2020-11-21T23:27:00Z">
        <w:r w:rsidR="00D6630B">
          <w:rPr>
            <w:rFonts w:ascii="Times New Roman" w:hAnsi="Times New Roman" w:cs="Times New Roman"/>
            <w:sz w:val="22"/>
          </w:rPr>
          <w:t xml:space="preserve">conomic </w:t>
        </w:r>
      </w:ins>
      <w:ins w:id="293" w:author="Harry" w:date="2020-11-21T23:30:00Z">
        <w:r w:rsidR="00CA5996">
          <w:rPr>
            <w:rFonts w:ascii="Times New Roman" w:hAnsi="Times New Roman" w:cs="Times New Roman"/>
            <w:sz w:val="22"/>
          </w:rPr>
          <w:t>outcome</w:t>
        </w:r>
      </w:ins>
      <w:ins w:id="294" w:author="Harry" w:date="2020-11-21T23:27:00Z">
        <w:r w:rsidR="00D6630B">
          <w:rPr>
            <w:rFonts w:ascii="Times New Roman" w:hAnsi="Times New Roman" w:cs="Times New Roman"/>
            <w:sz w:val="22"/>
          </w:rPr>
          <w:t xml:space="preserve">s </w:t>
        </w:r>
      </w:ins>
      <w:ins w:id="295" w:author="Harry" w:date="2020-11-21T23:28:00Z">
        <w:r w:rsidR="00D6630B">
          <w:rPr>
            <w:rFonts w:ascii="Times New Roman" w:hAnsi="Times New Roman" w:cs="Times New Roman"/>
            <w:sz w:val="22"/>
          </w:rPr>
          <w:t>(</w:t>
        </w:r>
        <w:r w:rsidR="00D6630B" w:rsidRPr="00446880">
          <w:rPr>
            <w:rFonts w:ascii="Times New Roman" w:hAnsi="Times New Roman" w:cs="Times New Roman"/>
            <w:sz w:val="22"/>
            <w:szCs w:val="24"/>
          </w:rPr>
          <w:t xml:space="preserve">McCulloch and </w:t>
        </w:r>
        <w:proofErr w:type="spellStart"/>
        <w:r w:rsidR="00D6630B" w:rsidRPr="00446880">
          <w:rPr>
            <w:rFonts w:ascii="Times New Roman" w:hAnsi="Times New Roman" w:cs="Times New Roman"/>
            <w:sz w:val="22"/>
            <w:szCs w:val="24"/>
          </w:rPr>
          <w:t>Sjahrir</w:t>
        </w:r>
        <w:proofErr w:type="spellEnd"/>
        <w:r w:rsidR="00D6630B">
          <w:rPr>
            <w:rFonts w:ascii="Times New Roman" w:hAnsi="Times New Roman" w:cs="Times New Roman"/>
            <w:sz w:val="22"/>
            <w:szCs w:val="24"/>
          </w:rPr>
          <w:t xml:space="preserve">, </w:t>
        </w:r>
        <w:r w:rsidR="00D6630B" w:rsidRPr="00446880">
          <w:rPr>
            <w:rFonts w:ascii="Times New Roman" w:hAnsi="Times New Roman" w:cs="Times New Roman"/>
            <w:sz w:val="22"/>
            <w:szCs w:val="24"/>
          </w:rPr>
          <w:t>2008</w:t>
        </w:r>
        <w:r w:rsidR="00D6630B">
          <w:rPr>
            <w:rFonts w:ascii="Times New Roman" w:hAnsi="Times New Roman" w:cs="Times New Roman"/>
            <w:sz w:val="22"/>
            <w:szCs w:val="24"/>
          </w:rPr>
          <w:t xml:space="preserve">; </w:t>
        </w:r>
      </w:ins>
      <w:proofErr w:type="spellStart"/>
      <w:ins w:id="296" w:author="Harry" w:date="2020-11-21T23:29:00Z">
        <w:r w:rsidR="00D6630B">
          <w:rPr>
            <w:rFonts w:ascii="Times New Roman" w:hAnsi="Times New Roman" w:cs="Times New Roman"/>
            <w:sz w:val="22"/>
            <w:szCs w:val="24"/>
          </w:rPr>
          <w:t>Suphannachart</w:t>
        </w:r>
        <w:proofErr w:type="spellEnd"/>
        <w:r w:rsidR="00D6630B">
          <w:rPr>
            <w:rFonts w:ascii="Times New Roman" w:hAnsi="Times New Roman" w:cs="Times New Roman"/>
            <w:sz w:val="22"/>
            <w:szCs w:val="24"/>
          </w:rPr>
          <w:t xml:space="preserve"> and </w:t>
        </w:r>
        <w:proofErr w:type="spellStart"/>
        <w:r w:rsidR="00D6630B">
          <w:rPr>
            <w:rFonts w:ascii="Times New Roman" w:hAnsi="Times New Roman" w:cs="Times New Roman"/>
            <w:sz w:val="22"/>
            <w:szCs w:val="24"/>
          </w:rPr>
          <w:t>Resosudarmo</w:t>
        </w:r>
        <w:proofErr w:type="spellEnd"/>
        <w:r w:rsidR="00D6630B">
          <w:rPr>
            <w:rFonts w:ascii="Times New Roman" w:hAnsi="Times New Roman" w:cs="Times New Roman"/>
            <w:sz w:val="22"/>
            <w:szCs w:val="24"/>
          </w:rPr>
          <w:t>, 2009; Day and Lewis, 2013).</w:t>
        </w:r>
      </w:ins>
      <w:ins w:id="297" w:author="Harry" w:date="2020-11-22T00:11:00Z">
        <w:r w:rsidR="00A42931">
          <w:rPr>
            <w:rFonts w:ascii="Times New Roman" w:hAnsi="Times New Roman" w:cs="Times New Roman"/>
            <w:sz w:val="22"/>
            <w:szCs w:val="24"/>
          </w:rPr>
          <w:t xml:space="preserve"> </w:t>
        </w:r>
      </w:ins>
    </w:p>
    <w:p w14:paraId="460479D3" w14:textId="08539444" w:rsidR="009F7EBF" w:rsidDel="007F40E6" w:rsidRDefault="009F7EBF" w:rsidP="007F40E6">
      <w:pPr>
        <w:ind w:firstLine="567"/>
        <w:rPr>
          <w:del w:id="298" w:author="Harry" w:date="2020-11-22T00:18:00Z"/>
          <w:rFonts w:ascii="Times New Roman" w:hAnsi="Times New Roman" w:cs="Times New Roman"/>
          <w:sz w:val="22"/>
        </w:rPr>
      </w:pPr>
      <w:ins w:id="299" w:author="Budy Resosudarmo" w:date="2020-10-16T11:15:00Z">
        <w:del w:id="300" w:author="Harry" w:date="2020-11-22T00:18:00Z">
          <w:r w:rsidDel="007F40E6">
            <w:rPr>
              <w:rFonts w:ascii="Times New Roman" w:hAnsi="Times New Roman" w:cs="Times New Roman"/>
              <w:sz w:val="22"/>
            </w:rPr>
            <w:delText>(</w:delText>
          </w:r>
          <w:r w:rsidRPr="007B62A5" w:rsidDel="007F40E6">
            <w:rPr>
              <w:rFonts w:ascii="Times New Roman" w:hAnsi="Times New Roman" w:cs="Times New Roman"/>
              <w:color w:val="FF0000"/>
              <w:sz w:val="22"/>
              <w:rPrChange w:id="301" w:author="Harry" w:date="2020-10-21T00:39:00Z">
                <w:rPr>
                  <w:rFonts w:ascii="Times New Roman" w:hAnsi="Times New Roman" w:cs="Times New Roman"/>
                  <w:sz w:val="22"/>
                </w:rPr>
              </w:rPrChange>
            </w:rPr>
            <w:delText xml:space="preserve">But you have mentioned why it is important to analyze </w:delText>
          </w:r>
        </w:del>
      </w:ins>
      <w:ins w:id="302" w:author="Budy Resosudarmo" w:date="2020-10-16T11:17:00Z">
        <w:del w:id="303" w:author="Harry" w:date="2020-11-22T00:18:00Z">
          <w:r w:rsidRPr="007B62A5" w:rsidDel="007F40E6">
            <w:rPr>
              <w:rFonts w:ascii="Times New Roman" w:hAnsi="Times New Roman" w:cs="Times New Roman"/>
              <w:color w:val="FF0000"/>
              <w:sz w:val="22"/>
              <w:rPrChange w:id="304" w:author="Harry" w:date="2020-10-21T00:39:00Z">
                <w:rPr>
                  <w:rFonts w:ascii="Times New Roman" w:hAnsi="Times New Roman" w:cs="Times New Roman"/>
                  <w:sz w:val="22"/>
                </w:rPr>
              </w:rPrChange>
            </w:rPr>
            <w:delText>the impacts</w:delText>
          </w:r>
        </w:del>
      </w:ins>
      <w:ins w:id="305" w:author="Budy Resosudarmo" w:date="2020-10-16T11:18:00Z">
        <w:del w:id="306" w:author="Harry" w:date="2020-11-22T00:18:00Z">
          <w:r w:rsidRPr="007B62A5" w:rsidDel="007F40E6">
            <w:rPr>
              <w:rFonts w:ascii="Times New Roman" w:hAnsi="Times New Roman" w:cs="Times New Roman"/>
              <w:color w:val="FF0000"/>
              <w:sz w:val="22"/>
              <w:rPrChange w:id="307" w:author="Harry" w:date="2020-10-21T00:39:00Z">
                <w:rPr>
                  <w:rFonts w:ascii="Times New Roman" w:hAnsi="Times New Roman" w:cs="Times New Roman"/>
                  <w:sz w:val="22"/>
                </w:rPr>
              </w:rPrChange>
            </w:rPr>
            <w:delText xml:space="preserve"> of the spatial growth across provinces </w:delText>
          </w:r>
        </w:del>
      </w:ins>
      <w:ins w:id="308" w:author="Budy Resosudarmo" w:date="2020-10-16T11:19:00Z">
        <w:del w:id="309" w:author="Harry" w:date="2020-11-22T00:18:00Z">
          <w:r w:rsidRPr="007B62A5" w:rsidDel="007F40E6">
            <w:rPr>
              <w:rFonts w:ascii="Times New Roman" w:hAnsi="Times New Roman" w:cs="Times New Roman"/>
              <w:color w:val="FF0000"/>
              <w:sz w:val="22"/>
              <w:rPrChange w:id="310" w:author="Harry" w:date="2020-10-21T00:39:00Z">
                <w:rPr>
                  <w:rFonts w:ascii="Times New Roman" w:hAnsi="Times New Roman" w:cs="Times New Roman"/>
                  <w:sz w:val="22"/>
                </w:rPr>
              </w:rPrChange>
            </w:rPr>
            <w:delText>in Indonesia</w:delText>
          </w:r>
          <w:r w:rsidDel="007F40E6">
            <w:rPr>
              <w:rFonts w:ascii="Times New Roman" w:hAnsi="Times New Roman" w:cs="Times New Roman"/>
              <w:sz w:val="22"/>
            </w:rPr>
            <w:delText>)</w:delText>
          </w:r>
        </w:del>
      </w:ins>
    </w:p>
    <w:p w14:paraId="096BB213" w14:textId="77777777" w:rsidR="007F40E6" w:rsidRDefault="007F40E6">
      <w:pPr>
        <w:ind w:firstLine="567"/>
        <w:rPr>
          <w:ins w:id="311" w:author="Harry" w:date="2020-11-22T00:18:00Z"/>
          <w:rFonts w:ascii="Times New Roman" w:hAnsi="Times New Roman" w:cs="Times New Roman"/>
          <w:sz w:val="22"/>
        </w:rPr>
        <w:pPrChange w:id="312" w:author="Harry" w:date="2020-11-22T00:18:00Z">
          <w:pPr>
            <w:ind w:firstLine="426"/>
          </w:pPr>
        </w:pPrChange>
      </w:pPr>
    </w:p>
    <w:p w14:paraId="55E616E8" w14:textId="139DE9B6" w:rsidR="003E6C8C" w:rsidRPr="003E6C8C" w:rsidDel="00E47772" w:rsidRDefault="00893D3F">
      <w:pPr>
        <w:ind w:firstLine="567"/>
        <w:rPr>
          <w:del w:id="313" w:author="Harry" w:date="2020-11-22T00:16:00Z"/>
          <w:rFonts w:ascii="Times New Roman" w:hAnsi="Times New Roman" w:cs="Times New Roman"/>
          <w:sz w:val="22"/>
        </w:rPr>
        <w:pPrChange w:id="314" w:author="Harry" w:date="2020-11-22T00:18:00Z">
          <w:pPr>
            <w:ind w:firstLine="709"/>
          </w:pPr>
        </w:pPrChange>
      </w:pPr>
      <w:ins w:id="315" w:author="Harry" w:date="2020-11-22T11:20:00Z">
        <w:r>
          <w:rPr>
            <w:rFonts w:ascii="Times New Roman" w:hAnsi="Times New Roman" w:cs="Times New Roman"/>
            <w:sz w:val="22"/>
          </w:rPr>
          <w:t>Departing from the background discussed above</w:t>
        </w:r>
      </w:ins>
      <w:del w:id="316" w:author="Harry" w:date="2020-11-22T11:20:00Z">
        <w:r w:rsidR="003E6C8C" w:rsidRPr="003E6C8C" w:rsidDel="00893D3F">
          <w:rPr>
            <w:rFonts w:ascii="Times New Roman" w:hAnsi="Times New Roman" w:cs="Times New Roman"/>
            <w:sz w:val="22"/>
          </w:rPr>
          <w:delText>Th</w:delText>
        </w:r>
      </w:del>
      <w:del w:id="317" w:author="Harry" w:date="2020-11-22T11:19:00Z">
        <w:r w:rsidR="003E6C8C" w:rsidRPr="003E6C8C" w:rsidDel="00893D3F">
          <w:rPr>
            <w:rFonts w:ascii="Times New Roman" w:hAnsi="Times New Roman" w:cs="Times New Roman"/>
            <w:sz w:val="22"/>
          </w:rPr>
          <w:delText>erefore</w:delText>
        </w:r>
      </w:del>
      <w:r w:rsidR="003E6C8C" w:rsidRPr="003E6C8C">
        <w:rPr>
          <w:rFonts w:ascii="Times New Roman" w:hAnsi="Times New Roman" w:cs="Times New Roman"/>
          <w:sz w:val="22"/>
        </w:rPr>
        <w:t>, this p</w:t>
      </w:r>
      <w:r w:rsidR="003E6C8C" w:rsidRPr="0050210F">
        <w:rPr>
          <w:rFonts w:ascii="Times New Roman" w:hAnsi="Times New Roman" w:cs="Times New Roman"/>
          <w:sz w:val="22"/>
        </w:rPr>
        <w:t xml:space="preserve">aper attempts to </w:t>
      </w:r>
      <w:ins w:id="318" w:author="Harry" w:date="2020-11-20T21:53:00Z">
        <w:r w:rsidR="00C07E21" w:rsidRPr="0050210F">
          <w:rPr>
            <w:rFonts w:ascii="Times New Roman" w:hAnsi="Times New Roman" w:cs="Times New Roman"/>
            <w:sz w:val="22"/>
          </w:rPr>
          <w:t>analyze</w:t>
        </w:r>
      </w:ins>
      <w:del w:id="319" w:author="Harry" w:date="2020-11-20T21:52:00Z">
        <w:r w:rsidR="003E6C8C" w:rsidRPr="0050210F" w:rsidDel="00C07E21">
          <w:rPr>
            <w:rFonts w:ascii="Times New Roman" w:hAnsi="Times New Roman" w:cs="Times New Roman"/>
            <w:sz w:val="22"/>
          </w:rPr>
          <w:delText>measure</w:delText>
        </w:r>
      </w:del>
      <w:r w:rsidR="003E6C8C" w:rsidRPr="0050210F">
        <w:rPr>
          <w:rFonts w:ascii="Times New Roman" w:hAnsi="Times New Roman" w:cs="Times New Roman"/>
          <w:sz w:val="22"/>
        </w:rPr>
        <w:t xml:space="preserve"> how the </w:t>
      </w:r>
      <w:commentRangeStart w:id="320"/>
      <w:r w:rsidR="003E6C8C" w:rsidRPr="0050210F">
        <w:rPr>
          <w:rFonts w:ascii="Times New Roman" w:hAnsi="Times New Roman" w:cs="Times New Roman"/>
          <w:sz w:val="22"/>
        </w:rPr>
        <w:t xml:space="preserve">pandemic affects the </w:t>
      </w:r>
      <w:ins w:id="321" w:author="Harry" w:date="2020-11-22T00:15:00Z">
        <w:r w:rsidR="004512F4" w:rsidRPr="0050210F">
          <w:rPr>
            <w:rFonts w:ascii="Times New Roman" w:hAnsi="Times New Roman" w:cs="Times New Roman"/>
            <w:sz w:val="22"/>
            <w:rPrChange w:id="322" w:author="Harry" w:date="2020-11-22T00:15:00Z">
              <w:rPr>
                <w:rFonts w:ascii="Times New Roman" w:hAnsi="Times New Roman" w:cs="Times New Roman"/>
                <w:sz w:val="22"/>
                <w:highlight w:val="yellow"/>
              </w:rPr>
            </w:rPrChange>
          </w:rPr>
          <w:t>economic</w:t>
        </w:r>
      </w:ins>
      <w:del w:id="323" w:author="Harry" w:date="2020-11-22T00:15:00Z">
        <w:r w:rsidR="003E6C8C" w:rsidRPr="0050210F" w:rsidDel="004512F4">
          <w:rPr>
            <w:rFonts w:ascii="Times New Roman" w:hAnsi="Times New Roman" w:cs="Times New Roman"/>
            <w:sz w:val="22"/>
          </w:rPr>
          <w:delText>spatial</w:delText>
        </w:r>
      </w:del>
      <w:r w:rsidR="003E6C8C" w:rsidRPr="0050210F">
        <w:rPr>
          <w:rFonts w:ascii="Times New Roman" w:hAnsi="Times New Roman" w:cs="Times New Roman"/>
          <w:sz w:val="22"/>
        </w:rPr>
        <w:t xml:space="preserve"> growth across provinces </w:t>
      </w:r>
      <w:ins w:id="324" w:author="Budy Resosudarmo" w:date="2020-10-16T11:19:00Z">
        <w:r w:rsidR="009F7EBF" w:rsidRPr="0050210F">
          <w:rPr>
            <w:rFonts w:ascii="Times New Roman" w:hAnsi="Times New Roman" w:cs="Times New Roman"/>
            <w:sz w:val="22"/>
            <w:rPrChange w:id="325" w:author="Harry" w:date="2020-11-22T00:15:00Z">
              <w:rPr>
                <w:rFonts w:ascii="Times New Roman" w:hAnsi="Times New Roman" w:cs="Times New Roman"/>
                <w:sz w:val="22"/>
                <w:highlight w:val="yellow"/>
              </w:rPr>
            </w:rPrChange>
          </w:rPr>
          <w:t xml:space="preserve">in </w:t>
        </w:r>
      </w:ins>
      <w:r w:rsidR="003E6C8C" w:rsidRPr="0050210F">
        <w:rPr>
          <w:rFonts w:ascii="Times New Roman" w:hAnsi="Times New Roman" w:cs="Times New Roman"/>
          <w:sz w:val="22"/>
        </w:rPr>
        <w:t>Indonesia</w:t>
      </w:r>
      <w:commentRangeEnd w:id="320"/>
      <w:r w:rsidR="00F73CB7" w:rsidRPr="0050210F">
        <w:rPr>
          <w:rStyle w:val="CommentReference"/>
        </w:rPr>
        <w:commentReference w:id="320"/>
      </w:r>
      <w:ins w:id="326" w:author="Harry" w:date="2020-11-22T00:15:00Z">
        <w:r w:rsidR="004512F4" w:rsidRPr="0050210F">
          <w:rPr>
            <w:rFonts w:ascii="Times New Roman" w:hAnsi="Times New Roman" w:cs="Times New Roman"/>
            <w:sz w:val="22"/>
          </w:rPr>
          <w:t xml:space="preserve"> by incorpora</w:t>
        </w:r>
        <w:r w:rsidR="004512F4">
          <w:rPr>
            <w:rFonts w:ascii="Times New Roman" w:hAnsi="Times New Roman" w:cs="Times New Roman"/>
            <w:sz w:val="22"/>
          </w:rPr>
          <w:t>ting the regional heterogeneity and spatial spillover effect</w:t>
        </w:r>
      </w:ins>
      <w:r w:rsidR="003E6C8C" w:rsidRPr="003E6C8C">
        <w:rPr>
          <w:rFonts w:ascii="Times New Roman" w:hAnsi="Times New Roman" w:cs="Times New Roman"/>
          <w:sz w:val="22"/>
        </w:rPr>
        <w:t xml:space="preserve">. In the absence of adequate number of similar studies available so far, the facts and results revealed in this paper would help to bring new insights in understanding how the </w:t>
      </w:r>
      <w:ins w:id="327" w:author="Harry" w:date="2020-11-22T11:22:00Z">
        <w:r w:rsidR="00F57B69">
          <w:rPr>
            <w:rFonts w:ascii="Times New Roman" w:hAnsi="Times New Roman" w:cs="Times New Roman"/>
            <w:sz w:val="22"/>
          </w:rPr>
          <w:t>spread of</w:t>
        </w:r>
      </w:ins>
      <w:del w:id="328" w:author="Harry" w:date="2020-11-22T11:21:00Z">
        <w:r w:rsidR="003E6C8C" w:rsidRPr="003E6C8C" w:rsidDel="00F57B69">
          <w:rPr>
            <w:rFonts w:ascii="Times New Roman" w:hAnsi="Times New Roman" w:cs="Times New Roman"/>
            <w:sz w:val="22"/>
          </w:rPr>
          <w:delText>transmission</w:delText>
        </w:r>
      </w:del>
      <w:del w:id="329" w:author="Harry" w:date="2020-11-22T11:22:00Z">
        <w:r w:rsidR="003E6C8C" w:rsidRPr="003E6C8C" w:rsidDel="00F57B69">
          <w:rPr>
            <w:rFonts w:ascii="Times New Roman" w:hAnsi="Times New Roman" w:cs="Times New Roman"/>
            <w:sz w:val="22"/>
          </w:rPr>
          <w:delText xml:space="preserve"> of</w:delText>
        </w:r>
      </w:del>
      <w:r w:rsidR="003E6C8C" w:rsidRPr="003E6C8C">
        <w:rPr>
          <w:rFonts w:ascii="Times New Roman" w:hAnsi="Times New Roman" w:cs="Times New Roman"/>
          <w:sz w:val="22"/>
        </w:rPr>
        <w:t xml:space="preserve"> </w:t>
      </w:r>
      <w:del w:id="330" w:author="Budy Resosudarmo" w:date="2020-10-16T10:47:00Z">
        <w:r w:rsidR="003E6C8C" w:rsidRPr="003E6C8C" w:rsidDel="00F73CB7">
          <w:rPr>
            <w:rFonts w:ascii="Times New Roman" w:hAnsi="Times New Roman" w:cs="Times New Roman"/>
            <w:sz w:val="22"/>
          </w:rPr>
          <w:delText>Covid</w:delText>
        </w:r>
      </w:del>
      <w:ins w:id="331" w:author="Budy Resosudarmo" w:date="2020-10-16T10:47:00Z">
        <w:r w:rsidR="00F73CB7">
          <w:rPr>
            <w:rFonts w:ascii="Times New Roman" w:hAnsi="Times New Roman" w:cs="Times New Roman"/>
            <w:sz w:val="22"/>
          </w:rPr>
          <w:t>COVID</w:t>
        </w:r>
      </w:ins>
      <w:r w:rsidR="003E6C8C" w:rsidRPr="003E6C8C">
        <w:rPr>
          <w:rFonts w:ascii="Times New Roman" w:hAnsi="Times New Roman" w:cs="Times New Roman"/>
          <w:sz w:val="22"/>
        </w:rPr>
        <w:t xml:space="preserve">-19 </w:t>
      </w:r>
      <w:ins w:id="332" w:author="Harry" w:date="2020-11-22T11:23:00Z">
        <w:r w:rsidR="00F57B69">
          <w:rPr>
            <w:rFonts w:ascii="Times New Roman" w:hAnsi="Times New Roman" w:cs="Times New Roman"/>
            <w:sz w:val="22"/>
          </w:rPr>
          <w:t>affects regional economic growth in Indonesia</w:t>
        </w:r>
      </w:ins>
      <w:ins w:id="333" w:author="Harry" w:date="2020-11-22T11:22:00Z">
        <w:r w:rsidR="00F57B69">
          <w:rPr>
            <w:rFonts w:ascii="Times New Roman" w:hAnsi="Times New Roman" w:cs="Times New Roman"/>
            <w:sz w:val="22"/>
          </w:rPr>
          <w:t xml:space="preserve"> </w:t>
        </w:r>
      </w:ins>
      <w:del w:id="334" w:author="Harry" w:date="2020-11-22T11:22:00Z">
        <w:r w:rsidR="003E6C8C" w:rsidRPr="003E6C8C" w:rsidDel="00F57B69">
          <w:rPr>
            <w:rFonts w:ascii="Times New Roman" w:hAnsi="Times New Roman" w:cs="Times New Roman"/>
            <w:sz w:val="22"/>
          </w:rPr>
          <w:delText>infection</w:delText>
        </w:r>
      </w:del>
      <w:del w:id="335" w:author="Harry" w:date="2020-11-22T11:23:00Z">
        <w:r w:rsidR="003E6C8C" w:rsidRPr="003E6C8C" w:rsidDel="00F57B69">
          <w:rPr>
            <w:rFonts w:ascii="Times New Roman" w:hAnsi="Times New Roman" w:cs="Times New Roman"/>
            <w:sz w:val="22"/>
          </w:rPr>
          <w:delText xml:space="preserve"> is</w:delText>
        </w:r>
      </w:del>
      <w:ins w:id="336" w:author="Harry" w:date="2020-11-22T11:24:00Z">
        <w:r w:rsidR="003E0231">
          <w:rPr>
            <w:rFonts w:ascii="Times New Roman" w:hAnsi="Times New Roman" w:cs="Times New Roman"/>
            <w:sz w:val="22"/>
          </w:rPr>
          <w:t xml:space="preserve">when </w:t>
        </w:r>
      </w:ins>
      <w:del w:id="337" w:author="Harry" w:date="2020-11-22T11:24:00Z">
        <w:r w:rsidR="003E6C8C" w:rsidRPr="003E6C8C" w:rsidDel="003E0231">
          <w:rPr>
            <w:rFonts w:ascii="Times New Roman" w:hAnsi="Times New Roman" w:cs="Times New Roman"/>
            <w:sz w:val="22"/>
          </w:rPr>
          <w:delText xml:space="preserve"> linked to the </w:delText>
        </w:r>
      </w:del>
      <w:ins w:id="338" w:author="Harry" w:date="2020-11-22T11:24:00Z">
        <w:r w:rsidR="003E0231">
          <w:rPr>
            <w:rFonts w:ascii="Times New Roman" w:hAnsi="Times New Roman" w:cs="Times New Roman"/>
            <w:sz w:val="22"/>
          </w:rPr>
          <w:t xml:space="preserve">the </w:t>
        </w:r>
      </w:ins>
      <w:ins w:id="339" w:author="Harry" w:date="2020-11-20T21:59:00Z">
        <w:r w:rsidR="0078727D" w:rsidRPr="0078727D">
          <w:rPr>
            <w:rFonts w:ascii="Times New Roman" w:hAnsi="Times New Roman" w:cs="Times New Roman"/>
            <w:sz w:val="22"/>
            <w:rPrChange w:id="340" w:author="Harry" w:date="2020-11-20T21:59:00Z">
              <w:rPr>
                <w:rFonts w:ascii="Times New Roman" w:hAnsi="Times New Roman" w:cs="Times New Roman"/>
                <w:sz w:val="22"/>
                <w:highlight w:val="yellow"/>
              </w:rPr>
            </w:rPrChange>
          </w:rPr>
          <w:t>geographical proximity</w:t>
        </w:r>
      </w:ins>
      <w:ins w:id="341" w:author="Harry" w:date="2020-11-22T11:24:00Z">
        <w:r w:rsidR="001073F6">
          <w:rPr>
            <w:rFonts w:ascii="Times New Roman" w:hAnsi="Times New Roman" w:cs="Times New Roman"/>
            <w:sz w:val="22"/>
          </w:rPr>
          <w:t xml:space="preserve"> between pro</w:t>
        </w:r>
      </w:ins>
      <w:ins w:id="342" w:author="Harry" w:date="2020-11-22T11:25:00Z">
        <w:r w:rsidR="001073F6">
          <w:rPr>
            <w:rFonts w:ascii="Times New Roman" w:hAnsi="Times New Roman" w:cs="Times New Roman"/>
            <w:sz w:val="22"/>
          </w:rPr>
          <w:t>vinces</w:t>
        </w:r>
        <w:r w:rsidR="00B456B0">
          <w:rPr>
            <w:rFonts w:ascii="Times New Roman" w:hAnsi="Times New Roman" w:cs="Times New Roman"/>
            <w:sz w:val="22"/>
          </w:rPr>
          <w:t xml:space="preserve"> is accounted</w:t>
        </w:r>
      </w:ins>
      <w:ins w:id="343" w:author="Harry" w:date="2020-11-22T11:24:00Z">
        <w:r w:rsidR="003E0231">
          <w:rPr>
            <w:rFonts w:ascii="Times New Roman" w:hAnsi="Times New Roman" w:cs="Times New Roman"/>
            <w:sz w:val="22"/>
          </w:rPr>
          <w:t>.</w:t>
        </w:r>
      </w:ins>
      <w:del w:id="344" w:author="Harry" w:date="2020-11-20T21:59:00Z">
        <w:r w:rsidR="003E6C8C" w:rsidRPr="0078727D" w:rsidDel="0078727D">
          <w:rPr>
            <w:rFonts w:ascii="Times New Roman" w:hAnsi="Times New Roman" w:cs="Times New Roman"/>
            <w:sz w:val="22"/>
          </w:rPr>
          <w:delText>spatial connectivity</w:delText>
        </w:r>
      </w:del>
      <w:del w:id="345" w:author="Harry" w:date="2020-11-22T11:23:00Z">
        <w:r w:rsidR="003E6C8C" w:rsidRPr="0078727D" w:rsidDel="00F57B69">
          <w:rPr>
            <w:rFonts w:ascii="Times New Roman" w:hAnsi="Times New Roman" w:cs="Times New Roman"/>
            <w:sz w:val="22"/>
          </w:rPr>
          <w:delText>,</w:delText>
        </w:r>
        <w:r w:rsidR="003E6C8C" w:rsidRPr="0078727D" w:rsidDel="00F57B69">
          <w:rPr>
            <w:rFonts w:ascii="Times New Roman" w:hAnsi="Times New Roman" w:cs="Times New Roman"/>
            <w:color w:val="FF0000"/>
            <w:sz w:val="22"/>
            <w:rPrChange w:id="346" w:author="Harry" w:date="2020-11-20T21:59:00Z">
              <w:rPr>
                <w:rFonts w:ascii="Times New Roman" w:hAnsi="Times New Roman" w:cs="Times New Roman"/>
                <w:sz w:val="22"/>
              </w:rPr>
            </w:rPrChange>
          </w:rPr>
          <w:delText xml:space="preserve"> </w:delText>
        </w:r>
        <w:r w:rsidR="003E6C8C" w:rsidRPr="003E6C8C" w:rsidDel="00F57B69">
          <w:rPr>
            <w:rFonts w:ascii="Times New Roman" w:hAnsi="Times New Roman" w:cs="Times New Roman"/>
            <w:sz w:val="22"/>
          </w:rPr>
          <w:delText>and how Indonesian regional economy is affected by the pandemic.</w:delText>
        </w:r>
      </w:del>
      <w:r w:rsidR="003E6C8C" w:rsidRPr="003E6C8C">
        <w:rPr>
          <w:rFonts w:ascii="Times New Roman" w:hAnsi="Times New Roman" w:cs="Times New Roman"/>
          <w:sz w:val="22"/>
        </w:rPr>
        <w:t xml:space="preserve"> </w:t>
      </w:r>
      <w:ins w:id="347" w:author="Harry" w:date="2020-11-22T00:16:00Z">
        <w:r w:rsidR="006A4B74">
          <w:rPr>
            <w:rFonts w:ascii="Times New Roman" w:hAnsi="Times New Roman" w:cs="Times New Roman"/>
            <w:sz w:val="22"/>
          </w:rPr>
          <w:t xml:space="preserve">In short, </w:t>
        </w:r>
      </w:ins>
    </w:p>
    <w:p w14:paraId="61AC167C" w14:textId="5DEA6A86" w:rsidR="003E6C8C" w:rsidRPr="003E6C8C" w:rsidRDefault="003E6C8C">
      <w:pPr>
        <w:ind w:firstLine="567"/>
        <w:rPr>
          <w:rFonts w:ascii="Times New Roman" w:hAnsi="Times New Roman" w:cs="Times New Roman"/>
          <w:sz w:val="22"/>
        </w:rPr>
        <w:pPrChange w:id="348" w:author="Harry" w:date="2020-11-22T00:18:00Z">
          <w:pPr>
            <w:ind w:firstLine="709"/>
          </w:pPr>
        </w:pPrChange>
      </w:pPr>
      <w:del w:id="349" w:author="Harry" w:date="2020-11-22T00:16:00Z">
        <w:r w:rsidRPr="003E6C8C" w:rsidDel="00E47772">
          <w:rPr>
            <w:rFonts w:ascii="Times New Roman" w:hAnsi="Times New Roman" w:cs="Times New Roman"/>
            <w:sz w:val="22"/>
          </w:rPr>
          <w:delText>Before estimating the growth spillover, in the first part of the paper we conduct exploratory spatial data analysis (ESDA) for the Covid</w:delText>
        </w:r>
      </w:del>
      <w:ins w:id="350" w:author="Budy Resosudarmo" w:date="2020-10-16T10:47:00Z">
        <w:del w:id="351" w:author="Harry" w:date="2020-11-22T00:16:00Z">
          <w:r w:rsidR="00F73CB7" w:rsidDel="00E47772">
            <w:rPr>
              <w:rFonts w:ascii="Times New Roman" w:hAnsi="Times New Roman" w:cs="Times New Roman"/>
              <w:sz w:val="22"/>
            </w:rPr>
            <w:delText>COVID</w:delText>
          </w:r>
        </w:del>
      </w:ins>
      <w:del w:id="352" w:author="Harry" w:date="2020-11-22T00:16:00Z">
        <w:r w:rsidRPr="003E6C8C" w:rsidDel="00E47772">
          <w:rPr>
            <w:rFonts w:ascii="Times New Roman" w:hAnsi="Times New Roman" w:cs="Times New Roman"/>
            <w:sz w:val="22"/>
          </w:rPr>
          <w:delText>-19 infection cases. Our exploration indicates the link between spatial connectivity and the spread of the virus. This is particularly seen in Java region, mainly between Jakarta, West Java and Central Java, the three neighboring provinces. Regarding to the spatial spillover of economic growth impacts of Covid</w:delText>
        </w:r>
      </w:del>
      <w:ins w:id="353" w:author="Budy Resosudarmo" w:date="2020-10-16T10:47:00Z">
        <w:del w:id="354" w:author="Harry" w:date="2020-11-22T00:16:00Z">
          <w:r w:rsidR="00F73CB7" w:rsidDel="00E47772">
            <w:rPr>
              <w:rFonts w:ascii="Times New Roman" w:hAnsi="Times New Roman" w:cs="Times New Roman"/>
              <w:sz w:val="22"/>
            </w:rPr>
            <w:delText>COVID</w:delText>
          </w:r>
        </w:del>
      </w:ins>
      <w:del w:id="355" w:author="Harry" w:date="2020-11-22T00:16:00Z">
        <w:r w:rsidRPr="003E6C8C" w:rsidDel="00E47772">
          <w:rPr>
            <w:rFonts w:ascii="Times New Roman" w:hAnsi="Times New Roman" w:cs="Times New Roman"/>
            <w:sz w:val="22"/>
          </w:rPr>
          <w:delText>-19, t</w:delText>
        </w:r>
      </w:del>
      <w:ins w:id="356" w:author="Harry" w:date="2020-11-22T00:17:00Z">
        <w:r w:rsidR="006A4B74">
          <w:rPr>
            <w:rFonts w:ascii="Times New Roman" w:hAnsi="Times New Roman" w:cs="Times New Roman"/>
            <w:sz w:val="22"/>
          </w:rPr>
          <w:t>our</w:t>
        </w:r>
      </w:ins>
      <w:del w:id="357" w:author="Harry" w:date="2020-11-22T00:17:00Z">
        <w:r w:rsidRPr="003E6C8C" w:rsidDel="006A4B74">
          <w:rPr>
            <w:rFonts w:ascii="Times New Roman" w:hAnsi="Times New Roman" w:cs="Times New Roman"/>
            <w:sz w:val="22"/>
          </w:rPr>
          <w:delText>he</w:delText>
        </w:r>
      </w:del>
      <w:r w:rsidRPr="003E6C8C">
        <w:rPr>
          <w:rFonts w:ascii="Times New Roman" w:hAnsi="Times New Roman" w:cs="Times New Roman"/>
          <w:sz w:val="22"/>
        </w:rPr>
        <w:t xml:space="preserve"> </w:t>
      </w:r>
      <w:ins w:id="358" w:author="Harry" w:date="2020-11-22T00:17:00Z">
        <w:r w:rsidR="006A4B74">
          <w:rPr>
            <w:rFonts w:ascii="Times New Roman" w:hAnsi="Times New Roman" w:cs="Times New Roman"/>
            <w:sz w:val="22"/>
          </w:rPr>
          <w:t>estimates</w:t>
        </w:r>
      </w:ins>
      <w:del w:id="359" w:author="Harry" w:date="2020-11-22T00:17:00Z">
        <w:r w:rsidRPr="003E6C8C" w:rsidDel="006A4B74">
          <w:rPr>
            <w:rFonts w:ascii="Times New Roman" w:hAnsi="Times New Roman" w:cs="Times New Roman"/>
            <w:sz w:val="22"/>
          </w:rPr>
          <w:delText>results</w:delText>
        </w:r>
      </w:del>
      <w:r w:rsidRPr="003E6C8C">
        <w:rPr>
          <w:rFonts w:ascii="Times New Roman" w:hAnsi="Times New Roman" w:cs="Times New Roman"/>
          <w:sz w:val="22"/>
        </w:rPr>
        <w:t xml:space="preserve"> from spatial econometric models show that the provincial growth in the pandemic period is affected by the spillover of shocks in the surrounding regions.</w:t>
      </w:r>
    </w:p>
    <w:p w14:paraId="4810136A" w14:textId="7EAFEF3F" w:rsidR="003E6C8C" w:rsidRDefault="003E6C8C">
      <w:pPr>
        <w:ind w:firstLine="567"/>
        <w:rPr>
          <w:rFonts w:ascii="Times New Roman" w:hAnsi="Times New Roman" w:cs="Times New Roman"/>
          <w:sz w:val="22"/>
        </w:rPr>
        <w:pPrChange w:id="360" w:author="Harry" w:date="2020-11-21T12:59:00Z">
          <w:pPr>
            <w:ind w:firstLine="709"/>
          </w:pPr>
        </w:pPrChange>
      </w:pPr>
      <w:r w:rsidRPr="003E6C8C">
        <w:rPr>
          <w:rFonts w:ascii="Times New Roman" w:hAnsi="Times New Roman" w:cs="Times New Roman"/>
          <w:sz w:val="22"/>
        </w:rPr>
        <w:t xml:space="preserve">The rest of this paper is organized as follows. </w:t>
      </w:r>
      <w:ins w:id="361" w:author="Harry" w:date="2020-11-22T11:26:00Z">
        <w:r w:rsidR="00566FC2">
          <w:rPr>
            <w:rFonts w:ascii="Times New Roman" w:hAnsi="Times New Roman" w:cs="Times New Roman"/>
            <w:sz w:val="22"/>
          </w:rPr>
          <w:t>S</w:t>
        </w:r>
      </w:ins>
      <w:del w:id="362" w:author="Harry" w:date="2020-11-22T11:26:00Z">
        <w:r w:rsidRPr="003E6C8C" w:rsidDel="00566FC2">
          <w:rPr>
            <w:rFonts w:ascii="Times New Roman" w:hAnsi="Times New Roman" w:cs="Times New Roman"/>
            <w:sz w:val="22"/>
          </w:rPr>
          <w:delText>The second s</w:delText>
        </w:r>
      </w:del>
      <w:r w:rsidRPr="003E6C8C">
        <w:rPr>
          <w:rFonts w:ascii="Times New Roman" w:hAnsi="Times New Roman" w:cs="Times New Roman"/>
          <w:sz w:val="22"/>
        </w:rPr>
        <w:t>ection</w:t>
      </w:r>
      <w:ins w:id="363" w:author="Harry" w:date="2020-11-22T11:26:00Z">
        <w:r w:rsidR="00566FC2">
          <w:rPr>
            <w:rFonts w:ascii="Times New Roman" w:hAnsi="Times New Roman" w:cs="Times New Roman"/>
            <w:sz w:val="22"/>
          </w:rPr>
          <w:t xml:space="preserve"> 2</w:t>
        </w:r>
      </w:ins>
      <w:r w:rsidRPr="003E6C8C">
        <w:rPr>
          <w:rFonts w:ascii="Times New Roman" w:hAnsi="Times New Roman" w:cs="Times New Roman"/>
          <w:sz w:val="22"/>
        </w:rPr>
        <w:t xml:space="preserve"> </w:t>
      </w:r>
      <w:ins w:id="364" w:author="Harry" w:date="2020-11-22T12:01:00Z">
        <w:r w:rsidR="004166EE">
          <w:rPr>
            <w:rFonts w:ascii="Times New Roman" w:hAnsi="Times New Roman" w:cs="Times New Roman"/>
            <w:sz w:val="22"/>
          </w:rPr>
          <w:t>expose</w:t>
        </w:r>
      </w:ins>
      <w:ins w:id="365" w:author="Harry" w:date="2020-11-22T11:26:00Z">
        <w:r w:rsidR="00566FC2">
          <w:rPr>
            <w:rFonts w:ascii="Times New Roman" w:hAnsi="Times New Roman" w:cs="Times New Roman"/>
            <w:sz w:val="22"/>
          </w:rPr>
          <w:t>s</w:t>
        </w:r>
      </w:ins>
      <w:ins w:id="366" w:author="Harry" w:date="2020-11-22T12:01:00Z">
        <w:r w:rsidR="004166EE">
          <w:rPr>
            <w:rFonts w:ascii="Times New Roman" w:hAnsi="Times New Roman" w:cs="Times New Roman"/>
            <w:sz w:val="22"/>
          </w:rPr>
          <w:t xml:space="preserve"> some</w:t>
        </w:r>
      </w:ins>
      <w:ins w:id="367" w:author="Harry" w:date="2020-11-22T11:26:00Z">
        <w:r w:rsidR="00566FC2">
          <w:rPr>
            <w:rFonts w:ascii="Times New Roman" w:hAnsi="Times New Roman" w:cs="Times New Roman"/>
            <w:sz w:val="22"/>
          </w:rPr>
          <w:t xml:space="preserve"> related literature and Section 3 </w:t>
        </w:r>
      </w:ins>
      <w:ins w:id="368" w:author="Harry" w:date="2020-11-22T12:00:00Z">
        <w:r w:rsidR="004166EE">
          <w:rPr>
            <w:rFonts w:ascii="Times New Roman" w:hAnsi="Times New Roman" w:cs="Times New Roman"/>
            <w:sz w:val="22"/>
          </w:rPr>
          <w:t>disc</w:t>
        </w:r>
      </w:ins>
      <w:ins w:id="369" w:author="Harry" w:date="2020-11-22T12:01:00Z">
        <w:r w:rsidR="004166EE">
          <w:rPr>
            <w:rFonts w:ascii="Times New Roman" w:hAnsi="Times New Roman" w:cs="Times New Roman"/>
            <w:sz w:val="22"/>
          </w:rPr>
          <w:t>usses</w:t>
        </w:r>
      </w:ins>
      <w:del w:id="370" w:author="Harry" w:date="2020-11-22T12:00:00Z">
        <w:r w:rsidRPr="003E6C8C" w:rsidDel="004166EE">
          <w:rPr>
            <w:rFonts w:ascii="Times New Roman" w:hAnsi="Times New Roman" w:cs="Times New Roman"/>
            <w:sz w:val="22"/>
          </w:rPr>
          <w:delText>exposes</w:delText>
        </w:r>
      </w:del>
      <w:r w:rsidRPr="003E6C8C">
        <w:rPr>
          <w:rFonts w:ascii="Times New Roman" w:hAnsi="Times New Roman" w:cs="Times New Roman"/>
          <w:sz w:val="22"/>
        </w:rPr>
        <w:t xml:space="preserve"> </w:t>
      </w:r>
      <w:del w:id="371" w:author="Harry" w:date="2020-11-22T15:20:00Z">
        <w:r w:rsidRPr="003E6C8C" w:rsidDel="00EA28BD">
          <w:rPr>
            <w:rFonts w:ascii="Times New Roman" w:hAnsi="Times New Roman" w:cs="Times New Roman"/>
            <w:sz w:val="22"/>
          </w:rPr>
          <w:delText xml:space="preserve">some </w:delText>
        </w:r>
      </w:del>
      <w:ins w:id="372" w:author="Harry" w:date="2020-11-21T12:06:00Z">
        <w:r w:rsidR="005320D2">
          <w:rPr>
            <w:rFonts w:ascii="Times New Roman" w:hAnsi="Times New Roman" w:cs="Times New Roman"/>
            <w:sz w:val="22"/>
          </w:rPr>
          <w:t xml:space="preserve">recent development </w:t>
        </w:r>
      </w:ins>
      <w:del w:id="373" w:author="Harry" w:date="2020-11-21T12:06:00Z">
        <w:r w:rsidRPr="003E6C8C" w:rsidDel="005320D2">
          <w:rPr>
            <w:rFonts w:ascii="Times New Roman" w:hAnsi="Times New Roman" w:cs="Times New Roman"/>
            <w:sz w:val="22"/>
          </w:rPr>
          <w:delText xml:space="preserve">stylized facts related to the dynamics </w:delText>
        </w:r>
      </w:del>
      <w:r w:rsidRPr="003E6C8C">
        <w:rPr>
          <w:rFonts w:ascii="Times New Roman" w:hAnsi="Times New Roman" w:cs="Times New Roman"/>
          <w:sz w:val="22"/>
        </w:rPr>
        <w:t xml:space="preserve">on </w:t>
      </w:r>
      <w:del w:id="374" w:author="Budy Resosudarmo" w:date="2020-10-16T10:47:00Z">
        <w:r w:rsidRPr="003E6C8C" w:rsidDel="00F73CB7">
          <w:rPr>
            <w:rFonts w:ascii="Times New Roman" w:hAnsi="Times New Roman" w:cs="Times New Roman"/>
            <w:sz w:val="22"/>
          </w:rPr>
          <w:delText>Covid</w:delText>
        </w:r>
      </w:del>
      <w:ins w:id="375"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cases in Indonesian regions and the latest figure of regional economic growth. In Section </w:t>
      </w:r>
      <w:ins w:id="376" w:author="Harry" w:date="2020-11-22T11:26:00Z">
        <w:r w:rsidR="00566FC2">
          <w:rPr>
            <w:rFonts w:ascii="Times New Roman" w:hAnsi="Times New Roman" w:cs="Times New Roman"/>
            <w:sz w:val="22"/>
          </w:rPr>
          <w:t>4</w:t>
        </w:r>
      </w:ins>
      <w:del w:id="377" w:author="Harry" w:date="2020-11-22T11:26:00Z">
        <w:r w:rsidRPr="003E6C8C" w:rsidDel="00566FC2">
          <w:rPr>
            <w:rFonts w:ascii="Times New Roman" w:hAnsi="Times New Roman" w:cs="Times New Roman"/>
            <w:sz w:val="22"/>
          </w:rPr>
          <w:delText>3</w:delText>
        </w:r>
      </w:del>
      <w:r w:rsidRPr="003E6C8C">
        <w:rPr>
          <w:rFonts w:ascii="Times New Roman" w:hAnsi="Times New Roman" w:cs="Times New Roman"/>
          <w:sz w:val="22"/>
        </w:rPr>
        <w:t xml:space="preserve"> we discuss data and methodology. Section </w:t>
      </w:r>
      <w:ins w:id="378" w:author="Harry" w:date="2020-11-22T11:27:00Z">
        <w:r w:rsidR="00566FC2">
          <w:rPr>
            <w:rFonts w:ascii="Times New Roman" w:hAnsi="Times New Roman" w:cs="Times New Roman"/>
            <w:sz w:val="22"/>
          </w:rPr>
          <w:t>5</w:t>
        </w:r>
      </w:ins>
      <w:del w:id="379" w:author="Harry" w:date="2020-11-22T11:27:00Z">
        <w:r w:rsidRPr="003E6C8C" w:rsidDel="00566FC2">
          <w:rPr>
            <w:rFonts w:ascii="Times New Roman" w:hAnsi="Times New Roman" w:cs="Times New Roman"/>
            <w:sz w:val="22"/>
          </w:rPr>
          <w:delText>4</w:delText>
        </w:r>
      </w:del>
      <w:r w:rsidRPr="003E6C8C">
        <w:rPr>
          <w:rFonts w:ascii="Times New Roman" w:hAnsi="Times New Roman" w:cs="Times New Roman"/>
          <w:sz w:val="22"/>
        </w:rPr>
        <w:t xml:space="preserve"> presents the results and discussion, and finally Section </w:t>
      </w:r>
      <w:ins w:id="380" w:author="Harry" w:date="2020-11-22T11:27:00Z">
        <w:r w:rsidR="00566FC2">
          <w:rPr>
            <w:rFonts w:ascii="Times New Roman" w:hAnsi="Times New Roman" w:cs="Times New Roman"/>
            <w:sz w:val="22"/>
          </w:rPr>
          <w:t>6</w:t>
        </w:r>
      </w:ins>
      <w:del w:id="381" w:author="Harry" w:date="2020-11-22T11:27:00Z">
        <w:r w:rsidRPr="003E6C8C" w:rsidDel="00566FC2">
          <w:rPr>
            <w:rFonts w:ascii="Times New Roman" w:hAnsi="Times New Roman" w:cs="Times New Roman"/>
            <w:sz w:val="22"/>
          </w:rPr>
          <w:delText>5</w:delText>
        </w:r>
      </w:del>
      <w:r w:rsidRPr="003E6C8C">
        <w:rPr>
          <w:rFonts w:ascii="Times New Roman" w:hAnsi="Times New Roman" w:cs="Times New Roman"/>
          <w:sz w:val="22"/>
        </w:rPr>
        <w:t xml:space="preserve"> concludes the paper.</w:t>
      </w:r>
    </w:p>
    <w:p w14:paraId="6989A8CF" w14:textId="611DEEC1" w:rsidR="00466C11" w:rsidRDefault="00466C11" w:rsidP="00466C11">
      <w:pPr>
        <w:rPr>
          <w:rFonts w:ascii="Times New Roman" w:hAnsi="Times New Roman" w:cs="Times New Roman"/>
          <w:sz w:val="22"/>
        </w:rPr>
      </w:pPr>
    </w:p>
    <w:p w14:paraId="2EC43237" w14:textId="77777777" w:rsidR="008378CB" w:rsidRDefault="008378CB" w:rsidP="008378CB">
      <w:pPr>
        <w:rPr>
          <w:ins w:id="382" w:author="Harry" w:date="2020-11-22T00:22:00Z"/>
          <w:rFonts w:ascii="Times New Roman" w:hAnsi="Times New Roman" w:cs="Times New Roman"/>
          <w:b/>
          <w:bCs/>
          <w:caps/>
          <w:sz w:val="22"/>
        </w:rPr>
      </w:pPr>
      <w:ins w:id="383" w:author="Harry" w:date="2020-11-22T00:22:00Z">
        <w:r>
          <w:rPr>
            <w:rFonts w:ascii="Times New Roman" w:hAnsi="Times New Roman" w:cs="Times New Roman"/>
            <w:b/>
            <w:bCs/>
            <w:caps/>
            <w:sz w:val="22"/>
          </w:rPr>
          <w:t>LITERATURE REVIEW</w:t>
        </w:r>
      </w:ins>
    </w:p>
    <w:p w14:paraId="37C7269F" w14:textId="21232EFE" w:rsidR="008378CB" w:rsidRDefault="008378CB" w:rsidP="008378CB">
      <w:pPr>
        <w:rPr>
          <w:ins w:id="384" w:author="Harry" w:date="2020-11-22T00:22:00Z"/>
          <w:rFonts w:ascii="Times New Roman" w:hAnsi="Times New Roman" w:cs="Times New Roman"/>
          <w:sz w:val="22"/>
          <w:szCs w:val="24"/>
        </w:rPr>
      </w:pPr>
      <w:ins w:id="385" w:author="Harry" w:date="2020-11-22T00:22:00Z">
        <w:r w:rsidRPr="00EC53B7">
          <w:rPr>
            <w:rFonts w:ascii="Times New Roman" w:hAnsi="Times New Roman" w:cs="Times New Roman"/>
            <w:sz w:val="22"/>
            <w:szCs w:val="24"/>
          </w:rPr>
          <w:t xml:space="preserve">Indonesia </w:t>
        </w:r>
        <w:r w:rsidRPr="001B567F">
          <w:rPr>
            <w:rFonts w:ascii="Times New Roman" w:hAnsi="Times New Roman" w:cs="Times New Roman"/>
            <w:sz w:val="22"/>
            <w:szCs w:val="24"/>
          </w:rPr>
          <w:t>consists of hundreds of ethnic groups with many different cultures and</w:t>
        </w:r>
        <w:r>
          <w:rPr>
            <w:rFonts w:ascii="Times New Roman" w:hAnsi="Times New Roman" w:cs="Times New Roman" w:hint="eastAsia"/>
            <w:sz w:val="22"/>
            <w:szCs w:val="24"/>
          </w:rPr>
          <w:t xml:space="preserve"> </w:t>
        </w:r>
        <w:r w:rsidRPr="001B567F">
          <w:rPr>
            <w:rFonts w:ascii="Times New Roman" w:hAnsi="Times New Roman" w:cs="Times New Roman"/>
            <w:sz w:val="22"/>
            <w:szCs w:val="24"/>
          </w:rPr>
          <w:t>religious beliefs spreading throughout the world’s largest archipelago.</w:t>
        </w:r>
        <w:r>
          <w:rPr>
            <w:rFonts w:ascii="Times New Roman" w:hAnsi="Times New Roman" w:cs="Times New Roman"/>
            <w:sz w:val="22"/>
            <w:szCs w:val="24"/>
          </w:rPr>
          <w:t xml:space="preserve"> Its multidimensional diversity across regions makes Indonesia as one of countries that is </w:t>
        </w:r>
        <w:r w:rsidRPr="00EC53B7">
          <w:rPr>
            <w:rFonts w:ascii="Times New Roman" w:hAnsi="Times New Roman" w:cs="Times New Roman"/>
            <w:sz w:val="22"/>
            <w:szCs w:val="24"/>
          </w:rPr>
          <w:t>attractive for</w:t>
        </w:r>
        <w:r>
          <w:rPr>
            <w:rFonts w:ascii="Times New Roman" w:hAnsi="Times New Roman" w:cs="Times New Roman"/>
            <w:sz w:val="22"/>
            <w:szCs w:val="24"/>
          </w:rPr>
          <w:t xml:space="preserve"> applying</w:t>
        </w:r>
        <w:r w:rsidRPr="00EC53B7">
          <w:rPr>
            <w:rFonts w:ascii="Times New Roman" w:hAnsi="Times New Roman" w:cs="Times New Roman"/>
            <w:sz w:val="22"/>
            <w:szCs w:val="24"/>
          </w:rPr>
          <w:t xml:space="preserve"> spatial analysis</w:t>
        </w:r>
        <w:r>
          <w:rPr>
            <w:rFonts w:ascii="Times New Roman" w:hAnsi="Times New Roman" w:cs="Times New Roman"/>
            <w:sz w:val="22"/>
            <w:szCs w:val="24"/>
          </w:rPr>
          <w:t>.</w:t>
        </w:r>
        <w:r w:rsidRPr="00EC53B7">
          <w:rPr>
            <w:rFonts w:ascii="Times New Roman" w:hAnsi="Times New Roman" w:cs="Times New Roman"/>
            <w:sz w:val="22"/>
            <w:szCs w:val="24"/>
          </w:rPr>
          <w:t xml:space="preserve"> </w:t>
        </w:r>
        <w:r>
          <w:rPr>
            <w:rFonts w:ascii="Times New Roman" w:hAnsi="Times New Roman" w:cs="Times New Roman"/>
            <w:sz w:val="22"/>
            <w:szCs w:val="24"/>
          </w:rPr>
          <w:t xml:space="preserve">In economic field, </w:t>
        </w:r>
      </w:ins>
      <w:ins w:id="386" w:author="Harry" w:date="2020-11-22T11:57:00Z">
        <w:r w:rsidR="0074038D">
          <w:rPr>
            <w:rFonts w:ascii="Times New Roman" w:hAnsi="Times New Roman" w:cs="Times New Roman"/>
            <w:sz w:val="22"/>
            <w:szCs w:val="24"/>
          </w:rPr>
          <w:t>analysis</w:t>
        </w:r>
      </w:ins>
      <w:ins w:id="387" w:author="Harry" w:date="2020-11-22T00:22:00Z">
        <w:r>
          <w:rPr>
            <w:rFonts w:ascii="Times New Roman" w:hAnsi="Times New Roman" w:cs="Times New Roman"/>
            <w:sz w:val="22"/>
            <w:szCs w:val="24"/>
          </w:rPr>
          <w:t xml:space="preserve"> using spatial analysis </w:t>
        </w:r>
      </w:ins>
      <w:ins w:id="388" w:author="Harry" w:date="2020-11-22T11:57:00Z">
        <w:r w:rsidR="0074038D">
          <w:rPr>
            <w:rFonts w:ascii="Times New Roman" w:hAnsi="Times New Roman" w:cs="Times New Roman"/>
            <w:sz w:val="22"/>
            <w:szCs w:val="24"/>
          </w:rPr>
          <w:t>is</w:t>
        </w:r>
      </w:ins>
      <w:ins w:id="389" w:author="Harry" w:date="2020-11-22T00:22:00Z">
        <w:r>
          <w:rPr>
            <w:rFonts w:ascii="Times New Roman" w:hAnsi="Times New Roman" w:cs="Times New Roman"/>
            <w:sz w:val="22"/>
            <w:szCs w:val="24"/>
          </w:rPr>
          <w:t xml:space="preserve"> of particular relevant for Indonesia given its heterogeneity in regional</w:t>
        </w:r>
        <w:r w:rsidRPr="00EC53B7">
          <w:rPr>
            <w:rFonts w:ascii="Times New Roman" w:hAnsi="Times New Roman" w:cs="Times New Roman"/>
            <w:sz w:val="22"/>
            <w:szCs w:val="24"/>
          </w:rPr>
          <w:t xml:space="preserve"> economic structure and </w:t>
        </w:r>
        <w:r>
          <w:rPr>
            <w:rFonts w:ascii="Times New Roman" w:hAnsi="Times New Roman" w:cs="Times New Roman"/>
            <w:sz w:val="22"/>
            <w:szCs w:val="24"/>
          </w:rPr>
          <w:t>regional data availability (</w:t>
        </w:r>
        <w:r w:rsidRPr="00E01CAA">
          <w:rPr>
            <w:rFonts w:ascii="Times New Roman" w:hAnsi="Times New Roman" w:cs="Times New Roman"/>
            <w:sz w:val="22"/>
            <w:szCs w:val="24"/>
          </w:rPr>
          <w:t>Islam and Khan</w:t>
        </w:r>
        <w:r>
          <w:rPr>
            <w:rFonts w:ascii="Times New Roman" w:hAnsi="Times New Roman" w:cs="Times New Roman"/>
            <w:sz w:val="22"/>
            <w:szCs w:val="24"/>
          </w:rPr>
          <w:t xml:space="preserve">, </w:t>
        </w:r>
        <w:r w:rsidRPr="00E01CAA">
          <w:rPr>
            <w:rFonts w:ascii="Times New Roman" w:hAnsi="Times New Roman" w:cs="Times New Roman"/>
            <w:sz w:val="22"/>
            <w:szCs w:val="24"/>
          </w:rPr>
          <w:t>1986</w:t>
        </w:r>
        <w:r>
          <w:rPr>
            <w:rFonts w:ascii="Times New Roman" w:hAnsi="Times New Roman" w:cs="Times New Roman"/>
            <w:sz w:val="22"/>
            <w:szCs w:val="24"/>
          </w:rPr>
          <w:t>)</w:t>
        </w:r>
        <w:r w:rsidRPr="00EC53B7">
          <w:rPr>
            <w:rFonts w:ascii="Times New Roman" w:hAnsi="Times New Roman" w:cs="Times New Roman"/>
            <w:sz w:val="22"/>
            <w:szCs w:val="24"/>
          </w:rPr>
          <w:t>.</w:t>
        </w:r>
        <w:r>
          <w:rPr>
            <w:rFonts w:ascii="Times New Roman" w:hAnsi="Times New Roman" w:cs="Times New Roman"/>
            <w:sz w:val="22"/>
            <w:szCs w:val="24"/>
          </w:rPr>
          <w:t xml:space="preserve"> </w:t>
        </w:r>
      </w:ins>
      <w:ins w:id="390" w:author="Harry" w:date="2020-11-22T12:03:00Z">
        <w:r w:rsidR="00944A93">
          <w:rPr>
            <w:rFonts w:ascii="Times New Roman" w:hAnsi="Times New Roman" w:cs="Times New Roman"/>
            <w:sz w:val="22"/>
            <w:szCs w:val="24"/>
          </w:rPr>
          <w:t>T</w:t>
        </w:r>
      </w:ins>
      <w:ins w:id="391" w:author="Harry" w:date="2020-11-22T11:59:00Z">
        <w:r w:rsidR="004166EE">
          <w:rPr>
            <w:rFonts w:ascii="Times New Roman" w:hAnsi="Times New Roman" w:cs="Times New Roman"/>
            <w:sz w:val="22"/>
            <w:szCs w:val="24"/>
          </w:rPr>
          <w:t>his section</w:t>
        </w:r>
      </w:ins>
      <w:ins w:id="392" w:author="Harry" w:date="2020-11-22T12:01:00Z">
        <w:r w:rsidR="00271BE0">
          <w:rPr>
            <w:rFonts w:ascii="Times New Roman" w:hAnsi="Times New Roman" w:cs="Times New Roman"/>
            <w:sz w:val="22"/>
            <w:szCs w:val="24"/>
          </w:rPr>
          <w:t xml:space="preserve"> exposes</w:t>
        </w:r>
      </w:ins>
      <w:ins w:id="393" w:author="Harry" w:date="2020-11-22T12:00:00Z">
        <w:r w:rsidR="004166EE">
          <w:rPr>
            <w:rFonts w:ascii="Times New Roman" w:hAnsi="Times New Roman" w:cs="Times New Roman"/>
            <w:sz w:val="22"/>
            <w:szCs w:val="24"/>
          </w:rPr>
          <w:t xml:space="preserve"> previous literature</w:t>
        </w:r>
      </w:ins>
      <w:ins w:id="394" w:author="Harry" w:date="2020-11-22T12:01:00Z">
        <w:r w:rsidR="00271BE0">
          <w:rPr>
            <w:rFonts w:ascii="Times New Roman" w:hAnsi="Times New Roman" w:cs="Times New Roman"/>
            <w:sz w:val="22"/>
            <w:szCs w:val="24"/>
          </w:rPr>
          <w:t xml:space="preserve"> that emphasize </w:t>
        </w:r>
      </w:ins>
      <w:ins w:id="395" w:author="Harry" w:date="2020-11-22T12:02:00Z">
        <w:r w:rsidR="00271BE0">
          <w:rPr>
            <w:rFonts w:ascii="Times New Roman" w:hAnsi="Times New Roman" w:cs="Times New Roman"/>
            <w:sz w:val="22"/>
            <w:szCs w:val="24"/>
          </w:rPr>
          <w:t>the role of spatial spillover effect</w:t>
        </w:r>
      </w:ins>
      <w:ins w:id="396" w:author="Harry" w:date="2020-11-22T12:03:00Z">
        <w:r w:rsidR="00BA6823">
          <w:rPr>
            <w:rFonts w:ascii="Times New Roman" w:hAnsi="Times New Roman" w:cs="Times New Roman"/>
            <w:sz w:val="22"/>
            <w:szCs w:val="24"/>
          </w:rPr>
          <w:t xml:space="preserve"> and</w:t>
        </w:r>
        <w:r w:rsidR="00BA6823" w:rsidRPr="00BA6823">
          <w:rPr>
            <w:rFonts w:ascii="Times New Roman" w:hAnsi="Times New Roman" w:cs="Times New Roman"/>
            <w:sz w:val="22"/>
            <w:szCs w:val="24"/>
          </w:rPr>
          <w:t xml:space="preserve"> </w:t>
        </w:r>
        <w:r w:rsidR="00BA6823">
          <w:rPr>
            <w:rFonts w:ascii="Times New Roman" w:hAnsi="Times New Roman" w:cs="Times New Roman"/>
            <w:sz w:val="22"/>
            <w:szCs w:val="24"/>
          </w:rPr>
          <w:t>regional heterogeneity</w:t>
        </w:r>
      </w:ins>
      <w:ins w:id="397" w:author="Harry" w:date="2020-11-22T12:02:00Z">
        <w:r w:rsidR="00271BE0">
          <w:rPr>
            <w:rFonts w:ascii="Times New Roman" w:hAnsi="Times New Roman" w:cs="Times New Roman"/>
            <w:sz w:val="22"/>
            <w:szCs w:val="24"/>
          </w:rPr>
          <w:t xml:space="preserve"> in </w:t>
        </w:r>
      </w:ins>
      <w:ins w:id="398" w:author="Harry" w:date="2020-11-22T12:05:00Z">
        <w:r w:rsidR="0036154F">
          <w:rPr>
            <w:rFonts w:ascii="Times New Roman" w:hAnsi="Times New Roman" w:cs="Times New Roman"/>
            <w:sz w:val="22"/>
            <w:szCs w:val="24"/>
          </w:rPr>
          <w:t xml:space="preserve">Indonesia’s </w:t>
        </w:r>
      </w:ins>
      <w:ins w:id="399" w:author="Harry" w:date="2020-11-22T12:02:00Z">
        <w:r w:rsidR="00271BE0">
          <w:rPr>
            <w:rFonts w:ascii="Times New Roman" w:hAnsi="Times New Roman" w:cs="Times New Roman"/>
            <w:sz w:val="22"/>
            <w:szCs w:val="24"/>
          </w:rPr>
          <w:t>regional growth dynamics.</w:t>
        </w:r>
      </w:ins>
    </w:p>
    <w:p w14:paraId="6E2175E7" w14:textId="4F7EC2DF" w:rsidR="008378CB" w:rsidRDefault="00E93E88" w:rsidP="008378CB">
      <w:pPr>
        <w:ind w:firstLine="567"/>
        <w:rPr>
          <w:ins w:id="400" w:author="Harry" w:date="2020-11-22T11:56:00Z"/>
          <w:rFonts w:ascii="Times New Roman" w:hAnsi="Times New Roman" w:cs="Times New Roman"/>
          <w:sz w:val="22"/>
          <w:szCs w:val="24"/>
        </w:rPr>
      </w:pPr>
      <w:ins w:id="401" w:author="Harry" w:date="2020-11-22T12:04:00Z">
        <w:r>
          <w:rPr>
            <w:rFonts w:ascii="Times New Roman" w:hAnsi="Times New Roman" w:cs="Times New Roman"/>
            <w:sz w:val="22"/>
            <w:szCs w:val="24"/>
          </w:rPr>
          <w:t>A</w:t>
        </w:r>
      </w:ins>
      <w:ins w:id="402" w:author="Harry" w:date="2020-11-22T00:22:00Z">
        <w:r w:rsidR="008378CB">
          <w:rPr>
            <w:rFonts w:ascii="Times New Roman" w:hAnsi="Times New Roman" w:cs="Times New Roman"/>
            <w:sz w:val="22"/>
            <w:szCs w:val="24"/>
          </w:rPr>
          <w:t xml:space="preserve"> collection of studies has been implemented to estimate the spillover effects of economic performance across regions in Indonesia. By exploiting</w:t>
        </w:r>
        <w:r w:rsidR="008378CB" w:rsidRPr="00246897">
          <w:rPr>
            <w:rFonts w:ascii="Times New Roman" w:hAnsi="Times New Roman" w:cs="Times New Roman"/>
            <w:sz w:val="22"/>
            <w:szCs w:val="24"/>
          </w:rPr>
          <w:t xml:space="preserve"> a </w:t>
        </w:r>
        <w:r w:rsidR="008378CB">
          <w:rPr>
            <w:rFonts w:ascii="Times New Roman" w:hAnsi="Times New Roman" w:cs="Times New Roman"/>
            <w:sz w:val="22"/>
            <w:szCs w:val="24"/>
          </w:rPr>
          <w:t>large</w:t>
        </w:r>
        <w:r w:rsidR="008378CB" w:rsidRPr="00246897">
          <w:rPr>
            <w:rFonts w:ascii="Times New Roman" w:hAnsi="Times New Roman" w:cs="Times New Roman"/>
            <w:sz w:val="22"/>
            <w:szCs w:val="24"/>
          </w:rPr>
          <w:t xml:space="preserve"> </w:t>
        </w:r>
        <w:r w:rsidR="008378CB">
          <w:rPr>
            <w:rFonts w:ascii="Times New Roman" w:hAnsi="Times New Roman" w:cs="Times New Roman"/>
            <w:sz w:val="22"/>
            <w:szCs w:val="24"/>
          </w:rPr>
          <w:t xml:space="preserve">district-level </w:t>
        </w:r>
        <w:r w:rsidR="008378CB" w:rsidRPr="00246897">
          <w:rPr>
            <w:rFonts w:ascii="Times New Roman" w:hAnsi="Times New Roman" w:cs="Times New Roman"/>
            <w:sz w:val="22"/>
            <w:szCs w:val="24"/>
          </w:rPr>
          <w:t xml:space="preserve">dataset </w:t>
        </w:r>
        <w:r w:rsidR="008378CB">
          <w:rPr>
            <w:rFonts w:ascii="Times New Roman" w:hAnsi="Times New Roman" w:cs="Times New Roman"/>
            <w:sz w:val="22"/>
            <w:szCs w:val="24"/>
          </w:rPr>
          <w:t xml:space="preserve">covering </w:t>
        </w:r>
        <w:r w:rsidR="008378CB" w:rsidRPr="00246897">
          <w:rPr>
            <w:rFonts w:ascii="Times New Roman" w:hAnsi="Times New Roman" w:cs="Times New Roman"/>
            <w:sz w:val="22"/>
            <w:szCs w:val="24"/>
          </w:rPr>
          <w:t xml:space="preserve">education, population, cultural, economic, and infrastructure variables, </w:t>
        </w:r>
        <w:r w:rsidR="008378CB" w:rsidRPr="00446880">
          <w:rPr>
            <w:rFonts w:ascii="Times New Roman" w:hAnsi="Times New Roman" w:cs="Times New Roman"/>
            <w:sz w:val="22"/>
            <w:szCs w:val="24"/>
          </w:rPr>
          <w:t xml:space="preserve">McCulloch and </w:t>
        </w:r>
        <w:proofErr w:type="spellStart"/>
        <w:r w:rsidR="008378CB" w:rsidRPr="00446880">
          <w:rPr>
            <w:rFonts w:ascii="Times New Roman" w:hAnsi="Times New Roman" w:cs="Times New Roman"/>
            <w:sz w:val="22"/>
            <w:szCs w:val="24"/>
          </w:rPr>
          <w:t>Sjahrir</w:t>
        </w:r>
        <w:proofErr w:type="spellEnd"/>
        <w:r w:rsidR="008378CB" w:rsidRPr="00446880">
          <w:rPr>
            <w:rFonts w:ascii="Times New Roman" w:hAnsi="Times New Roman" w:cs="Times New Roman"/>
            <w:sz w:val="22"/>
            <w:szCs w:val="24"/>
          </w:rPr>
          <w:t xml:space="preserve"> (2008) </w:t>
        </w:r>
        <w:r w:rsidR="008378CB">
          <w:rPr>
            <w:rFonts w:ascii="Times New Roman" w:hAnsi="Times New Roman" w:cs="Times New Roman"/>
            <w:sz w:val="22"/>
            <w:szCs w:val="24"/>
          </w:rPr>
          <w:t>attempt t</w:t>
        </w:r>
        <w:r w:rsidR="008378CB" w:rsidRPr="00246897">
          <w:rPr>
            <w:rFonts w:ascii="Times New Roman" w:hAnsi="Times New Roman" w:cs="Times New Roman"/>
            <w:sz w:val="22"/>
            <w:szCs w:val="24"/>
          </w:rPr>
          <w:t xml:space="preserve">o explain </w:t>
        </w:r>
        <w:r w:rsidR="008378CB">
          <w:rPr>
            <w:rFonts w:ascii="Times New Roman" w:hAnsi="Times New Roman" w:cs="Times New Roman"/>
            <w:sz w:val="22"/>
            <w:szCs w:val="24"/>
          </w:rPr>
          <w:t xml:space="preserve">the spatial factor that affect </w:t>
        </w:r>
        <w:r w:rsidR="008378CB" w:rsidRPr="00246897">
          <w:rPr>
            <w:rFonts w:ascii="Times New Roman" w:hAnsi="Times New Roman" w:cs="Times New Roman"/>
            <w:sz w:val="22"/>
            <w:szCs w:val="24"/>
          </w:rPr>
          <w:t>growth</w:t>
        </w:r>
        <w:r w:rsidR="008378CB">
          <w:rPr>
            <w:rFonts w:ascii="Times New Roman" w:hAnsi="Times New Roman" w:cs="Times New Roman"/>
            <w:sz w:val="22"/>
            <w:szCs w:val="24"/>
          </w:rPr>
          <w:t xml:space="preserve"> when controlling for other variables. Their findings suggest that spatial spillover matters in regional growth dynamics, that is, d</w:t>
        </w:r>
        <w:r w:rsidR="008378CB" w:rsidRPr="00446880">
          <w:rPr>
            <w:rFonts w:ascii="Times New Roman" w:hAnsi="Times New Roman" w:cs="Times New Roman"/>
            <w:sz w:val="22"/>
            <w:szCs w:val="24"/>
          </w:rPr>
          <w:t xml:space="preserve">istricts </w:t>
        </w:r>
        <w:r w:rsidR="008378CB">
          <w:rPr>
            <w:rFonts w:ascii="Times New Roman" w:hAnsi="Times New Roman" w:cs="Times New Roman"/>
            <w:sz w:val="22"/>
            <w:szCs w:val="24"/>
          </w:rPr>
          <w:t xml:space="preserve">surrounded by the fast-growing neighbors </w:t>
        </w:r>
        <w:r w:rsidR="008378CB" w:rsidRPr="00446880">
          <w:rPr>
            <w:rFonts w:ascii="Times New Roman" w:hAnsi="Times New Roman" w:cs="Times New Roman"/>
            <w:sz w:val="22"/>
            <w:szCs w:val="24"/>
          </w:rPr>
          <w:t>tend to grow faster</w:t>
        </w:r>
        <w:r w:rsidR="008378CB">
          <w:rPr>
            <w:rFonts w:ascii="Times New Roman" w:hAnsi="Times New Roman" w:cs="Times New Roman"/>
            <w:sz w:val="22"/>
            <w:szCs w:val="24"/>
          </w:rPr>
          <w:t xml:space="preserve">. Another study </w:t>
        </w:r>
      </w:ins>
      <w:ins w:id="403" w:author="Harry" w:date="2020-11-22T15:22:00Z">
        <w:r w:rsidR="0055631D">
          <w:rPr>
            <w:rFonts w:ascii="Times New Roman" w:hAnsi="Times New Roman" w:cs="Times New Roman"/>
            <w:sz w:val="22"/>
            <w:szCs w:val="24"/>
          </w:rPr>
          <w:t xml:space="preserve">is </w:t>
        </w:r>
      </w:ins>
      <w:ins w:id="404" w:author="Harry" w:date="2020-11-22T15:23:00Z">
        <w:r w:rsidR="0055631D">
          <w:rPr>
            <w:rFonts w:ascii="Times New Roman" w:hAnsi="Times New Roman" w:cs="Times New Roman"/>
            <w:sz w:val="22"/>
            <w:szCs w:val="24"/>
          </w:rPr>
          <w:t>conducted</w:t>
        </w:r>
      </w:ins>
      <w:ins w:id="405" w:author="Harry" w:date="2020-11-22T00:22:00Z">
        <w:r w:rsidR="008378CB">
          <w:rPr>
            <w:rFonts w:ascii="Times New Roman" w:hAnsi="Times New Roman" w:cs="Times New Roman"/>
            <w:sz w:val="22"/>
            <w:szCs w:val="24"/>
          </w:rPr>
          <w:t xml:space="preserve"> by </w:t>
        </w:r>
        <w:proofErr w:type="spellStart"/>
        <w:r w:rsidR="008378CB">
          <w:rPr>
            <w:rFonts w:ascii="Times New Roman" w:hAnsi="Times New Roman" w:cs="Times New Roman"/>
            <w:sz w:val="22"/>
            <w:szCs w:val="24"/>
          </w:rPr>
          <w:t>Suphannachart</w:t>
        </w:r>
        <w:proofErr w:type="spellEnd"/>
        <w:r w:rsidR="008378CB">
          <w:rPr>
            <w:rFonts w:ascii="Times New Roman" w:hAnsi="Times New Roman" w:cs="Times New Roman"/>
            <w:sz w:val="22"/>
            <w:szCs w:val="24"/>
          </w:rPr>
          <w:t xml:space="preserve"> and </w:t>
        </w:r>
        <w:proofErr w:type="spellStart"/>
        <w:r w:rsidR="008378CB">
          <w:rPr>
            <w:rFonts w:ascii="Times New Roman" w:hAnsi="Times New Roman" w:cs="Times New Roman"/>
            <w:sz w:val="22"/>
            <w:szCs w:val="24"/>
          </w:rPr>
          <w:t>Resosudarmo</w:t>
        </w:r>
        <w:proofErr w:type="spellEnd"/>
        <w:r w:rsidR="008378CB">
          <w:rPr>
            <w:rFonts w:ascii="Times New Roman" w:hAnsi="Times New Roman" w:cs="Times New Roman"/>
            <w:sz w:val="22"/>
            <w:szCs w:val="24"/>
          </w:rPr>
          <w:t xml:space="preserve"> (2009) to analyze the spatial spillover in poverty incidence in Sumatra. Their estimation results </w:t>
        </w:r>
      </w:ins>
      <w:ins w:id="406" w:author="Harry" w:date="2020-11-22T15:23:00Z">
        <w:r w:rsidR="00460930">
          <w:rPr>
            <w:rFonts w:ascii="Times New Roman" w:hAnsi="Times New Roman" w:cs="Times New Roman"/>
            <w:sz w:val="22"/>
            <w:szCs w:val="24"/>
          </w:rPr>
          <w:t>present</w:t>
        </w:r>
      </w:ins>
      <w:ins w:id="407" w:author="Harry" w:date="2020-11-22T00:22:00Z">
        <w:r w:rsidR="008378CB">
          <w:rPr>
            <w:rFonts w:ascii="Times New Roman" w:hAnsi="Times New Roman" w:cs="Times New Roman"/>
            <w:sz w:val="22"/>
            <w:szCs w:val="24"/>
          </w:rPr>
          <w:t xml:space="preserve"> two appealing outcomes; </w:t>
        </w:r>
        <w:r w:rsidR="008378CB" w:rsidRPr="00B7086D">
          <w:rPr>
            <w:rFonts w:ascii="Times New Roman" w:hAnsi="Times New Roman" w:cs="Times New Roman"/>
            <w:i/>
            <w:iCs/>
            <w:sz w:val="22"/>
            <w:szCs w:val="24"/>
          </w:rPr>
          <w:t>first</w:t>
        </w:r>
        <w:r w:rsidR="008378CB" w:rsidRPr="00B7086D">
          <w:rPr>
            <w:rFonts w:ascii="Times New Roman" w:hAnsi="Times New Roman" w:cs="Times New Roman"/>
            <w:i/>
            <w:iCs/>
            <w:sz w:val="22"/>
            <w:szCs w:val="24"/>
            <w:rPrChange w:id="408" w:author="Harry" w:date="2020-11-28T17:14:00Z">
              <w:rPr>
                <w:rFonts w:ascii="Times New Roman" w:hAnsi="Times New Roman" w:cs="Times New Roman"/>
                <w:sz w:val="22"/>
                <w:szCs w:val="24"/>
              </w:rPr>
            </w:rPrChange>
          </w:rPr>
          <w:t>,</w:t>
        </w:r>
        <w:r w:rsidR="008378CB">
          <w:rPr>
            <w:rFonts w:ascii="Times New Roman" w:hAnsi="Times New Roman" w:cs="Times New Roman"/>
            <w:sz w:val="22"/>
            <w:szCs w:val="24"/>
          </w:rPr>
          <w:t xml:space="preserve"> the</w:t>
        </w:r>
        <w:r w:rsidR="008378CB" w:rsidRPr="007D2F10">
          <w:rPr>
            <w:rFonts w:ascii="Times New Roman" w:hAnsi="Times New Roman" w:cs="Times New Roman"/>
            <w:sz w:val="22"/>
            <w:szCs w:val="24"/>
          </w:rPr>
          <w:t xml:space="preserve"> poverty incidence in Sumatra</w:t>
        </w:r>
        <w:r w:rsidR="008378CB">
          <w:rPr>
            <w:rFonts w:ascii="Times New Roman" w:hAnsi="Times New Roman" w:cs="Times New Roman"/>
            <w:sz w:val="22"/>
            <w:szCs w:val="24"/>
          </w:rPr>
          <w:t xml:space="preserve"> is spatially dependent, and </w:t>
        </w:r>
        <w:r w:rsidR="008378CB" w:rsidRPr="00EC53B7">
          <w:rPr>
            <w:rFonts w:ascii="Times New Roman" w:hAnsi="Times New Roman" w:cs="Times New Roman"/>
            <w:i/>
            <w:iCs/>
            <w:sz w:val="22"/>
            <w:szCs w:val="24"/>
          </w:rPr>
          <w:t>second</w:t>
        </w:r>
        <w:r w:rsidR="008378CB">
          <w:rPr>
            <w:rFonts w:ascii="Times New Roman" w:hAnsi="Times New Roman" w:cs="Times New Roman"/>
            <w:sz w:val="22"/>
            <w:szCs w:val="24"/>
          </w:rPr>
          <w:t>, the spatial spillover from neighboring regions is prevalent, that is, the poverty in a district is influenced by the</w:t>
        </w:r>
        <w:r w:rsidR="008378CB" w:rsidRPr="006B3DC7">
          <w:rPr>
            <w:rFonts w:ascii="Times New Roman" w:hAnsi="Times New Roman" w:cs="Times New Roman"/>
            <w:sz w:val="22"/>
            <w:szCs w:val="24"/>
          </w:rPr>
          <w:t xml:space="preserve"> poverty incidence in</w:t>
        </w:r>
        <w:r w:rsidR="008378CB">
          <w:rPr>
            <w:rFonts w:ascii="Times New Roman" w:hAnsi="Times New Roman" w:cs="Times New Roman"/>
            <w:sz w:val="22"/>
            <w:szCs w:val="24"/>
          </w:rPr>
          <w:t xml:space="preserve"> the</w:t>
        </w:r>
        <w:r w:rsidR="008378CB" w:rsidRPr="006B3DC7">
          <w:rPr>
            <w:rFonts w:ascii="Times New Roman" w:hAnsi="Times New Roman" w:cs="Times New Roman"/>
            <w:sz w:val="22"/>
            <w:szCs w:val="24"/>
          </w:rPr>
          <w:t xml:space="preserve"> neighboring districts.</w:t>
        </w:r>
        <w:r w:rsidR="008378CB">
          <w:rPr>
            <w:rFonts w:ascii="Times New Roman" w:hAnsi="Times New Roman" w:cs="Times New Roman"/>
            <w:sz w:val="22"/>
            <w:szCs w:val="24"/>
          </w:rPr>
          <w:t xml:space="preserve"> The study of Day and Lewis (2013) also shows the evidence of spatial spillover effects across Indonesian districts. Instead of focusing merely on growth </w:t>
        </w:r>
        <w:r w:rsidR="008378CB">
          <w:rPr>
            <w:rFonts w:ascii="Times New Roman" w:hAnsi="Times New Roman" w:cs="Times New Roman"/>
            <w:sz w:val="22"/>
            <w:szCs w:val="24"/>
          </w:rPr>
          <w:lastRenderedPageBreak/>
          <w:t>spillover, the</w:t>
        </w:r>
      </w:ins>
      <w:ins w:id="409" w:author="Harry" w:date="2020-11-22T15:24:00Z">
        <w:r w:rsidR="004F76ED">
          <w:rPr>
            <w:rFonts w:ascii="Times New Roman" w:hAnsi="Times New Roman" w:cs="Times New Roman"/>
            <w:sz w:val="22"/>
            <w:szCs w:val="24"/>
          </w:rPr>
          <w:t>y</w:t>
        </w:r>
      </w:ins>
      <w:ins w:id="410" w:author="Harry" w:date="2020-11-22T00:22:00Z">
        <w:r w:rsidR="008378CB">
          <w:rPr>
            <w:rFonts w:ascii="Times New Roman" w:hAnsi="Times New Roman" w:cs="Times New Roman"/>
            <w:sz w:val="22"/>
            <w:szCs w:val="24"/>
          </w:rPr>
          <w:t xml:space="preserve"> analyze spatial spillovers of several different factors that contribute to economic development. Their</w:t>
        </w:r>
        <w:r w:rsidR="008378CB" w:rsidRPr="00B34C56">
          <w:rPr>
            <w:rFonts w:ascii="Times New Roman" w:hAnsi="Times New Roman" w:cs="Times New Roman"/>
            <w:sz w:val="22"/>
            <w:szCs w:val="24"/>
          </w:rPr>
          <w:t xml:space="preserve"> findings suggest that</w:t>
        </w:r>
        <w:r w:rsidR="008378CB">
          <w:rPr>
            <w:rFonts w:ascii="Times New Roman" w:hAnsi="Times New Roman" w:cs="Times New Roman"/>
            <w:sz w:val="22"/>
            <w:szCs w:val="24"/>
          </w:rPr>
          <w:t xml:space="preserve">, in addition to income, </w:t>
        </w:r>
        <w:r w:rsidR="008378CB" w:rsidRPr="00B34C56">
          <w:rPr>
            <w:rFonts w:ascii="Times New Roman" w:hAnsi="Times New Roman" w:cs="Times New Roman"/>
            <w:sz w:val="22"/>
            <w:szCs w:val="24"/>
          </w:rPr>
          <w:t>the influence of neighbors also i</w:t>
        </w:r>
        <w:r w:rsidR="008378CB">
          <w:rPr>
            <w:rFonts w:ascii="Times New Roman" w:hAnsi="Times New Roman" w:cs="Times New Roman"/>
            <w:sz w:val="22"/>
            <w:szCs w:val="24"/>
          </w:rPr>
          <w:t>nc</w:t>
        </w:r>
        <w:r w:rsidR="008378CB" w:rsidRPr="00B34C56">
          <w:rPr>
            <w:rFonts w:ascii="Times New Roman" w:hAnsi="Times New Roman" w:cs="Times New Roman"/>
            <w:sz w:val="22"/>
            <w:szCs w:val="24"/>
          </w:rPr>
          <w:t>ludes demographics, human capital and infrastructure component</w:t>
        </w:r>
        <w:r w:rsidR="008378CB">
          <w:rPr>
            <w:rFonts w:ascii="Times New Roman" w:hAnsi="Times New Roman" w:cs="Times New Roman"/>
            <w:sz w:val="22"/>
            <w:szCs w:val="24"/>
          </w:rPr>
          <w:t xml:space="preserve"> of economic development</w:t>
        </w:r>
        <w:r w:rsidR="008378CB" w:rsidRPr="00B34C56">
          <w:rPr>
            <w:rFonts w:ascii="Times New Roman" w:hAnsi="Times New Roman" w:cs="Times New Roman"/>
            <w:sz w:val="22"/>
            <w:szCs w:val="24"/>
          </w:rPr>
          <w:t>.</w:t>
        </w:r>
      </w:ins>
    </w:p>
    <w:p w14:paraId="796AD3EE" w14:textId="6936D323" w:rsidR="00166CD5" w:rsidRDefault="006A7649">
      <w:pPr>
        <w:ind w:firstLine="567"/>
        <w:rPr>
          <w:ins w:id="411" w:author="Harry" w:date="2020-11-22T00:22:00Z"/>
          <w:rFonts w:ascii="Times New Roman" w:hAnsi="Times New Roman" w:cs="Times New Roman"/>
          <w:sz w:val="22"/>
          <w:szCs w:val="24"/>
        </w:rPr>
      </w:pPr>
      <w:ins w:id="412" w:author="Harry" w:date="2020-11-22T12:06:00Z">
        <w:r>
          <w:rPr>
            <w:rFonts w:ascii="Times New Roman" w:hAnsi="Times New Roman" w:cs="Times New Roman"/>
            <w:sz w:val="22"/>
            <w:szCs w:val="24"/>
          </w:rPr>
          <w:t xml:space="preserve">Several </w:t>
        </w:r>
      </w:ins>
      <w:ins w:id="413" w:author="Harry" w:date="2020-11-22T12:09:00Z">
        <w:r>
          <w:rPr>
            <w:rFonts w:ascii="Times New Roman" w:hAnsi="Times New Roman" w:cs="Times New Roman"/>
            <w:sz w:val="22"/>
            <w:szCs w:val="24"/>
          </w:rPr>
          <w:t>authors have also</w:t>
        </w:r>
      </w:ins>
      <w:ins w:id="414" w:author="Harry" w:date="2020-11-22T12:10:00Z">
        <w:r>
          <w:rPr>
            <w:rFonts w:ascii="Times New Roman" w:hAnsi="Times New Roman" w:cs="Times New Roman"/>
            <w:sz w:val="22"/>
            <w:szCs w:val="24"/>
          </w:rPr>
          <w:t xml:space="preserve"> analyzed the impacts of economic shocks on</w:t>
        </w:r>
      </w:ins>
      <w:ins w:id="415" w:author="Harry" w:date="2020-11-22T12:12:00Z">
        <w:r w:rsidR="00AB529E">
          <w:rPr>
            <w:rFonts w:ascii="Times New Roman" w:hAnsi="Times New Roman" w:cs="Times New Roman"/>
            <w:sz w:val="22"/>
            <w:szCs w:val="24"/>
          </w:rPr>
          <w:t xml:space="preserve"> </w:t>
        </w:r>
      </w:ins>
      <w:ins w:id="416" w:author="Harry" w:date="2020-11-22T12:10:00Z">
        <w:r>
          <w:rPr>
            <w:rFonts w:ascii="Times New Roman" w:hAnsi="Times New Roman" w:cs="Times New Roman"/>
            <w:sz w:val="22"/>
            <w:szCs w:val="24"/>
          </w:rPr>
          <w:t xml:space="preserve">regional economy </w:t>
        </w:r>
      </w:ins>
      <w:ins w:id="417" w:author="Harry" w:date="2020-11-22T12:12:00Z">
        <w:r w:rsidR="00AB529E">
          <w:rPr>
            <w:rFonts w:ascii="Times New Roman" w:hAnsi="Times New Roman" w:cs="Times New Roman"/>
            <w:sz w:val="22"/>
            <w:szCs w:val="24"/>
          </w:rPr>
          <w:t xml:space="preserve">in Indonesia </w:t>
        </w:r>
      </w:ins>
      <w:ins w:id="418" w:author="Harry" w:date="2020-11-22T12:10:00Z">
        <w:r>
          <w:rPr>
            <w:rFonts w:ascii="Times New Roman" w:hAnsi="Times New Roman" w:cs="Times New Roman"/>
            <w:sz w:val="22"/>
            <w:szCs w:val="24"/>
          </w:rPr>
          <w:t>by</w:t>
        </w:r>
      </w:ins>
      <w:ins w:id="419" w:author="Harry" w:date="2020-11-22T12:06:00Z">
        <w:r>
          <w:rPr>
            <w:rFonts w:ascii="Times New Roman" w:hAnsi="Times New Roman" w:cs="Times New Roman"/>
            <w:sz w:val="22"/>
            <w:szCs w:val="24"/>
          </w:rPr>
          <w:t xml:space="preserve"> highlight</w:t>
        </w:r>
      </w:ins>
      <w:ins w:id="420" w:author="Harry" w:date="2020-11-22T12:10:00Z">
        <w:r>
          <w:rPr>
            <w:rFonts w:ascii="Times New Roman" w:hAnsi="Times New Roman" w:cs="Times New Roman"/>
            <w:sz w:val="22"/>
            <w:szCs w:val="24"/>
          </w:rPr>
          <w:t>ing</w:t>
        </w:r>
      </w:ins>
      <w:ins w:id="421" w:author="Harry" w:date="2020-11-22T12:06:00Z">
        <w:r>
          <w:rPr>
            <w:rFonts w:ascii="Times New Roman" w:hAnsi="Times New Roman" w:cs="Times New Roman"/>
            <w:sz w:val="22"/>
            <w:szCs w:val="24"/>
          </w:rPr>
          <w:t xml:space="preserve"> the role of regional heterogeneity</w:t>
        </w:r>
      </w:ins>
      <w:ins w:id="422" w:author="Harry" w:date="2020-11-22T12:10:00Z">
        <w:r>
          <w:rPr>
            <w:rFonts w:ascii="Times New Roman" w:hAnsi="Times New Roman" w:cs="Times New Roman"/>
            <w:sz w:val="22"/>
            <w:szCs w:val="24"/>
          </w:rPr>
          <w:t xml:space="preserve">. </w:t>
        </w:r>
        <w:proofErr w:type="spellStart"/>
        <w:r w:rsidR="00AB529E">
          <w:rPr>
            <w:rFonts w:ascii="Times New Roman" w:hAnsi="Times New Roman" w:cs="Times New Roman"/>
            <w:sz w:val="22"/>
            <w:szCs w:val="24"/>
          </w:rPr>
          <w:t>Ridh</w:t>
        </w:r>
      </w:ins>
      <w:ins w:id="423" w:author="Harry" w:date="2020-11-22T12:11:00Z">
        <w:r w:rsidR="00AB529E">
          <w:rPr>
            <w:rFonts w:ascii="Times New Roman" w:hAnsi="Times New Roman" w:cs="Times New Roman"/>
            <w:sz w:val="22"/>
            <w:szCs w:val="24"/>
          </w:rPr>
          <w:t>wan</w:t>
        </w:r>
        <w:proofErr w:type="spellEnd"/>
        <w:r w:rsidR="00AB529E">
          <w:rPr>
            <w:rFonts w:ascii="Times New Roman" w:hAnsi="Times New Roman" w:cs="Times New Roman"/>
            <w:sz w:val="22"/>
            <w:szCs w:val="24"/>
          </w:rPr>
          <w:t xml:space="preserve"> and </w:t>
        </w:r>
        <w:proofErr w:type="spellStart"/>
        <w:r w:rsidR="00AB529E">
          <w:rPr>
            <w:rFonts w:ascii="Times New Roman" w:hAnsi="Times New Roman" w:cs="Times New Roman"/>
            <w:sz w:val="22"/>
            <w:szCs w:val="24"/>
          </w:rPr>
          <w:t>Bary</w:t>
        </w:r>
        <w:proofErr w:type="spellEnd"/>
        <w:r w:rsidR="00AB529E">
          <w:rPr>
            <w:rFonts w:ascii="Times New Roman" w:hAnsi="Times New Roman" w:cs="Times New Roman"/>
            <w:sz w:val="22"/>
            <w:szCs w:val="24"/>
          </w:rPr>
          <w:t xml:space="preserve"> (2018) </w:t>
        </w:r>
        <w:r w:rsidR="00AB529E" w:rsidRPr="00AB529E">
          <w:rPr>
            <w:rFonts w:ascii="Times New Roman" w:hAnsi="Times New Roman" w:cs="Times New Roman"/>
            <w:sz w:val="22"/>
            <w:szCs w:val="24"/>
          </w:rPr>
          <w:t>develop structural macroeconomic models for 32 provinces</w:t>
        </w:r>
      </w:ins>
      <w:ins w:id="424" w:author="Harry" w:date="2020-11-22T12:13:00Z">
        <w:r w:rsidR="00AB529E">
          <w:rPr>
            <w:rFonts w:ascii="Times New Roman" w:hAnsi="Times New Roman" w:cs="Times New Roman"/>
            <w:sz w:val="22"/>
            <w:szCs w:val="24"/>
          </w:rPr>
          <w:t xml:space="preserve"> to estimate the </w:t>
        </w:r>
      </w:ins>
      <w:ins w:id="425" w:author="Harry" w:date="2020-11-22T12:14:00Z">
        <w:r w:rsidR="00AB529E">
          <w:rPr>
            <w:rFonts w:ascii="Times New Roman" w:hAnsi="Times New Roman" w:cs="Times New Roman"/>
            <w:sz w:val="22"/>
            <w:szCs w:val="24"/>
          </w:rPr>
          <w:t xml:space="preserve">regional impacts of </w:t>
        </w:r>
        <w:r w:rsidR="00AB529E" w:rsidRPr="00AB529E">
          <w:rPr>
            <w:rFonts w:ascii="Times New Roman" w:hAnsi="Times New Roman" w:cs="Times New Roman"/>
            <w:sz w:val="22"/>
            <w:szCs w:val="24"/>
          </w:rPr>
          <w:t>four types of</w:t>
        </w:r>
      </w:ins>
      <w:ins w:id="426" w:author="Harry" w:date="2020-11-22T12:17:00Z">
        <w:r w:rsidR="00A07F73">
          <w:rPr>
            <w:rFonts w:ascii="Times New Roman" w:hAnsi="Times New Roman" w:cs="Times New Roman"/>
            <w:sz w:val="22"/>
            <w:szCs w:val="24"/>
          </w:rPr>
          <w:t xml:space="preserve"> </w:t>
        </w:r>
      </w:ins>
      <w:ins w:id="427" w:author="Harry" w:date="2020-11-22T12:14:00Z">
        <w:r w:rsidR="00AB529E" w:rsidRPr="00AB529E">
          <w:rPr>
            <w:rFonts w:ascii="Times New Roman" w:hAnsi="Times New Roman" w:cs="Times New Roman"/>
            <w:sz w:val="22"/>
            <w:szCs w:val="24"/>
          </w:rPr>
          <w:t>shocks</w:t>
        </w:r>
      </w:ins>
      <w:ins w:id="428" w:author="Harry" w:date="2020-11-22T12:16:00Z">
        <w:r w:rsidR="00AB529E">
          <w:rPr>
            <w:rFonts w:ascii="Times New Roman" w:hAnsi="Times New Roman" w:cs="Times New Roman"/>
            <w:sz w:val="22"/>
            <w:szCs w:val="24"/>
          </w:rPr>
          <w:t xml:space="preserve">, </w:t>
        </w:r>
        <w:r w:rsidR="000139B5">
          <w:rPr>
            <w:rFonts w:ascii="Times New Roman" w:hAnsi="Times New Roman" w:cs="Times New Roman"/>
            <w:sz w:val="22"/>
            <w:szCs w:val="24"/>
          </w:rPr>
          <w:t>both from domestic and external sources</w:t>
        </w:r>
        <w:r w:rsidR="00A07F73">
          <w:rPr>
            <w:rFonts w:ascii="Times New Roman" w:hAnsi="Times New Roman" w:cs="Times New Roman"/>
            <w:sz w:val="22"/>
            <w:szCs w:val="24"/>
          </w:rPr>
          <w:t>:</w:t>
        </w:r>
      </w:ins>
      <w:ins w:id="429" w:author="Harry" w:date="2020-11-22T12:14:00Z">
        <w:r w:rsidR="00AB529E">
          <w:rPr>
            <w:rFonts w:ascii="Times New Roman" w:hAnsi="Times New Roman" w:cs="Times New Roman"/>
            <w:sz w:val="22"/>
            <w:szCs w:val="24"/>
          </w:rPr>
          <w:t xml:space="preserve"> c</w:t>
        </w:r>
        <w:r w:rsidR="00AB529E" w:rsidRPr="00AB529E">
          <w:rPr>
            <w:rFonts w:ascii="Times New Roman" w:hAnsi="Times New Roman" w:cs="Times New Roman"/>
            <w:sz w:val="22"/>
            <w:szCs w:val="24"/>
          </w:rPr>
          <w:t>redit volumes</w:t>
        </w:r>
        <w:r w:rsidR="00AB529E">
          <w:rPr>
            <w:rFonts w:ascii="Times New Roman" w:hAnsi="Times New Roman" w:cs="Times New Roman"/>
            <w:sz w:val="22"/>
            <w:szCs w:val="24"/>
          </w:rPr>
          <w:t xml:space="preserve">, </w:t>
        </w:r>
        <w:r w:rsidR="00AB529E" w:rsidRPr="00AB529E">
          <w:rPr>
            <w:rFonts w:ascii="Times New Roman" w:hAnsi="Times New Roman" w:cs="Times New Roman"/>
            <w:sz w:val="22"/>
            <w:szCs w:val="24"/>
          </w:rPr>
          <w:t>administered price inflation, world output and exchange rate</w:t>
        </w:r>
      </w:ins>
      <w:ins w:id="430" w:author="Harry" w:date="2020-11-22T12:15:00Z">
        <w:r w:rsidR="00AB529E">
          <w:rPr>
            <w:rFonts w:ascii="Times New Roman" w:hAnsi="Times New Roman" w:cs="Times New Roman"/>
            <w:sz w:val="22"/>
            <w:szCs w:val="24"/>
          </w:rPr>
          <w:t>.</w:t>
        </w:r>
      </w:ins>
      <w:ins w:id="431" w:author="Harry" w:date="2020-11-22T12:17:00Z">
        <w:r w:rsidR="00A07F73">
          <w:rPr>
            <w:rFonts w:ascii="Times New Roman" w:hAnsi="Times New Roman" w:cs="Times New Roman"/>
            <w:sz w:val="22"/>
            <w:szCs w:val="24"/>
          </w:rPr>
          <w:t xml:space="preserve"> Their</w:t>
        </w:r>
        <w:r w:rsidR="00A07F73" w:rsidRPr="00A07F73">
          <w:rPr>
            <w:rFonts w:ascii="Times New Roman" w:hAnsi="Times New Roman" w:cs="Times New Roman"/>
            <w:sz w:val="22"/>
            <w:szCs w:val="24"/>
          </w:rPr>
          <w:t xml:space="preserve"> findings </w:t>
        </w:r>
      </w:ins>
      <w:ins w:id="432" w:author="Harry" w:date="2020-11-22T12:18:00Z">
        <w:r w:rsidR="00A07F73">
          <w:rPr>
            <w:rFonts w:ascii="Times New Roman" w:hAnsi="Times New Roman" w:cs="Times New Roman"/>
            <w:sz w:val="22"/>
            <w:szCs w:val="24"/>
          </w:rPr>
          <w:t xml:space="preserve">show </w:t>
        </w:r>
      </w:ins>
      <w:ins w:id="433" w:author="Harry" w:date="2020-11-22T12:17:00Z">
        <w:r w:rsidR="00A07F73" w:rsidRPr="00A07F73">
          <w:rPr>
            <w:rFonts w:ascii="Times New Roman" w:hAnsi="Times New Roman" w:cs="Times New Roman"/>
            <w:sz w:val="22"/>
            <w:szCs w:val="24"/>
          </w:rPr>
          <w:t>systematic differential responses</w:t>
        </w:r>
      </w:ins>
      <w:ins w:id="434" w:author="Harry" w:date="2020-11-22T12:19:00Z">
        <w:r w:rsidR="00A07F73">
          <w:rPr>
            <w:rFonts w:ascii="Times New Roman" w:hAnsi="Times New Roman" w:cs="Times New Roman"/>
            <w:sz w:val="22"/>
            <w:szCs w:val="24"/>
          </w:rPr>
          <w:t xml:space="preserve"> </w:t>
        </w:r>
      </w:ins>
      <w:ins w:id="435" w:author="Harry" w:date="2020-11-22T12:17:00Z">
        <w:r w:rsidR="00A07F73" w:rsidRPr="00A07F73">
          <w:rPr>
            <w:rFonts w:ascii="Times New Roman" w:hAnsi="Times New Roman" w:cs="Times New Roman"/>
            <w:sz w:val="22"/>
            <w:szCs w:val="24"/>
          </w:rPr>
          <w:t>to the common shocks on both provincial output and inflation</w:t>
        </w:r>
      </w:ins>
      <w:ins w:id="436" w:author="Harry" w:date="2020-11-22T12:19:00Z">
        <w:r w:rsidR="00A07F73">
          <w:rPr>
            <w:rFonts w:ascii="Times New Roman" w:hAnsi="Times New Roman" w:cs="Times New Roman"/>
            <w:sz w:val="22"/>
            <w:szCs w:val="24"/>
          </w:rPr>
          <w:t xml:space="preserve">. </w:t>
        </w:r>
      </w:ins>
      <w:ins w:id="437" w:author="Harry" w:date="2020-11-22T12:20:00Z">
        <w:r w:rsidR="00A07F73">
          <w:rPr>
            <w:rFonts w:ascii="Times New Roman" w:hAnsi="Times New Roman" w:cs="Times New Roman"/>
            <w:sz w:val="22"/>
            <w:szCs w:val="24"/>
          </w:rPr>
          <w:t xml:space="preserve">They further point out that </w:t>
        </w:r>
      </w:ins>
      <w:ins w:id="438" w:author="Harry" w:date="2020-11-22T15:24:00Z">
        <w:r w:rsidR="00236C12">
          <w:rPr>
            <w:rFonts w:ascii="Times New Roman" w:hAnsi="Times New Roman" w:cs="Times New Roman"/>
            <w:sz w:val="22"/>
            <w:szCs w:val="24"/>
          </w:rPr>
          <w:t xml:space="preserve">provinces in </w:t>
        </w:r>
      </w:ins>
      <w:ins w:id="439" w:author="Harry" w:date="2020-11-22T12:17:00Z">
        <w:r w:rsidR="00A07F73" w:rsidRPr="00A07F73">
          <w:rPr>
            <w:rFonts w:ascii="Times New Roman" w:hAnsi="Times New Roman" w:cs="Times New Roman"/>
            <w:sz w:val="22"/>
            <w:szCs w:val="24"/>
          </w:rPr>
          <w:t>Java</w:t>
        </w:r>
      </w:ins>
      <w:ins w:id="440" w:author="Harry" w:date="2020-11-22T15:24:00Z">
        <w:r w:rsidR="00236C12">
          <w:rPr>
            <w:rFonts w:ascii="Times New Roman" w:hAnsi="Times New Roman" w:cs="Times New Roman"/>
            <w:sz w:val="22"/>
            <w:szCs w:val="24"/>
          </w:rPr>
          <w:t xml:space="preserve"> island</w:t>
        </w:r>
      </w:ins>
      <w:ins w:id="441" w:author="Harry" w:date="2020-11-22T12:17:00Z">
        <w:r w:rsidR="00A07F73" w:rsidRPr="00A07F73">
          <w:rPr>
            <w:rFonts w:ascii="Times New Roman" w:hAnsi="Times New Roman" w:cs="Times New Roman"/>
            <w:sz w:val="22"/>
            <w:szCs w:val="24"/>
          </w:rPr>
          <w:t xml:space="preserve"> </w:t>
        </w:r>
      </w:ins>
      <w:ins w:id="442" w:author="Harry" w:date="2020-11-22T12:20:00Z">
        <w:r w:rsidR="00A07F73">
          <w:rPr>
            <w:rFonts w:ascii="Times New Roman" w:hAnsi="Times New Roman" w:cs="Times New Roman"/>
            <w:sz w:val="22"/>
            <w:szCs w:val="24"/>
          </w:rPr>
          <w:t>appear</w:t>
        </w:r>
        <w:r w:rsidR="00A07F73" w:rsidRPr="00A07F73">
          <w:rPr>
            <w:rFonts w:ascii="Times New Roman" w:hAnsi="Times New Roman" w:cs="Times New Roman"/>
            <w:sz w:val="22"/>
            <w:szCs w:val="24"/>
          </w:rPr>
          <w:t xml:space="preserve"> to be more resilient relative to the off-Java regions</w:t>
        </w:r>
      </w:ins>
      <w:ins w:id="443" w:author="Harry" w:date="2020-11-22T12:24:00Z">
        <w:r w:rsidR="00A07F73">
          <w:rPr>
            <w:rFonts w:ascii="Times New Roman" w:hAnsi="Times New Roman" w:cs="Times New Roman"/>
            <w:sz w:val="22"/>
            <w:szCs w:val="24"/>
          </w:rPr>
          <w:t xml:space="preserve">, </w:t>
        </w:r>
      </w:ins>
      <w:ins w:id="444" w:author="Harry" w:date="2020-11-22T12:25:00Z">
        <w:r w:rsidR="00A07F73">
          <w:rPr>
            <w:rFonts w:ascii="Times New Roman" w:hAnsi="Times New Roman" w:cs="Times New Roman"/>
            <w:sz w:val="22"/>
            <w:szCs w:val="24"/>
          </w:rPr>
          <w:t>thanks to its more</w:t>
        </w:r>
      </w:ins>
      <w:ins w:id="445" w:author="Harry" w:date="2020-11-22T12:17:00Z">
        <w:r w:rsidR="00A07F73" w:rsidRPr="00A07F73">
          <w:rPr>
            <w:rFonts w:ascii="Times New Roman" w:hAnsi="Times New Roman" w:cs="Times New Roman"/>
            <w:sz w:val="22"/>
            <w:szCs w:val="24"/>
          </w:rPr>
          <w:t xml:space="preserve"> developed and diversified economy</w:t>
        </w:r>
      </w:ins>
      <w:ins w:id="446" w:author="Harry" w:date="2020-11-22T12:26:00Z">
        <w:r w:rsidR="00A07F73">
          <w:rPr>
            <w:rFonts w:ascii="Times New Roman" w:hAnsi="Times New Roman" w:cs="Times New Roman"/>
            <w:sz w:val="22"/>
            <w:szCs w:val="24"/>
          </w:rPr>
          <w:t>.</w:t>
        </w:r>
        <w:r w:rsidR="001E36B9">
          <w:rPr>
            <w:rFonts w:ascii="Times New Roman" w:hAnsi="Times New Roman" w:cs="Times New Roman"/>
            <w:sz w:val="22"/>
            <w:szCs w:val="24"/>
          </w:rPr>
          <w:t xml:space="preserve"> </w:t>
        </w:r>
      </w:ins>
      <w:ins w:id="447" w:author="Harry" w:date="2020-11-22T13:03:00Z">
        <w:r w:rsidR="000B0DB9">
          <w:rPr>
            <w:rFonts w:ascii="Times New Roman" w:hAnsi="Times New Roman" w:cs="Times New Roman"/>
            <w:sz w:val="22"/>
            <w:szCs w:val="24"/>
          </w:rPr>
          <w:t>With respect t</w:t>
        </w:r>
      </w:ins>
      <w:ins w:id="448" w:author="Harry" w:date="2020-11-22T13:04:00Z">
        <w:r w:rsidR="000B0DB9">
          <w:rPr>
            <w:rFonts w:ascii="Times New Roman" w:hAnsi="Times New Roman" w:cs="Times New Roman"/>
            <w:sz w:val="22"/>
            <w:szCs w:val="24"/>
          </w:rPr>
          <w:t xml:space="preserve">o policy shock, </w:t>
        </w:r>
        <w:proofErr w:type="spellStart"/>
        <w:r w:rsidR="000B0DB9">
          <w:rPr>
            <w:rFonts w:ascii="Times New Roman" w:hAnsi="Times New Roman" w:cs="Times New Roman"/>
            <w:sz w:val="22"/>
            <w:szCs w:val="24"/>
          </w:rPr>
          <w:t>Ridhwan</w:t>
        </w:r>
        <w:proofErr w:type="spellEnd"/>
        <w:r w:rsidR="000B0DB9">
          <w:rPr>
            <w:rFonts w:ascii="Times New Roman" w:hAnsi="Times New Roman" w:cs="Times New Roman"/>
            <w:sz w:val="22"/>
            <w:szCs w:val="24"/>
          </w:rPr>
          <w:t xml:space="preserve"> et al (</w:t>
        </w:r>
      </w:ins>
      <w:ins w:id="449" w:author="Harry" w:date="2020-11-22T13:05:00Z">
        <w:r w:rsidR="000B0DB9">
          <w:rPr>
            <w:rFonts w:ascii="Times New Roman" w:hAnsi="Times New Roman" w:cs="Times New Roman"/>
            <w:sz w:val="22"/>
            <w:szCs w:val="24"/>
          </w:rPr>
          <w:t xml:space="preserve">2014) and </w:t>
        </w:r>
      </w:ins>
      <w:proofErr w:type="spellStart"/>
      <w:ins w:id="450" w:author="Harry" w:date="2020-11-22T13:07:00Z">
        <w:r w:rsidR="000B0DB9">
          <w:rPr>
            <w:rFonts w:ascii="Times New Roman" w:hAnsi="Times New Roman" w:cs="Times New Roman"/>
            <w:sz w:val="22"/>
            <w:szCs w:val="24"/>
          </w:rPr>
          <w:t>Wijoseno</w:t>
        </w:r>
      </w:ins>
      <w:proofErr w:type="spellEnd"/>
      <w:ins w:id="451" w:author="Harry" w:date="2020-11-22T13:06:00Z">
        <w:r w:rsidR="000B0DB9">
          <w:rPr>
            <w:rFonts w:ascii="Times New Roman" w:hAnsi="Times New Roman" w:cs="Times New Roman"/>
            <w:sz w:val="22"/>
            <w:szCs w:val="24"/>
          </w:rPr>
          <w:t xml:space="preserve"> (2016)</w:t>
        </w:r>
      </w:ins>
      <w:ins w:id="452" w:author="Harry" w:date="2020-11-22T13:13:00Z">
        <w:r w:rsidR="00693325">
          <w:rPr>
            <w:rFonts w:ascii="Times New Roman" w:hAnsi="Times New Roman" w:cs="Times New Roman"/>
            <w:sz w:val="22"/>
            <w:szCs w:val="24"/>
          </w:rPr>
          <w:t xml:space="preserve"> apply </w:t>
        </w:r>
        <w:r w:rsidR="00693325" w:rsidRPr="00693325">
          <w:rPr>
            <w:rFonts w:ascii="Times New Roman" w:hAnsi="Times New Roman" w:cs="Times New Roman"/>
            <w:sz w:val="22"/>
            <w:szCs w:val="24"/>
          </w:rPr>
          <w:t>Vector Autoregression (VAR) framework</w:t>
        </w:r>
        <w:r w:rsidR="00693325">
          <w:rPr>
            <w:rFonts w:ascii="Times New Roman" w:hAnsi="Times New Roman" w:cs="Times New Roman"/>
            <w:sz w:val="22"/>
            <w:szCs w:val="24"/>
          </w:rPr>
          <w:t xml:space="preserve"> and</w:t>
        </w:r>
      </w:ins>
      <w:ins w:id="453" w:author="Harry" w:date="2020-11-22T13:06:00Z">
        <w:r w:rsidR="000B0DB9">
          <w:rPr>
            <w:rFonts w:ascii="Times New Roman" w:hAnsi="Times New Roman" w:cs="Times New Roman"/>
            <w:sz w:val="22"/>
            <w:szCs w:val="24"/>
          </w:rPr>
          <w:t xml:space="preserve"> </w:t>
        </w:r>
      </w:ins>
      <w:ins w:id="454" w:author="Harry" w:date="2020-11-22T13:08:00Z">
        <w:r w:rsidR="000B0DB9">
          <w:rPr>
            <w:rFonts w:ascii="Times New Roman" w:hAnsi="Times New Roman" w:cs="Times New Roman"/>
            <w:sz w:val="22"/>
            <w:szCs w:val="24"/>
          </w:rPr>
          <w:t xml:space="preserve">show evidence in asymmetric effect </w:t>
        </w:r>
      </w:ins>
      <w:ins w:id="455" w:author="Harry" w:date="2020-11-22T13:09:00Z">
        <w:r w:rsidR="000B0DB9">
          <w:rPr>
            <w:rFonts w:ascii="Times New Roman" w:hAnsi="Times New Roman" w:cs="Times New Roman"/>
            <w:sz w:val="22"/>
            <w:szCs w:val="24"/>
          </w:rPr>
          <w:t>of uniform</w:t>
        </w:r>
      </w:ins>
      <w:ins w:id="456" w:author="Harry" w:date="2020-11-22T13:11:00Z">
        <w:r w:rsidR="000B0DB9">
          <w:rPr>
            <w:rFonts w:ascii="Times New Roman" w:hAnsi="Times New Roman" w:cs="Times New Roman"/>
            <w:sz w:val="22"/>
            <w:szCs w:val="24"/>
          </w:rPr>
          <w:t xml:space="preserve"> c</w:t>
        </w:r>
      </w:ins>
      <w:ins w:id="457" w:author="Harry" w:date="2020-11-22T13:10:00Z">
        <w:r w:rsidR="000B0DB9">
          <w:rPr>
            <w:rFonts w:ascii="Times New Roman" w:hAnsi="Times New Roman" w:cs="Times New Roman"/>
            <w:sz w:val="22"/>
            <w:szCs w:val="24"/>
          </w:rPr>
          <w:t xml:space="preserve">hange in </w:t>
        </w:r>
      </w:ins>
      <w:ins w:id="458" w:author="Harry" w:date="2020-11-22T13:09:00Z">
        <w:r w:rsidR="000B0DB9">
          <w:rPr>
            <w:rFonts w:ascii="Times New Roman" w:hAnsi="Times New Roman" w:cs="Times New Roman"/>
            <w:sz w:val="22"/>
            <w:szCs w:val="24"/>
          </w:rPr>
          <w:t xml:space="preserve">monetary policy </w:t>
        </w:r>
      </w:ins>
      <w:ins w:id="459" w:author="Harry" w:date="2020-11-22T13:11:00Z">
        <w:r w:rsidR="000B0DB9">
          <w:rPr>
            <w:rFonts w:ascii="Times New Roman" w:hAnsi="Times New Roman" w:cs="Times New Roman"/>
            <w:sz w:val="22"/>
            <w:szCs w:val="24"/>
          </w:rPr>
          <w:t xml:space="preserve">rate </w:t>
        </w:r>
      </w:ins>
      <w:ins w:id="460" w:author="Harry" w:date="2020-11-22T13:09:00Z">
        <w:r w:rsidR="000B0DB9">
          <w:rPr>
            <w:rFonts w:ascii="Times New Roman" w:hAnsi="Times New Roman" w:cs="Times New Roman"/>
            <w:sz w:val="22"/>
            <w:szCs w:val="24"/>
          </w:rPr>
          <w:t>on pro</w:t>
        </w:r>
      </w:ins>
      <w:ins w:id="461" w:author="Harry" w:date="2020-11-22T13:10:00Z">
        <w:r w:rsidR="000B0DB9">
          <w:rPr>
            <w:rFonts w:ascii="Times New Roman" w:hAnsi="Times New Roman" w:cs="Times New Roman"/>
            <w:sz w:val="22"/>
            <w:szCs w:val="24"/>
          </w:rPr>
          <w:t>vincial output.</w:t>
        </w:r>
      </w:ins>
      <w:ins w:id="462" w:author="Harry" w:date="2020-11-22T13:13:00Z">
        <w:r w:rsidR="00EA02B9">
          <w:rPr>
            <w:rFonts w:ascii="Times New Roman" w:hAnsi="Times New Roman" w:cs="Times New Roman"/>
            <w:sz w:val="22"/>
            <w:szCs w:val="24"/>
          </w:rPr>
          <w:t xml:space="preserve"> </w:t>
        </w:r>
      </w:ins>
      <w:ins w:id="463" w:author="Harry" w:date="2020-11-22T13:16:00Z">
        <w:r w:rsidR="00D33B5F">
          <w:rPr>
            <w:rFonts w:ascii="Times New Roman" w:hAnsi="Times New Roman" w:cs="Times New Roman"/>
            <w:sz w:val="22"/>
            <w:szCs w:val="24"/>
          </w:rPr>
          <w:t>Their further investigation reveal</w:t>
        </w:r>
      </w:ins>
      <w:ins w:id="464" w:author="Harry" w:date="2020-11-22T13:22:00Z">
        <w:r w:rsidR="00D33B5F">
          <w:rPr>
            <w:rFonts w:ascii="Times New Roman" w:hAnsi="Times New Roman" w:cs="Times New Roman"/>
            <w:sz w:val="22"/>
            <w:szCs w:val="24"/>
          </w:rPr>
          <w:t>s</w:t>
        </w:r>
      </w:ins>
      <w:ins w:id="465" w:author="Harry" w:date="2020-11-22T13:16:00Z">
        <w:r w:rsidR="00D33B5F">
          <w:rPr>
            <w:rFonts w:ascii="Times New Roman" w:hAnsi="Times New Roman" w:cs="Times New Roman"/>
            <w:sz w:val="22"/>
            <w:szCs w:val="24"/>
          </w:rPr>
          <w:t xml:space="preserve"> that province’s economic structure such as</w:t>
        </w:r>
      </w:ins>
      <w:ins w:id="466" w:author="Harry" w:date="2020-11-22T13:17:00Z">
        <w:r w:rsidR="00D33B5F">
          <w:rPr>
            <w:rFonts w:ascii="Times New Roman" w:hAnsi="Times New Roman" w:cs="Times New Roman"/>
            <w:sz w:val="22"/>
            <w:szCs w:val="24"/>
          </w:rPr>
          <w:t xml:space="preserve"> bank loans and deposits, </w:t>
        </w:r>
      </w:ins>
      <w:ins w:id="467" w:author="Harry" w:date="2020-11-22T13:19:00Z">
        <w:r w:rsidR="00D33B5F">
          <w:rPr>
            <w:rFonts w:ascii="Times New Roman" w:hAnsi="Times New Roman" w:cs="Times New Roman"/>
            <w:sz w:val="22"/>
            <w:szCs w:val="24"/>
          </w:rPr>
          <w:t xml:space="preserve">share of manufacturing in regional output, firm size, </w:t>
        </w:r>
      </w:ins>
      <w:ins w:id="468" w:author="Harry" w:date="2020-11-22T13:18:00Z">
        <w:r w:rsidR="00D33B5F">
          <w:rPr>
            <w:rFonts w:ascii="Times New Roman" w:hAnsi="Times New Roman" w:cs="Times New Roman"/>
            <w:sz w:val="22"/>
            <w:szCs w:val="24"/>
          </w:rPr>
          <w:t xml:space="preserve">trade openness, </w:t>
        </w:r>
      </w:ins>
      <w:ins w:id="469" w:author="Harry" w:date="2020-11-22T13:19:00Z">
        <w:r w:rsidR="00D33B5F">
          <w:rPr>
            <w:rFonts w:ascii="Times New Roman" w:hAnsi="Times New Roman" w:cs="Times New Roman"/>
            <w:sz w:val="22"/>
            <w:szCs w:val="24"/>
          </w:rPr>
          <w:t>an</w:t>
        </w:r>
      </w:ins>
      <w:ins w:id="470" w:author="Harry" w:date="2020-11-22T13:20:00Z">
        <w:r w:rsidR="00D33B5F">
          <w:rPr>
            <w:rFonts w:ascii="Times New Roman" w:hAnsi="Times New Roman" w:cs="Times New Roman"/>
            <w:sz w:val="22"/>
            <w:szCs w:val="24"/>
          </w:rPr>
          <w:t xml:space="preserve">d </w:t>
        </w:r>
      </w:ins>
      <w:ins w:id="471" w:author="Harry" w:date="2020-11-22T13:18:00Z">
        <w:r w:rsidR="00D33B5F">
          <w:rPr>
            <w:rFonts w:ascii="Times New Roman" w:hAnsi="Times New Roman" w:cs="Times New Roman"/>
            <w:sz w:val="22"/>
            <w:szCs w:val="24"/>
          </w:rPr>
          <w:t>housing prices</w:t>
        </w:r>
      </w:ins>
      <w:ins w:id="472" w:author="Harry" w:date="2020-11-22T13:17:00Z">
        <w:r w:rsidR="00D33B5F">
          <w:rPr>
            <w:rFonts w:ascii="Times New Roman" w:hAnsi="Times New Roman" w:cs="Times New Roman"/>
            <w:sz w:val="22"/>
            <w:szCs w:val="24"/>
          </w:rPr>
          <w:t xml:space="preserve"> </w:t>
        </w:r>
      </w:ins>
      <w:ins w:id="473" w:author="Harry" w:date="2020-11-22T13:20:00Z">
        <w:r w:rsidR="00D33B5F">
          <w:rPr>
            <w:rFonts w:ascii="Times New Roman" w:hAnsi="Times New Roman" w:cs="Times New Roman"/>
            <w:sz w:val="22"/>
            <w:szCs w:val="24"/>
          </w:rPr>
          <w:t>appear to be the determinants</w:t>
        </w:r>
      </w:ins>
      <w:ins w:id="474" w:author="Harry" w:date="2020-11-22T13:21:00Z">
        <w:r w:rsidR="00D33B5F">
          <w:rPr>
            <w:rFonts w:ascii="Times New Roman" w:hAnsi="Times New Roman" w:cs="Times New Roman"/>
            <w:sz w:val="22"/>
            <w:szCs w:val="24"/>
          </w:rPr>
          <w:t xml:space="preserve"> of differential reginal effects of monetary policy, </w:t>
        </w:r>
      </w:ins>
      <w:ins w:id="475" w:author="Harry" w:date="2020-11-22T13:16:00Z">
        <w:r w:rsidR="00D33B5F">
          <w:rPr>
            <w:rFonts w:ascii="Times New Roman" w:hAnsi="Times New Roman" w:cs="Times New Roman"/>
            <w:sz w:val="22"/>
            <w:szCs w:val="24"/>
          </w:rPr>
          <w:t>c</w:t>
        </w:r>
      </w:ins>
      <w:ins w:id="476" w:author="Harry" w:date="2020-11-22T13:14:00Z">
        <w:r w:rsidR="00D33B5F">
          <w:rPr>
            <w:rFonts w:ascii="Times New Roman" w:hAnsi="Times New Roman" w:cs="Times New Roman"/>
            <w:sz w:val="22"/>
            <w:szCs w:val="24"/>
          </w:rPr>
          <w:t xml:space="preserve">onsistent with </w:t>
        </w:r>
      </w:ins>
      <w:ins w:id="477" w:author="Harry" w:date="2020-11-22T13:22:00Z">
        <w:r w:rsidR="00D33B5F">
          <w:rPr>
            <w:rFonts w:ascii="Times New Roman" w:hAnsi="Times New Roman" w:cs="Times New Roman"/>
            <w:sz w:val="22"/>
            <w:szCs w:val="24"/>
          </w:rPr>
          <w:t xml:space="preserve">the </w:t>
        </w:r>
      </w:ins>
      <w:ins w:id="478" w:author="Harry" w:date="2020-11-22T13:14:00Z">
        <w:r w:rsidR="00D33B5F">
          <w:rPr>
            <w:rFonts w:ascii="Times New Roman" w:hAnsi="Times New Roman" w:cs="Times New Roman"/>
            <w:sz w:val="22"/>
            <w:szCs w:val="24"/>
          </w:rPr>
          <w:t>theoretical foundation o</w:t>
        </w:r>
      </w:ins>
      <w:ins w:id="479" w:author="Harry" w:date="2020-11-22T13:22:00Z">
        <w:r w:rsidR="00D33B5F">
          <w:rPr>
            <w:rFonts w:ascii="Times New Roman" w:hAnsi="Times New Roman" w:cs="Times New Roman"/>
            <w:sz w:val="22"/>
            <w:szCs w:val="24"/>
          </w:rPr>
          <w:t>f</w:t>
        </w:r>
      </w:ins>
      <w:ins w:id="480" w:author="Harry" w:date="2020-11-22T13:14:00Z">
        <w:r w:rsidR="00D33B5F">
          <w:rPr>
            <w:rFonts w:ascii="Times New Roman" w:hAnsi="Times New Roman" w:cs="Times New Roman"/>
            <w:sz w:val="22"/>
            <w:szCs w:val="24"/>
          </w:rPr>
          <w:t xml:space="preserve"> moneta</w:t>
        </w:r>
      </w:ins>
      <w:ins w:id="481" w:author="Harry" w:date="2020-11-22T13:15:00Z">
        <w:r w:rsidR="00D33B5F">
          <w:rPr>
            <w:rFonts w:ascii="Times New Roman" w:hAnsi="Times New Roman" w:cs="Times New Roman"/>
            <w:sz w:val="22"/>
            <w:szCs w:val="24"/>
          </w:rPr>
          <w:t>r</w:t>
        </w:r>
      </w:ins>
      <w:ins w:id="482" w:author="Harry" w:date="2020-11-22T13:14:00Z">
        <w:r w:rsidR="00D33B5F">
          <w:rPr>
            <w:rFonts w:ascii="Times New Roman" w:hAnsi="Times New Roman" w:cs="Times New Roman"/>
            <w:sz w:val="22"/>
            <w:szCs w:val="24"/>
          </w:rPr>
          <w:t>y policy transmiss</w:t>
        </w:r>
      </w:ins>
      <w:ins w:id="483" w:author="Harry" w:date="2020-11-22T13:15:00Z">
        <w:r w:rsidR="00D33B5F">
          <w:rPr>
            <w:rFonts w:ascii="Times New Roman" w:hAnsi="Times New Roman" w:cs="Times New Roman"/>
            <w:sz w:val="22"/>
            <w:szCs w:val="24"/>
          </w:rPr>
          <w:t>i</w:t>
        </w:r>
      </w:ins>
      <w:ins w:id="484" w:author="Harry" w:date="2020-11-22T13:14:00Z">
        <w:r w:rsidR="00D33B5F">
          <w:rPr>
            <w:rFonts w:ascii="Times New Roman" w:hAnsi="Times New Roman" w:cs="Times New Roman"/>
            <w:sz w:val="22"/>
            <w:szCs w:val="24"/>
          </w:rPr>
          <w:t>on</w:t>
        </w:r>
      </w:ins>
      <w:ins w:id="485" w:author="Harry" w:date="2020-11-22T13:15:00Z">
        <w:r w:rsidR="00D33B5F">
          <w:rPr>
            <w:rFonts w:ascii="Times New Roman" w:hAnsi="Times New Roman" w:cs="Times New Roman"/>
            <w:sz w:val="22"/>
            <w:szCs w:val="24"/>
          </w:rPr>
          <w:t>.</w:t>
        </w:r>
      </w:ins>
    </w:p>
    <w:p w14:paraId="1E895F35" w14:textId="51D82BB8" w:rsidR="00410AD5" w:rsidRPr="00EC53B7" w:rsidDel="00536DBB" w:rsidRDefault="00410AD5" w:rsidP="00410AD5">
      <w:pPr>
        <w:rPr>
          <w:del w:id="486" w:author="Harry" w:date="2020-11-22T13:22:00Z"/>
          <w:moveTo w:id="487" w:author="Harry" w:date="2020-11-22T00:23:00Z"/>
          <w:rFonts w:ascii="Times New Roman" w:hAnsi="Times New Roman" w:cs="Times New Roman"/>
          <w:sz w:val="22"/>
          <w:szCs w:val="24"/>
        </w:rPr>
      </w:pPr>
      <w:moveToRangeStart w:id="488" w:author="Harry" w:date="2020-11-22T00:23:00Z" w:name="move56897007"/>
      <w:moveTo w:id="489" w:author="Harry" w:date="2020-11-22T00:23:00Z">
        <w:del w:id="490" w:author="Harry" w:date="2020-11-22T13:22:00Z">
          <w:r w:rsidDel="00536DBB">
            <w:delText xml:space="preserve">R1: The literature discussing spillover between provinces is not available. In addition, </w:delText>
          </w:r>
          <w:r w:rsidRPr="00B05964" w:rsidDel="00536DBB">
            <w:rPr>
              <w:highlight w:val="yellow"/>
              <w:rPrChange w:id="491" w:author="Harry" w:date="2020-11-22T00:25:00Z">
                <w:rPr/>
              </w:rPrChange>
            </w:rPr>
            <w:delText>the discussion on the economics shock on regional growth is also not available.</w:delText>
          </w:r>
        </w:del>
      </w:moveTo>
    </w:p>
    <w:p w14:paraId="171645DB" w14:textId="6D121725" w:rsidR="00410AD5" w:rsidDel="00536DBB" w:rsidRDefault="00410AD5" w:rsidP="00410AD5">
      <w:pPr>
        <w:rPr>
          <w:del w:id="492" w:author="Harry" w:date="2020-11-22T13:22:00Z"/>
          <w:moveTo w:id="493" w:author="Harry" w:date="2020-11-22T00:23:00Z"/>
        </w:rPr>
      </w:pPr>
    </w:p>
    <w:p w14:paraId="4C828E9E" w14:textId="5E83FCE9" w:rsidR="00410AD5" w:rsidDel="00536DBB" w:rsidRDefault="00410AD5" w:rsidP="00410AD5">
      <w:pPr>
        <w:rPr>
          <w:del w:id="494" w:author="Harry" w:date="2020-11-22T13:22:00Z"/>
          <w:moveTo w:id="495" w:author="Harry" w:date="2020-11-22T00:23:00Z"/>
        </w:rPr>
      </w:pPr>
      <w:moveTo w:id="496" w:author="Harry" w:date="2020-11-22T00:23:00Z">
        <w:del w:id="497" w:author="Harry" w:date="2020-11-22T13:22:00Z">
          <w:r w:rsidDel="00536DBB">
            <w:delText>Note that there are literature on spatial regional correlation in Indonesia before. Several are in previous IRSA Book:</w:delText>
          </w:r>
        </w:del>
      </w:moveTo>
    </w:p>
    <w:p w14:paraId="47A615BF" w14:textId="088A62EB" w:rsidR="00410AD5" w:rsidDel="00536DBB" w:rsidRDefault="00410AD5" w:rsidP="00410AD5">
      <w:pPr>
        <w:rPr>
          <w:del w:id="498" w:author="Harry" w:date="2020-11-22T13:22:00Z"/>
          <w:moveTo w:id="499" w:author="Harry" w:date="2020-11-22T00:23:00Z"/>
        </w:rPr>
      </w:pPr>
    </w:p>
    <w:p w14:paraId="499D0BC4" w14:textId="63D1F736" w:rsidR="00410AD5" w:rsidDel="00536DBB" w:rsidRDefault="00410AD5" w:rsidP="00410AD5">
      <w:pPr>
        <w:rPr>
          <w:del w:id="500" w:author="Harry" w:date="2020-11-22T13:22:00Z"/>
          <w:moveTo w:id="501" w:author="Harry" w:date="2020-11-22T00:23:00Z"/>
        </w:rPr>
      </w:pPr>
      <w:moveTo w:id="502" w:author="Harry" w:date="2020-11-22T00:23:00Z">
        <w:del w:id="503" w:author="Harry" w:date="2020-11-22T13:22:00Z">
          <w:r w:rsidDel="00536DBB">
            <w:fldChar w:fldCharType="begin"/>
          </w:r>
          <w:r w:rsidDel="00536DBB">
            <w:delInstrText xml:space="preserve"> HYPERLINK "</w:delInstrText>
          </w:r>
          <w:r w:rsidRPr="00EC53B7" w:rsidDel="00536DBB">
            <w:delInstrText>https://www.dropbox.com/s/g3hg254dyr1gujt/Chapter_13_2011.pdf?dl=</w:delInstrText>
          </w:r>
          <w:r w:rsidRPr="00DC75FA" w:rsidDel="00536DBB">
            <w:delInstrText>0</w:delInstrText>
          </w:r>
          <w:r w:rsidDel="00536DBB">
            <w:delInstrText xml:space="preserve">" </w:delInstrText>
          </w:r>
          <w:r w:rsidDel="00536DBB">
            <w:fldChar w:fldCharType="separate"/>
          </w:r>
          <w:r w:rsidRPr="00DC75FA" w:rsidDel="00536DBB">
            <w:rPr>
              <w:rStyle w:val="Hyperlink"/>
            </w:rPr>
            <w:delText>https://www.dropbox.com/s/g3hg254dyr1gujt/Chapter_13_2011.pdf?dl=</w:delText>
          </w:r>
          <w:r w:rsidRPr="00372321" w:rsidDel="00536DBB">
            <w:rPr>
              <w:rStyle w:val="Hyperlink"/>
            </w:rPr>
            <w:delText>0</w:delText>
          </w:r>
          <w:r w:rsidDel="00536DBB">
            <w:fldChar w:fldCharType="end"/>
          </w:r>
        </w:del>
      </w:moveTo>
    </w:p>
    <w:p w14:paraId="28D92DB4" w14:textId="3A25F122" w:rsidR="00410AD5" w:rsidDel="00536DBB" w:rsidRDefault="00410AD5" w:rsidP="00410AD5">
      <w:pPr>
        <w:rPr>
          <w:del w:id="504" w:author="Harry" w:date="2020-11-22T13:22:00Z"/>
          <w:moveTo w:id="505" w:author="Harry" w:date="2020-11-22T00:23:00Z"/>
        </w:rPr>
      </w:pPr>
      <w:moveTo w:id="506" w:author="Harry" w:date="2020-11-22T00:23:00Z">
        <w:del w:id="507" w:author="Harry" w:date="2020-11-22T13:22:00Z">
          <w:r w:rsidRPr="00DC75FA" w:rsidDel="00536DBB">
            <w:delText>https://www.dropbox.com/s/2e588dmxompb0ny/Chapter_5_2009.pdf?dl=0</w:delText>
          </w:r>
        </w:del>
      </w:moveTo>
    </w:p>
    <w:p w14:paraId="2EBB2184" w14:textId="09F9FC9D" w:rsidR="00410AD5" w:rsidDel="00536DBB" w:rsidRDefault="00410AD5" w:rsidP="00410AD5">
      <w:pPr>
        <w:rPr>
          <w:del w:id="508" w:author="Harry" w:date="2020-11-22T13:22:00Z"/>
          <w:moveTo w:id="509" w:author="Harry" w:date="2020-11-22T00:23:00Z"/>
        </w:rPr>
      </w:pPr>
      <w:moveTo w:id="510" w:author="Harry" w:date="2020-11-22T00:23:00Z">
        <w:del w:id="511" w:author="Harry" w:date="2020-11-22T13:22:00Z">
          <w:r w:rsidDel="00536DBB">
            <w:delText>Or from other resources. For example:</w:delText>
          </w:r>
        </w:del>
      </w:moveTo>
    </w:p>
    <w:p w14:paraId="5C019799" w14:textId="5D1A30A0" w:rsidR="00410AD5" w:rsidDel="00536DBB" w:rsidRDefault="00410AD5" w:rsidP="00410AD5">
      <w:pPr>
        <w:rPr>
          <w:del w:id="512" w:author="Harry" w:date="2020-11-22T13:22:00Z"/>
          <w:moveTo w:id="513" w:author="Harry" w:date="2020-11-22T00:23:00Z"/>
        </w:rPr>
      </w:pPr>
      <w:moveTo w:id="514" w:author="Harry" w:date="2020-11-22T00:23:00Z">
        <w:del w:id="515" w:author="Harry" w:date="2020-11-22T13:22:00Z">
          <w:r w:rsidDel="00536DBB">
            <w:fldChar w:fldCharType="begin"/>
          </w:r>
          <w:r w:rsidDel="00536DBB">
            <w:delInstrText xml:space="preserve"> HYPERLINK "</w:delInstrText>
          </w:r>
          <w:r w:rsidRPr="00DC75FA" w:rsidDel="00536DBB">
            <w:delInstrText>https://www.anzrsai.org/assets/Uploads/PublicationChapter/Vidyattama-2014-2.pdf</w:delInstrText>
          </w:r>
          <w:r w:rsidDel="00536DBB">
            <w:delInstrText xml:space="preserve">" </w:delInstrText>
          </w:r>
          <w:r w:rsidDel="00536DBB">
            <w:fldChar w:fldCharType="separate"/>
          </w:r>
          <w:r w:rsidRPr="00372321" w:rsidDel="00536DBB">
            <w:rPr>
              <w:rStyle w:val="Hyperlink"/>
            </w:rPr>
            <w:delText>https://www.anzrsai.org/assets/Uploads/PublicationChapter/Vidyattama-2014-2.pdf</w:delText>
          </w:r>
          <w:r w:rsidDel="00536DBB">
            <w:fldChar w:fldCharType="end"/>
          </w:r>
        </w:del>
      </w:moveTo>
    </w:p>
    <w:p w14:paraId="4421AFD5" w14:textId="10250505" w:rsidR="00410AD5" w:rsidDel="00536DBB" w:rsidRDefault="00410AD5" w:rsidP="00410AD5">
      <w:pPr>
        <w:rPr>
          <w:del w:id="516" w:author="Harry" w:date="2020-11-22T13:22:00Z"/>
          <w:moveTo w:id="517" w:author="Harry" w:date="2020-11-22T00:23:00Z"/>
        </w:rPr>
      </w:pPr>
      <w:moveTo w:id="518" w:author="Harry" w:date="2020-11-22T00:23:00Z">
        <w:del w:id="519" w:author="Harry" w:date="2020-11-22T13:22:00Z">
          <w:r w:rsidDel="00536DBB">
            <w:fldChar w:fldCharType="begin"/>
          </w:r>
          <w:r w:rsidDel="00536DBB">
            <w:delInstrText xml:space="preserve"> HYPERLINK "</w:delInstrText>
          </w:r>
          <w:r w:rsidRPr="003D20EB" w:rsidDel="00536DBB">
            <w:delInstrText>https://www.tandfonline.com/doi/full/10.1080/19475683.2013.806353</w:delInstrText>
          </w:r>
          <w:r w:rsidDel="00536DBB">
            <w:delInstrText xml:space="preserve">" </w:delInstrText>
          </w:r>
          <w:r w:rsidDel="00536DBB">
            <w:fldChar w:fldCharType="separate"/>
          </w:r>
          <w:r w:rsidRPr="00372321" w:rsidDel="00536DBB">
            <w:rPr>
              <w:rStyle w:val="Hyperlink"/>
            </w:rPr>
            <w:delText>https://www.tandfonline.com/doi/full/10.1080/19475683.2013.806353</w:delText>
          </w:r>
          <w:r w:rsidDel="00536DBB">
            <w:fldChar w:fldCharType="end"/>
          </w:r>
        </w:del>
      </w:moveTo>
    </w:p>
    <w:p w14:paraId="5B6363C1" w14:textId="68B1BD81" w:rsidR="00410AD5" w:rsidDel="00536DBB" w:rsidRDefault="00410AD5" w:rsidP="00410AD5">
      <w:pPr>
        <w:rPr>
          <w:del w:id="520" w:author="Harry" w:date="2020-11-22T13:22:00Z"/>
          <w:moveTo w:id="521" w:author="Harry" w:date="2020-11-22T00:23:00Z"/>
        </w:rPr>
      </w:pPr>
      <w:moveTo w:id="522" w:author="Harry" w:date="2020-11-22T00:23:00Z">
        <w:del w:id="523" w:author="Harry" w:date="2020-11-22T13:22:00Z">
          <w:r w:rsidDel="00536DBB">
            <w:fldChar w:fldCharType="begin"/>
          </w:r>
          <w:r w:rsidDel="00536DBB">
            <w:delInstrText xml:space="preserve"> HYPERLINK "</w:delInstrText>
          </w:r>
          <w:r w:rsidRPr="00EC53B7" w:rsidDel="00536DBB">
            <w:delInstrText>https://link.springer.com/article/10.1007/s10109-005-0016-</w:delInstrText>
          </w:r>
          <w:r w:rsidRPr="003D20EB" w:rsidDel="00536DBB">
            <w:delInstrText>3</w:delInstrText>
          </w:r>
          <w:r w:rsidDel="00536DBB">
            <w:delInstrText xml:space="preserve">" </w:delInstrText>
          </w:r>
          <w:r w:rsidDel="00536DBB">
            <w:fldChar w:fldCharType="separate"/>
          </w:r>
          <w:r w:rsidRPr="003D20EB" w:rsidDel="00536DBB">
            <w:rPr>
              <w:rStyle w:val="Hyperlink"/>
            </w:rPr>
            <w:delText>https://link.springer.com/article/10.1007/s10109-005-0016-</w:delText>
          </w:r>
          <w:r w:rsidRPr="00372321" w:rsidDel="00536DBB">
            <w:rPr>
              <w:rStyle w:val="Hyperlink"/>
            </w:rPr>
            <w:delText>3</w:delText>
          </w:r>
          <w:r w:rsidDel="00536DBB">
            <w:fldChar w:fldCharType="end"/>
          </w:r>
        </w:del>
      </w:moveTo>
    </w:p>
    <w:moveToRangeEnd w:id="488"/>
    <w:p w14:paraId="0E8566C4" w14:textId="77777777" w:rsidR="008378CB" w:rsidRPr="00410AD5" w:rsidRDefault="008378CB" w:rsidP="00DE3D07">
      <w:pPr>
        <w:rPr>
          <w:ins w:id="524" w:author="Harry" w:date="2020-11-22T00:22:00Z"/>
          <w:rFonts w:ascii="Times New Roman" w:hAnsi="Times New Roman" w:cs="Times New Roman"/>
          <w:b/>
          <w:bCs/>
          <w:sz w:val="22"/>
        </w:rPr>
      </w:pPr>
    </w:p>
    <w:p w14:paraId="545D4EFC" w14:textId="6D7A791E" w:rsidR="00466C11" w:rsidRPr="0062481C" w:rsidDel="00B32B63" w:rsidRDefault="00466C11" w:rsidP="00466C11">
      <w:pPr>
        <w:rPr>
          <w:del w:id="525" w:author="Harry" w:date="2020-11-21T12:06:00Z"/>
          <w:rFonts w:ascii="Times New Roman" w:hAnsi="Times New Roman" w:cs="Times New Roman"/>
          <w:b/>
          <w:bCs/>
          <w:sz w:val="22"/>
        </w:rPr>
      </w:pPr>
      <w:commentRangeStart w:id="526"/>
      <w:del w:id="527" w:author="Budy Resosudarmo" w:date="2020-10-16T11:24:00Z">
        <w:r w:rsidRPr="0062481C" w:rsidDel="007653C1">
          <w:rPr>
            <w:rFonts w:ascii="Times New Roman" w:hAnsi="Times New Roman" w:cs="Times New Roman"/>
            <w:b/>
            <w:bCs/>
            <w:sz w:val="22"/>
          </w:rPr>
          <w:delText>2 Some stylized facts</w:delText>
        </w:r>
      </w:del>
      <w:ins w:id="528" w:author="Harry" w:date="2020-11-21T12:05:00Z">
        <w:r w:rsidR="00FA1F7F">
          <w:rPr>
            <w:rFonts w:ascii="Times New Roman" w:hAnsi="Times New Roman" w:cs="Times New Roman"/>
            <w:b/>
            <w:bCs/>
            <w:sz w:val="22"/>
          </w:rPr>
          <w:t>THE PANDEMIC AND REGIONAL ECONOMIC PERFORMANCE IN</w:t>
        </w:r>
      </w:ins>
      <w:ins w:id="529" w:author="Harry" w:date="2020-11-21T12:04:00Z">
        <w:r w:rsidR="00FA1F7F">
          <w:rPr>
            <w:rFonts w:ascii="Times New Roman" w:hAnsi="Times New Roman" w:cs="Times New Roman"/>
            <w:b/>
            <w:bCs/>
            <w:sz w:val="22"/>
          </w:rPr>
          <w:t xml:space="preserve"> Q2-2020</w:t>
        </w:r>
      </w:ins>
      <w:ins w:id="530" w:author="Budy Resosudarmo" w:date="2020-10-16T11:24:00Z">
        <w:del w:id="531" w:author="Harry" w:date="2020-11-21T12:02:00Z">
          <w:r w:rsidR="007653C1" w:rsidDel="00FA1F7F">
            <w:rPr>
              <w:rFonts w:ascii="Times New Roman" w:hAnsi="Times New Roman" w:cs="Times New Roman"/>
              <w:b/>
              <w:bCs/>
              <w:sz w:val="22"/>
            </w:rPr>
            <w:delText xml:space="preserve">COVID-19 </w:delText>
          </w:r>
        </w:del>
      </w:ins>
      <w:ins w:id="532" w:author="Budy Resosudarmo" w:date="2020-10-16T11:26:00Z">
        <w:del w:id="533" w:author="Harry" w:date="2020-11-21T12:02:00Z">
          <w:r w:rsidR="007653C1" w:rsidDel="00FA1F7F">
            <w:rPr>
              <w:rFonts w:ascii="Times New Roman" w:hAnsi="Times New Roman" w:cs="Times New Roman"/>
              <w:b/>
              <w:bCs/>
              <w:sz w:val="22"/>
            </w:rPr>
            <w:delText xml:space="preserve">PANDEMIC </w:delText>
          </w:r>
        </w:del>
      </w:ins>
      <w:ins w:id="534" w:author="Budy Resosudarmo" w:date="2020-10-16T11:24:00Z">
        <w:del w:id="535" w:author="Harry" w:date="2020-11-20T22:57:00Z">
          <w:r w:rsidR="007653C1" w:rsidDel="004F6222">
            <w:rPr>
              <w:rFonts w:ascii="Times New Roman" w:hAnsi="Times New Roman" w:cs="Times New Roman"/>
              <w:b/>
              <w:bCs/>
              <w:sz w:val="22"/>
            </w:rPr>
            <w:delText>IN INDONESIA</w:delText>
          </w:r>
        </w:del>
      </w:ins>
      <w:commentRangeEnd w:id="526"/>
      <w:ins w:id="536" w:author="Budy Resosudarmo" w:date="2020-10-16T12:02:00Z">
        <w:del w:id="537" w:author="Harry" w:date="2020-11-20T22:57:00Z">
          <w:r w:rsidR="00492F5A" w:rsidDel="004F6222">
            <w:rPr>
              <w:rStyle w:val="CommentReference"/>
            </w:rPr>
            <w:commentReference w:id="526"/>
          </w:r>
        </w:del>
      </w:ins>
      <w:commentRangeStart w:id="538"/>
      <w:commentRangeEnd w:id="538"/>
      <w:ins w:id="539" w:author="Harry" w:date="2020-11-20T22:57:00Z">
        <w:r w:rsidR="004F6222">
          <w:rPr>
            <w:rStyle w:val="CommentReference"/>
          </w:rPr>
          <w:commentReference w:id="538"/>
        </w:r>
      </w:ins>
    </w:p>
    <w:p w14:paraId="7F6376B7" w14:textId="522F4A47" w:rsidR="007D7625" w:rsidDel="002F266E" w:rsidRDefault="007D7625" w:rsidP="00DE3D07">
      <w:pPr>
        <w:rPr>
          <w:del w:id="540" w:author="Harry" w:date="2020-11-22T00:18:00Z"/>
        </w:rPr>
      </w:pPr>
    </w:p>
    <w:p w14:paraId="0CA5D094" w14:textId="77777777" w:rsidR="000C6A7F" w:rsidRDefault="000C6A7F" w:rsidP="00DE3D07">
      <w:pPr>
        <w:rPr>
          <w:ins w:id="541" w:author="Harry" w:date="2020-11-21T23:04:00Z"/>
          <w:rFonts w:ascii="Times New Roman" w:hAnsi="Times New Roman" w:cs="Times New Roman"/>
          <w:sz w:val="22"/>
          <w:szCs w:val="24"/>
        </w:rPr>
      </w:pPr>
    </w:p>
    <w:p w14:paraId="10C343D2" w14:textId="01C16011" w:rsidR="00F73CB7" w:rsidDel="009E41A9" w:rsidRDefault="00466C11">
      <w:pPr>
        <w:rPr>
          <w:ins w:id="542" w:author="Budy Resosudarmo" w:date="2020-10-16T10:51:00Z"/>
          <w:del w:id="543" w:author="Harry" w:date="2020-11-20T22:57:00Z"/>
          <w:rFonts w:ascii="Times New Roman" w:hAnsi="Times New Roman" w:cs="Times New Roman"/>
          <w:sz w:val="22"/>
          <w:szCs w:val="24"/>
        </w:rPr>
      </w:pPr>
      <w:r w:rsidRPr="00466C11">
        <w:rPr>
          <w:rFonts w:ascii="Times New Roman" w:hAnsi="Times New Roman" w:cs="Times New Roman"/>
          <w:sz w:val="22"/>
          <w:szCs w:val="24"/>
        </w:rPr>
        <w:t xml:space="preserve">Before formally analyzing the impacts of </w:t>
      </w:r>
      <w:del w:id="544" w:author="Budy Resosudarmo" w:date="2020-10-16T10:47:00Z">
        <w:r w:rsidRPr="00466C11" w:rsidDel="00F73CB7">
          <w:rPr>
            <w:rFonts w:ascii="Times New Roman" w:hAnsi="Times New Roman" w:cs="Times New Roman"/>
            <w:sz w:val="22"/>
            <w:szCs w:val="24"/>
          </w:rPr>
          <w:delText>Covid</w:delText>
        </w:r>
      </w:del>
      <w:ins w:id="545"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on regional economic growth, it is necessary to document some </w:t>
      </w:r>
      <w:ins w:id="546" w:author="Harry" w:date="2020-11-20T22:02:00Z">
        <w:r w:rsidR="0078727D">
          <w:rPr>
            <w:rFonts w:ascii="Times New Roman" w:hAnsi="Times New Roman" w:cs="Times New Roman"/>
            <w:sz w:val="22"/>
            <w:szCs w:val="24"/>
          </w:rPr>
          <w:t xml:space="preserve">recent development on the </w:t>
        </w:r>
      </w:ins>
      <w:ins w:id="547" w:author="Harry" w:date="2020-11-20T22:03:00Z">
        <w:r w:rsidR="0078727D">
          <w:rPr>
            <w:rFonts w:ascii="Times New Roman" w:hAnsi="Times New Roman" w:cs="Times New Roman"/>
            <w:sz w:val="22"/>
            <w:szCs w:val="24"/>
          </w:rPr>
          <w:t xml:space="preserve">number of </w:t>
        </w:r>
      </w:ins>
      <w:ins w:id="548" w:author="Harry" w:date="2020-11-20T22:02:00Z">
        <w:r w:rsidR="0078727D">
          <w:rPr>
            <w:rFonts w:ascii="Times New Roman" w:hAnsi="Times New Roman" w:cs="Times New Roman"/>
            <w:sz w:val="22"/>
            <w:szCs w:val="24"/>
          </w:rPr>
          <w:t xml:space="preserve">COVID-19 cases </w:t>
        </w:r>
      </w:ins>
      <w:ins w:id="549" w:author="Harry" w:date="2020-11-20T22:04:00Z">
        <w:r w:rsidR="0078727D">
          <w:rPr>
            <w:rFonts w:ascii="Times New Roman" w:hAnsi="Times New Roman" w:cs="Times New Roman"/>
            <w:sz w:val="22"/>
            <w:szCs w:val="24"/>
          </w:rPr>
          <w:t xml:space="preserve">and economic indicators </w:t>
        </w:r>
      </w:ins>
      <w:ins w:id="550" w:author="Harry" w:date="2020-11-20T22:03:00Z">
        <w:r w:rsidR="0078727D">
          <w:rPr>
            <w:rFonts w:ascii="Times New Roman" w:hAnsi="Times New Roman" w:cs="Times New Roman"/>
            <w:sz w:val="22"/>
            <w:szCs w:val="24"/>
          </w:rPr>
          <w:t>across Indonesian provinces</w:t>
        </w:r>
      </w:ins>
      <w:ins w:id="551" w:author="Harry" w:date="2020-11-20T22:05:00Z">
        <w:r w:rsidR="0078727D">
          <w:rPr>
            <w:rFonts w:ascii="Times New Roman" w:hAnsi="Times New Roman" w:cs="Times New Roman"/>
            <w:sz w:val="22"/>
            <w:szCs w:val="24"/>
          </w:rPr>
          <w:t xml:space="preserve">. </w:t>
        </w:r>
      </w:ins>
      <w:ins w:id="552" w:author="Harry" w:date="2020-11-22T15:37:00Z">
        <w:r w:rsidR="002C430F">
          <w:rPr>
            <w:rFonts w:ascii="Times New Roman" w:hAnsi="Times New Roman" w:cs="Times New Roman"/>
            <w:sz w:val="22"/>
            <w:szCs w:val="24"/>
          </w:rPr>
          <w:t xml:space="preserve">In </w:t>
        </w:r>
      </w:ins>
      <w:del w:id="553" w:author="Harry" w:date="2020-11-20T22:02:00Z">
        <w:r w:rsidRPr="00466C11" w:rsidDel="0078727D">
          <w:rPr>
            <w:rFonts w:ascii="Times New Roman" w:hAnsi="Times New Roman" w:cs="Times New Roman"/>
            <w:sz w:val="22"/>
            <w:szCs w:val="24"/>
          </w:rPr>
          <w:delText>important</w:delText>
        </w:r>
      </w:del>
      <w:del w:id="554" w:author="Harry" w:date="2020-11-20T22:06:00Z">
        <w:r w:rsidRPr="00466C11" w:rsidDel="0078727D">
          <w:rPr>
            <w:rFonts w:ascii="Times New Roman" w:hAnsi="Times New Roman" w:cs="Times New Roman"/>
            <w:sz w:val="22"/>
            <w:szCs w:val="24"/>
          </w:rPr>
          <w:delText xml:space="preserve"> </w:delText>
        </w:r>
        <w:commentRangeStart w:id="555"/>
        <w:r w:rsidRPr="00466C11" w:rsidDel="0078727D">
          <w:rPr>
            <w:rFonts w:ascii="Times New Roman" w:hAnsi="Times New Roman" w:cs="Times New Roman"/>
            <w:sz w:val="22"/>
            <w:szCs w:val="24"/>
          </w:rPr>
          <w:delText>facts</w:delText>
        </w:r>
        <w:commentRangeEnd w:id="555"/>
        <w:r w:rsidR="007653C1" w:rsidDel="0078727D">
          <w:rPr>
            <w:rStyle w:val="CommentReference"/>
          </w:rPr>
          <w:commentReference w:id="555"/>
        </w:r>
        <w:r w:rsidRPr="00466C11" w:rsidDel="0078727D">
          <w:rPr>
            <w:rFonts w:ascii="Times New Roman" w:hAnsi="Times New Roman" w:cs="Times New Roman"/>
            <w:sz w:val="22"/>
            <w:szCs w:val="24"/>
          </w:rPr>
          <w:delText xml:space="preserve"> that are </w:delText>
        </w:r>
      </w:del>
      <w:del w:id="556" w:author="Harry" w:date="2020-11-21T11:42:00Z">
        <w:r w:rsidRPr="00466C11" w:rsidDel="00014943">
          <w:rPr>
            <w:rFonts w:ascii="Times New Roman" w:hAnsi="Times New Roman" w:cs="Times New Roman"/>
            <w:sz w:val="22"/>
            <w:szCs w:val="24"/>
          </w:rPr>
          <w:delText xml:space="preserve">useful to understand the context of the analysis. </w:delText>
        </w:r>
      </w:del>
      <w:del w:id="557" w:author="Harry" w:date="2020-11-21T11:43:00Z">
        <w:r w:rsidRPr="00466C11" w:rsidDel="00014943">
          <w:rPr>
            <w:rFonts w:ascii="Times New Roman" w:hAnsi="Times New Roman" w:cs="Times New Roman"/>
            <w:sz w:val="22"/>
            <w:szCs w:val="24"/>
          </w:rPr>
          <w:delText xml:space="preserve">In </w:delText>
        </w:r>
      </w:del>
      <w:r w:rsidRPr="00466C11">
        <w:rPr>
          <w:rFonts w:ascii="Times New Roman" w:hAnsi="Times New Roman" w:cs="Times New Roman"/>
          <w:sz w:val="22"/>
          <w:szCs w:val="24"/>
        </w:rPr>
        <w:t>Figure 2</w:t>
      </w:r>
      <w:del w:id="558" w:author="Harry" w:date="2020-11-21T11:43:00Z">
        <w:r w:rsidRPr="00466C11" w:rsidDel="00014943">
          <w:rPr>
            <w:rFonts w:ascii="Times New Roman" w:hAnsi="Times New Roman" w:cs="Times New Roman"/>
            <w:sz w:val="22"/>
            <w:szCs w:val="24"/>
          </w:rPr>
          <w:delText xml:space="preserve">, we </w:delText>
        </w:r>
      </w:del>
      <w:del w:id="559" w:author="Harry" w:date="2020-11-21T11:56:00Z">
        <w:r w:rsidRPr="00466C11" w:rsidDel="005F7E2E">
          <w:rPr>
            <w:rFonts w:ascii="Times New Roman" w:hAnsi="Times New Roman" w:cs="Times New Roman"/>
            <w:sz w:val="22"/>
            <w:szCs w:val="24"/>
          </w:rPr>
          <w:delText>provide</w:delText>
        </w:r>
      </w:del>
      <w:del w:id="560" w:author="Harry" w:date="2020-11-21T11:55:00Z">
        <w:r w:rsidRPr="00466C11" w:rsidDel="005F7E2E">
          <w:rPr>
            <w:rFonts w:ascii="Times New Roman" w:hAnsi="Times New Roman" w:cs="Times New Roman"/>
            <w:sz w:val="22"/>
            <w:szCs w:val="24"/>
          </w:rPr>
          <w:delText xml:space="preserve"> </w:delText>
        </w:r>
      </w:del>
      <w:ins w:id="561" w:author="Harry" w:date="2020-11-21T11:55:00Z">
        <w:r w:rsidR="005F7E2E">
          <w:rPr>
            <w:rFonts w:ascii="Times New Roman" w:hAnsi="Times New Roman" w:cs="Times New Roman"/>
            <w:sz w:val="22"/>
            <w:szCs w:val="24"/>
          </w:rPr>
          <w:t xml:space="preserve"> we present </w:t>
        </w:r>
      </w:ins>
      <w:r w:rsidRPr="00466C11">
        <w:rPr>
          <w:rFonts w:ascii="Times New Roman" w:hAnsi="Times New Roman" w:cs="Times New Roman"/>
          <w:sz w:val="22"/>
          <w:szCs w:val="24"/>
        </w:rPr>
        <w:t xml:space="preserve">the charts of </w:t>
      </w:r>
      <w:del w:id="562" w:author="Harry" w:date="2020-11-21T11:43:00Z">
        <w:r w:rsidRPr="00466C11" w:rsidDel="00014943">
          <w:rPr>
            <w:rFonts w:ascii="Times New Roman" w:hAnsi="Times New Roman" w:cs="Times New Roman"/>
            <w:sz w:val="22"/>
            <w:szCs w:val="24"/>
          </w:rPr>
          <w:delText xml:space="preserve">selected variables related to </w:delText>
        </w:r>
      </w:del>
      <w:del w:id="563" w:author="Budy Resosudarmo" w:date="2020-10-16T10:47:00Z">
        <w:r w:rsidRPr="00466C11" w:rsidDel="00F73CB7">
          <w:rPr>
            <w:rFonts w:ascii="Times New Roman" w:hAnsi="Times New Roman" w:cs="Times New Roman"/>
            <w:sz w:val="22"/>
            <w:szCs w:val="24"/>
          </w:rPr>
          <w:delText>Covid</w:delText>
        </w:r>
      </w:del>
      <w:ins w:id="564"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and </w:t>
      </w:r>
      <w:ins w:id="565" w:author="Harry" w:date="2020-11-21T11:44:00Z">
        <w:r w:rsidR="00014943">
          <w:rPr>
            <w:rFonts w:ascii="Times New Roman" w:hAnsi="Times New Roman" w:cs="Times New Roman"/>
            <w:sz w:val="22"/>
            <w:szCs w:val="24"/>
          </w:rPr>
          <w:t xml:space="preserve">the </w:t>
        </w:r>
      </w:ins>
      <w:ins w:id="566" w:author="Harry" w:date="2020-11-21T11:43:00Z">
        <w:r w:rsidR="00014943">
          <w:rPr>
            <w:rFonts w:ascii="Times New Roman" w:hAnsi="Times New Roman" w:cs="Times New Roman"/>
            <w:sz w:val="22"/>
            <w:szCs w:val="24"/>
          </w:rPr>
          <w:t xml:space="preserve">selected </w:t>
        </w:r>
      </w:ins>
      <w:del w:id="567" w:author="Harry" w:date="2020-11-21T11:43:00Z">
        <w:r w:rsidRPr="00466C11" w:rsidDel="00014943">
          <w:rPr>
            <w:rFonts w:ascii="Times New Roman" w:hAnsi="Times New Roman" w:cs="Times New Roman"/>
            <w:sz w:val="22"/>
            <w:szCs w:val="24"/>
          </w:rPr>
          <w:delText xml:space="preserve">the </w:delText>
        </w:r>
      </w:del>
      <w:r w:rsidRPr="00466C11">
        <w:rPr>
          <w:rFonts w:ascii="Times New Roman" w:hAnsi="Times New Roman" w:cs="Times New Roman"/>
          <w:sz w:val="22"/>
          <w:szCs w:val="24"/>
        </w:rPr>
        <w:t xml:space="preserve">economic </w:t>
      </w:r>
      <w:ins w:id="568" w:author="Harry" w:date="2020-11-21T11:43:00Z">
        <w:r w:rsidR="00014943">
          <w:rPr>
            <w:rFonts w:ascii="Times New Roman" w:hAnsi="Times New Roman" w:cs="Times New Roman"/>
            <w:sz w:val="22"/>
            <w:szCs w:val="24"/>
          </w:rPr>
          <w:t>variable</w:t>
        </w:r>
      </w:ins>
      <w:del w:id="569" w:author="Harry" w:date="2020-11-21T11:43:00Z">
        <w:r w:rsidRPr="00466C11" w:rsidDel="00014943">
          <w:rPr>
            <w:rFonts w:ascii="Times New Roman" w:hAnsi="Times New Roman" w:cs="Times New Roman"/>
            <w:sz w:val="22"/>
            <w:szCs w:val="24"/>
          </w:rPr>
          <w:delText>impact</w:delText>
        </w:r>
      </w:del>
      <w:r w:rsidRPr="00466C11">
        <w:rPr>
          <w:rFonts w:ascii="Times New Roman" w:hAnsi="Times New Roman" w:cs="Times New Roman"/>
          <w:sz w:val="22"/>
          <w:szCs w:val="24"/>
        </w:rPr>
        <w:t>s across provinces</w:t>
      </w:r>
      <w:ins w:id="570" w:author="Harry" w:date="2020-11-21T11:44:00Z">
        <w:r w:rsidR="00014943">
          <w:rPr>
            <w:rFonts w:ascii="Times New Roman" w:hAnsi="Times New Roman" w:cs="Times New Roman"/>
            <w:sz w:val="22"/>
            <w:szCs w:val="24"/>
          </w:rPr>
          <w:t xml:space="preserve"> in 2020</w:t>
        </w:r>
      </w:ins>
      <w:ins w:id="571" w:author="Harry" w:date="2020-11-22T00:20:00Z">
        <w:r w:rsidR="00265BA3">
          <w:rPr>
            <w:rFonts w:ascii="Times New Roman" w:hAnsi="Times New Roman" w:cs="Times New Roman"/>
            <w:sz w:val="22"/>
            <w:szCs w:val="24"/>
          </w:rPr>
          <w:t>:</w:t>
        </w:r>
      </w:ins>
      <w:ins w:id="572" w:author="Harry" w:date="2020-11-21T11:44:00Z">
        <w:r w:rsidR="00014943">
          <w:rPr>
            <w:rFonts w:ascii="Times New Roman" w:hAnsi="Times New Roman" w:cs="Times New Roman"/>
            <w:sz w:val="22"/>
            <w:szCs w:val="24"/>
          </w:rPr>
          <w:t>Q2</w:t>
        </w:r>
      </w:ins>
      <w:r w:rsidRPr="00466C11">
        <w:rPr>
          <w:rFonts w:ascii="Times New Roman" w:hAnsi="Times New Roman" w:cs="Times New Roman"/>
          <w:sz w:val="22"/>
          <w:szCs w:val="24"/>
        </w:rPr>
        <w:t xml:space="preserve">. </w:t>
      </w:r>
      <w:ins w:id="573" w:author="Harry" w:date="2020-11-21T11:59:00Z">
        <w:r w:rsidR="002056D7">
          <w:rPr>
            <w:rFonts w:ascii="Times New Roman" w:hAnsi="Times New Roman" w:cs="Times New Roman"/>
            <w:sz w:val="22"/>
            <w:szCs w:val="24"/>
          </w:rPr>
          <w:t xml:space="preserve">This is useful to </w:t>
        </w:r>
      </w:ins>
      <w:ins w:id="574" w:author="Harry" w:date="2020-11-21T12:00:00Z">
        <w:r w:rsidR="002056D7">
          <w:rPr>
            <w:rFonts w:ascii="Times New Roman" w:hAnsi="Times New Roman" w:cs="Times New Roman"/>
            <w:sz w:val="22"/>
            <w:szCs w:val="24"/>
          </w:rPr>
          <w:t xml:space="preserve">understand how the pandemic </w:t>
        </w:r>
      </w:ins>
      <w:ins w:id="575" w:author="Harry" w:date="2020-11-21T12:01:00Z">
        <w:r w:rsidR="0098576B">
          <w:rPr>
            <w:rFonts w:ascii="Times New Roman" w:hAnsi="Times New Roman" w:cs="Times New Roman"/>
            <w:sz w:val="22"/>
            <w:szCs w:val="24"/>
          </w:rPr>
          <w:t>affect</w:t>
        </w:r>
      </w:ins>
      <w:ins w:id="576" w:author="Harry" w:date="2020-11-21T12:00:00Z">
        <w:r w:rsidR="002056D7">
          <w:rPr>
            <w:rFonts w:ascii="Times New Roman" w:hAnsi="Times New Roman" w:cs="Times New Roman"/>
            <w:sz w:val="22"/>
            <w:szCs w:val="24"/>
          </w:rPr>
          <w:t>s economic activities contemporaneous</w:t>
        </w:r>
      </w:ins>
      <w:ins w:id="577" w:author="Harry" w:date="2020-11-21T12:01:00Z">
        <w:r w:rsidR="002056D7">
          <w:rPr>
            <w:rFonts w:ascii="Times New Roman" w:hAnsi="Times New Roman" w:cs="Times New Roman"/>
            <w:sz w:val="22"/>
            <w:szCs w:val="24"/>
          </w:rPr>
          <w:t>ly.</w:t>
        </w:r>
      </w:ins>
      <w:ins w:id="578" w:author="Harry" w:date="2020-11-21T12:00:00Z">
        <w:r w:rsidR="002056D7">
          <w:rPr>
            <w:rFonts w:ascii="Times New Roman" w:hAnsi="Times New Roman" w:cs="Times New Roman"/>
            <w:sz w:val="22"/>
            <w:szCs w:val="24"/>
          </w:rPr>
          <w:t xml:space="preserve"> </w:t>
        </w:r>
      </w:ins>
      <w:r w:rsidRPr="00466C11">
        <w:rPr>
          <w:rFonts w:ascii="Times New Roman" w:hAnsi="Times New Roman" w:cs="Times New Roman"/>
          <w:sz w:val="22"/>
          <w:szCs w:val="24"/>
        </w:rPr>
        <w:t xml:space="preserve">Panel (a) plots the change in number of </w:t>
      </w:r>
      <w:del w:id="579" w:author="Budy Resosudarmo" w:date="2020-10-16T10:47:00Z">
        <w:r w:rsidRPr="00466C11" w:rsidDel="00F73CB7">
          <w:rPr>
            <w:rFonts w:ascii="Times New Roman" w:hAnsi="Times New Roman" w:cs="Times New Roman"/>
            <w:sz w:val="22"/>
            <w:szCs w:val="24"/>
          </w:rPr>
          <w:delText>Covid</w:delText>
        </w:r>
      </w:del>
      <w:ins w:id="580"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-19 cumulative cases (per 100</w:t>
      </w:r>
      <w:ins w:id="581" w:author="Budy Resosudarmo" w:date="2020-10-16T11:39:00Z">
        <w:r w:rsidR="004F3866">
          <w:rPr>
            <w:rFonts w:ascii="Times New Roman" w:hAnsi="Times New Roman" w:cs="Times New Roman"/>
            <w:sz w:val="22"/>
            <w:szCs w:val="24"/>
          </w:rPr>
          <w:t>,</w:t>
        </w:r>
      </w:ins>
      <w:del w:id="582" w:author="Budy Resosudarmo" w:date="2020-10-16T11:39: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 from March to June 2020. The highest increase of number of cases is recorded in Jakarta, the capital of Indonesia (100.3), followed by South Kalimantan (72.9), and North Maluku (56.85), while Aceh province records the lowest increase in number of cases per 100</w:t>
      </w:r>
      <w:ins w:id="583" w:author="Budy Resosudarmo" w:date="2020-10-16T11:40:00Z">
        <w:r w:rsidR="004F3866">
          <w:rPr>
            <w:rFonts w:ascii="Times New Roman" w:hAnsi="Times New Roman" w:cs="Times New Roman"/>
            <w:sz w:val="22"/>
            <w:szCs w:val="24"/>
          </w:rPr>
          <w:t>,</w:t>
        </w:r>
      </w:ins>
      <w:del w:id="584" w:author="Budy Resosudarmo" w:date="2020-10-16T11:40: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w:t>
      </w:r>
      <w:ins w:id="585" w:author="Harry" w:date="2020-11-20T22:10:00Z">
        <w:r w:rsidR="009E356B">
          <w:rPr>
            <w:rFonts w:ascii="Times New Roman" w:hAnsi="Times New Roman" w:cs="Times New Roman"/>
            <w:sz w:val="22"/>
            <w:szCs w:val="24"/>
          </w:rPr>
          <w:t xml:space="preserve"> (</w:t>
        </w:r>
      </w:ins>
      <w:ins w:id="586" w:author="Harry" w:date="2020-11-20T22:13:00Z">
        <w:r w:rsidR="009E356B">
          <w:rPr>
            <w:rFonts w:ascii="Times New Roman" w:hAnsi="Times New Roman" w:cs="Times New Roman"/>
            <w:sz w:val="22"/>
            <w:szCs w:val="24"/>
          </w:rPr>
          <w:t>we</w:t>
        </w:r>
      </w:ins>
      <w:ins w:id="587" w:author="Harry" w:date="2020-11-20T22:12:00Z">
        <w:r w:rsidR="009E356B">
          <w:rPr>
            <w:rFonts w:ascii="Times New Roman" w:hAnsi="Times New Roman" w:cs="Times New Roman"/>
            <w:sz w:val="22"/>
            <w:szCs w:val="24"/>
          </w:rPr>
          <w:t xml:space="preserve"> </w:t>
        </w:r>
      </w:ins>
      <w:ins w:id="588" w:author="Harry" w:date="2020-11-20T22:13:00Z">
        <w:r w:rsidR="009E356B">
          <w:rPr>
            <w:rFonts w:ascii="Times New Roman" w:hAnsi="Times New Roman" w:cs="Times New Roman"/>
            <w:sz w:val="22"/>
            <w:szCs w:val="24"/>
          </w:rPr>
          <w:t xml:space="preserve">computed the </w:t>
        </w:r>
        <w:r w:rsidR="009E356B" w:rsidRPr="00466C11">
          <w:rPr>
            <w:rFonts w:ascii="Times New Roman" w:hAnsi="Times New Roman" w:cs="Times New Roman"/>
            <w:sz w:val="22"/>
            <w:szCs w:val="24"/>
          </w:rPr>
          <w:t xml:space="preserve">change in number of </w:t>
        </w:r>
        <w:r w:rsidR="009E356B">
          <w:rPr>
            <w:rFonts w:ascii="Times New Roman" w:hAnsi="Times New Roman" w:cs="Times New Roman"/>
            <w:sz w:val="22"/>
            <w:szCs w:val="24"/>
          </w:rPr>
          <w:t>COVID</w:t>
        </w:r>
        <w:r w:rsidR="009E356B" w:rsidRPr="00466C11">
          <w:rPr>
            <w:rFonts w:ascii="Times New Roman" w:hAnsi="Times New Roman" w:cs="Times New Roman"/>
            <w:sz w:val="22"/>
            <w:szCs w:val="24"/>
          </w:rPr>
          <w:t>-19 cumulative cases</w:t>
        </w:r>
      </w:ins>
      <w:ins w:id="589" w:author="Harry" w:date="2020-11-20T22:10:00Z">
        <w:r w:rsidR="009E356B">
          <w:rPr>
            <w:rFonts w:ascii="Times New Roman" w:hAnsi="Times New Roman" w:cs="Times New Roman"/>
            <w:sz w:val="22"/>
            <w:szCs w:val="24"/>
          </w:rPr>
          <w:t xml:space="preserve"> </w:t>
        </w:r>
      </w:ins>
      <w:ins w:id="590" w:author="Harry" w:date="2020-11-20T22:13:00Z">
        <w:r w:rsidR="009E356B">
          <w:rPr>
            <w:rFonts w:ascii="Times New Roman" w:hAnsi="Times New Roman" w:cs="Times New Roman"/>
            <w:sz w:val="22"/>
            <w:szCs w:val="24"/>
          </w:rPr>
          <w:t>based</w:t>
        </w:r>
      </w:ins>
      <w:ins w:id="591" w:author="Harry" w:date="2020-11-20T22:14:00Z">
        <w:r w:rsidR="009E356B">
          <w:rPr>
            <w:rFonts w:ascii="Times New Roman" w:hAnsi="Times New Roman" w:cs="Times New Roman"/>
            <w:sz w:val="22"/>
            <w:szCs w:val="24"/>
          </w:rPr>
          <w:t xml:space="preserve"> on the daily data available at </w:t>
        </w:r>
      </w:ins>
      <w:ins w:id="592" w:author="Harry" w:date="2020-11-20T22:10:00Z">
        <w:r w:rsidR="009E356B" w:rsidRPr="004F1203">
          <w:rPr>
            <w:rFonts w:ascii="Times New Roman" w:hAnsi="Times New Roman" w:cs="Times New Roman"/>
            <w:sz w:val="22"/>
          </w:rPr>
          <w:t>https:</w:t>
        </w:r>
        <w:r w:rsidR="009E356B">
          <w:rPr>
            <w:rFonts w:ascii="Times New Roman" w:hAnsi="Times New Roman" w:cs="Times New Roman"/>
            <w:sz w:val="22"/>
          </w:rPr>
          <w:t>//</w:t>
        </w:r>
        <w:r w:rsidR="009E356B" w:rsidRPr="004F1203">
          <w:rPr>
            <w:rFonts w:ascii="Times New Roman" w:hAnsi="Times New Roman" w:cs="Times New Roman"/>
            <w:sz w:val="22"/>
          </w:rPr>
          <w:t xml:space="preserve"> kawal</w:t>
        </w:r>
        <w:r w:rsidR="009E356B">
          <w:rPr>
            <w:rFonts w:ascii="Times New Roman" w:hAnsi="Times New Roman" w:cs="Times New Roman"/>
            <w:sz w:val="22"/>
          </w:rPr>
          <w:t>COVID</w:t>
        </w:r>
        <w:r w:rsidR="009E356B" w:rsidRPr="004F1203">
          <w:rPr>
            <w:rFonts w:ascii="Times New Roman" w:hAnsi="Times New Roman" w:cs="Times New Roman"/>
            <w:sz w:val="22"/>
          </w:rPr>
          <w:t>19.id</w:t>
        </w:r>
      </w:ins>
      <w:ins w:id="593" w:author="Harry" w:date="2020-11-22T00:19:00Z">
        <w:r w:rsidR="000252B1">
          <w:rPr>
            <w:rFonts w:ascii="Times New Roman" w:hAnsi="Times New Roman" w:cs="Times New Roman"/>
            <w:sz w:val="22"/>
          </w:rPr>
          <w:t>.).</w:t>
        </w:r>
      </w:ins>
      <w:ins w:id="594" w:author="Budy Resosudarmo" w:date="2020-10-16T10:51:00Z">
        <w:del w:id="595" w:author="Harry" w:date="2020-11-22T00:19:00Z">
          <w:r w:rsidR="00F73CB7" w:rsidDel="00077F49">
            <w:rPr>
              <w:rFonts w:ascii="Times New Roman" w:hAnsi="Times New Roman" w:cs="Times New Roman"/>
              <w:sz w:val="22"/>
              <w:szCs w:val="24"/>
            </w:rPr>
            <w:delText xml:space="preserve"> (R1: sources of data)</w:delText>
          </w:r>
        </w:del>
      </w:ins>
      <w:del w:id="596" w:author="Harry" w:date="2020-11-22T00:19:00Z">
        <w:r w:rsidRPr="00466C11" w:rsidDel="00077F49">
          <w:rPr>
            <w:rFonts w:ascii="Times New Roman" w:hAnsi="Times New Roman" w:cs="Times New Roman"/>
            <w:sz w:val="22"/>
            <w:szCs w:val="24"/>
          </w:rPr>
          <w:delText xml:space="preserve">. </w:delText>
        </w:r>
      </w:del>
    </w:p>
    <w:p w14:paraId="599A7123" w14:textId="77777777" w:rsidR="00F73CB7" w:rsidRDefault="00F73CB7">
      <w:pPr>
        <w:rPr>
          <w:ins w:id="597" w:author="Budy Resosudarmo" w:date="2020-10-16T10:51:00Z"/>
          <w:rFonts w:ascii="Times New Roman" w:hAnsi="Times New Roman" w:cs="Times New Roman"/>
          <w:sz w:val="22"/>
          <w:szCs w:val="24"/>
        </w:rPr>
      </w:pPr>
    </w:p>
    <w:p w14:paraId="7B415F1B" w14:textId="38D76EED" w:rsidR="00466C11" w:rsidDel="005F20F7" w:rsidRDefault="0095425F">
      <w:pPr>
        <w:ind w:firstLine="567"/>
        <w:rPr>
          <w:del w:id="598" w:author="Harry" w:date="2020-11-20T22:08:00Z"/>
          <w:rFonts w:ascii="Times New Roman" w:hAnsi="Times New Roman" w:cs="Times New Roman"/>
          <w:sz w:val="22"/>
          <w:szCs w:val="24"/>
        </w:rPr>
        <w:pPrChange w:id="599" w:author="Harry" w:date="2020-11-21T23:05:00Z">
          <w:pPr/>
        </w:pPrChange>
      </w:pPr>
      <w:ins w:id="600" w:author="Harry" w:date="2020-11-21T11:45:00Z">
        <w:r>
          <w:rPr>
            <w:rFonts w:ascii="Times New Roman" w:hAnsi="Times New Roman" w:cs="Times New Roman"/>
            <w:sz w:val="22"/>
            <w:szCs w:val="24"/>
          </w:rPr>
          <w:t xml:space="preserve">As seen in panel (b), </w:t>
        </w:r>
      </w:ins>
      <w:del w:id="601" w:author="Harry" w:date="2020-11-21T11:45:00Z">
        <w:r w:rsidR="00466C11" w:rsidRPr="00466C11" w:rsidDel="0095425F">
          <w:rPr>
            <w:rFonts w:ascii="Times New Roman" w:hAnsi="Times New Roman" w:cs="Times New Roman"/>
            <w:sz w:val="22"/>
            <w:szCs w:val="24"/>
          </w:rPr>
          <w:delText>In terms of the impact of Covid</w:delText>
        </w:r>
      </w:del>
      <w:ins w:id="602" w:author="Budy Resosudarmo" w:date="2020-10-16T10:47:00Z">
        <w:del w:id="603" w:author="Harry" w:date="2020-11-21T11:45:00Z">
          <w:r w:rsidR="00F73CB7" w:rsidDel="0095425F">
            <w:rPr>
              <w:rFonts w:ascii="Times New Roman" w:hAnsi="Times New Roman" w:cs="Times New Roman"/>
              <w:sz w:val="22"/>
              <w:szCs w:val="24"/>
            </w:rPr>
            <w:delText>COVID</w:delText>
          </w:r>
        </w:del>
      </w:ins>
      <w:del w:id="604" w:author="Harry" w:date="2020-11-21T11:45:00Z">
        <w:r w:rsidR="00466C11" w:rsidRPr="00466C11" w:rsidDel="0095425F">
          <w:rPr>
            <w:rFonts w:ascii="Times New Roman" w:hAnsi="Times New Roman" w:cs="Times New Roman"/>
            <w:sz w:val="22"/>
            <w:szCs w:val="24"/>
          </w:rPr>
          <w:delText xml:space="preserve">-19 on economic growth, </w:delText>
        </w:r>
      </w:del>
      <w:r w:rsidR="00466C11" w:rsidRPr="00466C11">
        <w:rPr>
          <w:rFonts w:ascii="Times New Roman" w:hAnsi="Times New Roman" w:cs="Times New Roman"/>
          <w:sz w:val="22"/>
          <w:szCs w:val="24"/>
        </w:rPr>
        <w:t xml:space="preserve">most of provinces (32 out of 34) recorded </w:t>
      </w:r>
      <w:commentRangeStart w:id="605"/>
      <w:r w:rsidR="00466C11" w:rsidRPr="00466C11">
        <w:rPr>
          <w:rFonts w:ascii="Times New Roman" w:hAnsi="Times New Roman" w:cs="Times New Roman"/>
          <w:sz w:val="22"/>
          <w:szCs w:val="24"/>
        </w:rPr>
        <w:t xml:space="preserve">negative growth in </w:t>
      </w:r>
      <w:del w:id="606" w:author="Harry" w:date="2020-11-22T00:20:00Z">
        <w:r w:rsidR="00466C11" w:rsidRPr="00466C11" w:rsidDel="00265BA3">
          <w:rPr>
            <w:rFonts w:ascii="Times New Roman" w:hAnsi="Times New Roman" w:cs="Times New Roman"/>
            <w:sz w:val="22"/>
            <w:szCs w:val="24"/>
          </w:rPr>
          <w:delText>Q2</w:delText>
        </w:r>
      </w:del>
      <w:del w:id="607" w:author="Harry" w:date="2020-11-22T00:19:00Z">
        <w:r w:rsidR="00466C11" w:rsidRPr="00466C11" w:rsidDel="00C21571">
          <w:rPr>
            <w:rFonts w:ascii="Times New Roman" w:hAnsi="Times New Roman" w:cs="Times New Roman"/>
            <w:sz w:val="22"/>
            <w:szCs w:val="24"/>
          </w:rPr>
          <w:delText>-</w:delText>
        </w:r>
      </w:del>
      <w:r w:rsidR="00466C11" w:rsidRPr="00466C11">
        <w:rPr>
          <w:rFonts w:ascii="Times New Roman" w:hAnsi="Times New Roman" w:cs="Times New Roman"/>
          <w:sz w:val="22"/>
          <w:szCs w:val="24"/>
        </w:rPr>
        <w:t>2020</w:t>
      </w:r>
      <w:commentRangeEnd w:id="605"/>
      <w:r w:rsidR="00F17FCB">
        <w:rPr>
          <w:rStyle w:val="CommentReference"/>
        </w:rPr>
        <w:commentReference w:id="605"/>
      </w:r>
      <w:ins w:id="608" w:author="Harry" w:date="2020-11-22T00:20:00Z">
        <w:r w:rsidR="00265BA3">
          <w:rPr>
            <w:rFonts w:ascii="Times New Roman" w:hAnsi="Times New Roman" w:cs="Times New Roman"/>
            <w:sz w:val="22"/>
            <w:szCs w:val="24"/>
          </w:rPr>
          <w:t>:Q2</w:t>
        </w:r>
      </w:ins>
      <w:ins w:id="609" w:author="Harry" w:date="2020-11-20T22:54:00Z">
        <w:r w:rsidR="0076589A">
          <w:rPr>
            <w:rFonts w:ascii="Times New Roman" w:hAnsi="Times New Roman" w:cs="Times New Roman"/>
            <w:sz w:val="22"/>
            <w:szCs w:val="24"/>
          </w:rPr>
          <w:t xml:space="preserve"> (</w:t>
        </w:r>
        <w:proofErr w:type="spellStart"/>
        <w:r w:rsidR="0076589A">
          <w:rPr>
            <w:rFonts w:ascii="Times New Roman" w:hAnsi="Times New Roman" w:cs="Times New Roman"/>
            <w:sz w:val="22"/>
            <w:szCs w:val="24"/>
          </w:rPr>
          <w:t>yoy</w:t>
        </w:r>
        <w:proofErr w:type="spellEnd"/>
        <w:r w:rsidR="0076589A">
          <w:rPr>
            <w:rFonts w:ascii="Times New Roman" w:hAnsi="Times New Roman" w:cs="Times New Roman"/>
            <w:sz w:val="22"/>
            <w:szCs w:val="24"/>
          </w:rPr>
          <w:t>, %)</w:t>
        </w:r>
      </w:ins>
      <w:r w:rsidR="00466C11" w:rsidRPr="00466C11">
        <w:rPr>
          <w:rFonts w:ascii="Times New Roman" w:hAnsi="Times New Roman" w:cs="Times New Roman"/>
          <w:sz w:val="22"/>
          <w:szCs w:val="24"/>
        </w:rPr>
        <w:t>, where provinces in Java-Bali region are the worst performers</w:t>
      </w:r>
      <w:del w:id="610" w:author="Harry" w:date="2020-11-21T11:46:00Z">
        <w:r w:rsidR="00466C11" w:rsidRPr="00466C11" w:rsidDel="0095425F">
          <w:rPr>
            <w:rFonts w:ascii="Times New Roman" w:hAnsi="Times New Roman" w:cs="Times New Roman"/>
            <w:sz w:val="22"/>
            <w:szCs w:val="24"/>
          </w:rPr>
          <w:delText xml:space="preserve"> (panel (b))</w:delText>
        </w:r>
      </w:del>
      <w:r w:rsidR="00466C11" w:rsidRPr="00466C11">
        <w:rPr>
          <w:rFonts w:ascii="Times New Roman" w:hAnsi="Times New Roman" w:cs="Times New Roman"/>
          <w:sz w:val="22"/>
          <w:szCs w:val="24"/>
        </w:rPr>
        <w:t xml:space="preserve">. The economic growth of Bali, Jakarta, Banten provinces are -10.98%, -8.22%, and -7.4% (year-on-year) respectively. On the other hand, two easternmost provinces, West Papua and Papua, were able to maintain positive economic growth of 0.53% and 4.52% respectively. We also utilize the </w:t>
      </w:r>
      <w:del w:id="611" w:author="Budy Resosudarmo" w:date="2020-10-16T10:47:00Z">
        <w:r w:rsidR="00466C11" w:rsidRPr="00466C11" w:rsidDel="00F73CB7">
          <w:rPr>
            <w:rFonts w:ascii="Times New Roman" w:hAnsi="Times New Roman" w:cs="Times New Roman"/>
            <w:sz w:val="22"/>
            <w:szCs w:val="24"/>
          </w:rPr>
          <w:delText>Covid</w:delText>
        </w:r>
      </w:del>
      <w:ins w:id="612"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 xml:space="preserve">-19 Community Mobility Index from Google to capture the effects of pandemic on people mobility. From panel (c), </w:t>
      </w:r>
      <w:del w:id="613" w:author="Harry" w:date="2020-11-22T15:40:00Z">
        <w:r w:rsidR="00466C11" w:rsidRPr="00466C11" w:rsidDel="00BB0FAE">
          <w:rPr>
            <w:rFonts w:ascii="Times New Roman" w:hAnsi="Times New Roman" w:cs="Times New Roman"/>
            <w:sz w:val="22"/>
            <w:szCs w:val="24"/>
          </w:rPr>
          <w:delText>it can be seen</w:delText>
        </w:r>
      </w:del>
      <w:ins w:id="614" w:author="Harry" w:date="2020-11-22T15:40:00Z">
        <w:r w:rsidR="00BB0FAE">
          <w:rPr>
            <w:rFonts w:ascii="Times New Roman" w:hAnsi="Times New Roman" w:cs="Times New Roman"/>
            <w:sz w:val="22"/>
            <w:szCs w:val="24"/>
          </w:rPr>
          <w:t>one may observe</w:t>
        </w:r>
      </w:ins>
      <w:r w:rsidR="00466C11" w:rsidRPr="00466C11">
        <w:rPr>
          <w:rFonts w:ascii="Times New Roman" w:hAnsi="Times New Roman" w:cs="Times New Roman"/>
          <w:sz w:val="22"/>
          <w:szCs w:val="24"/>
        </w:rPr>
        <w:t xml:space="preserve"> that Bali, Maluku and Jakarta are the provinces where mobility reduced the most relative to the baseline.</w:t>
      </w:r>
      <w:r w:rsidR="00415631">
        <w:rPr>
          <w:rStyle w:val="FootnoteReference"/>
          <w:rFonts w:ascii="Times New Roman" w:hAnsi="Times New Roman" w:cs="Times New Roman"/>
          <w:sz w:val="22"/>
          <w:szCs w:val="24"/>
        </w:rPr>
        <w:footnoteReference w:id="2"/>
      </w:r>
      <w:r w:rsidR="00466C11" w:rsidRPr="00466C11">
        <w:rPr>
          <w:rFonts w:ascii="Times New Roman" w:hAnsi="Times New Roman" w:cs="Times New Roman"/>
          <w:sz w:val="22"/>
          <w:szCs w:val="24"/>
        </w:rPr>
        <w:t xml:space="preserve"> </w:t>
      </w:r>
      <w:ins w:id="620" w:author="Harry" w:date="2020-11-22T15:38:00Z">
        <w:r w:rsidR="001C232B">
          <w:rPr>
            <w:rFonts w:ascii="Times New Roman" w:hAnsi="Times New Roman" w:cs="Times New Roman"/>
            <w:sz w:val="22"/>
            <w:szCs w:val="24"/>
          </w:rPr>
          <w:t>W</w:t>
        </w:r>
      </w:ins>
      <w:del w:id="621" w:author="Harry" w:date="2020-11-22T15:38:00Z">
        <w:r w:rsidR="00466C11" w:rsidRPr="00466C11" w:rsidDel="001C232B">
          <w:rPr>
            <w:rFonts w:ascii="Times New Roman" w:hAnsi="Times New Roman" w:cs="Times New Roman"/>
            <w:sz w:val="22"/>
            <w:szCs w:val="24"/>
          </w:rPr>
          <w:delText>Lastly, w</w:delText>
        </w:r>
      </w:del>
      <w:r w:rsidR="00466C11" w:rsidRPr="00466C11">
        <w:rPr>
          <w:rFonts w:ascii="Times New Roman" w:hAnsi="Times New Roman" w:cs="Times New Roman"/>
          <w:sz w:val="22"/>
          <w:szCs w:val="24"/>
        </w:rPr>
        <w:t>e also document the number of people who los</w:t>
      </w:r>
      <w:r w:rsidR="00466C11">
        <w:rPr>
          <w:rFonts w:ascii="Times New Roman" w:hAnsi="Times New Roman" w:cs="Times New Roman"/>
          <w:sz w:val="22"/>
          <w:szCs w:val="24"/>
        </w:rPr>
        <w:t>e</w:t>
      </w:r>
      <w:r w:rsidR="00466C11" w:rsidRPr="00466C11">
        <w:rPr>
          <w:rFonts w:ascii="Times New Roman" w:hAnsi="Times New Roman" w:cs="Times New Roman"/>
          <w:sz w:val="22"/>
          <w:szCs w:val="24"/>
        </w:rPr>
        <w:t xml:space="preserve"> their jobs as the impacts of </w:t>
      </w:r>
      <w:del w:id="622" w:author="Budy Resosudarmo" w:date="2020-10-16T10:47:00Z">
        <w:r w:rsidR="00466C11" w:rsidRPr="00466C11" w:rsidDel="00F73CB7">
          <w:rPr>
            <w:rFonts w:ascii="Times New Roman" w:hAnsi="Times New Roman" w:cs="Times New Roman"/>
            <w:sz w:val="22"/>
            <w:szCs w:val="24"/>
          </w:rPr>
          <w:delText>Covid</w:delText>
        </w:r>
      </w:del>
      <w:ins w:id="623"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 xml:space="preserve">-19 </w:t>
      </w:r>
      <w:r w:rsidR="00466C11" w:rsidRPr="00466C11">
        <w:rPr>
          <w:rFonts w:ascii="Times New Roman" w:hAnsi="Times New Roman" w:cs="Times New Roman"/>
          <w:sz w:val="22"/>
          <w:szCs w:val="24"/>
        </w:rPr>
        <w:lastRenderedPageBreak/>
        <w:t>pandemic, plotted in panel (d). Similar to the impacts on economic growth, provinces in the Java region report the highest number of people who had lost their jobs due to pandemic. West Java province suffers the most with around 340</w:t>
      </w:r>
      <w:del w:id="624" w:author="Budy Resosudarmo" w:date="2020-10-16T11:49:00Z">
        <w:r w:rsidR="00466C11" w:rsidRPr="00466C11" w:rsidDel="002C2726">
          <w:rPr>
            <w:rFonts w:ascii="Times New Roman" w:hAnsi="Times New Roman" w:cs="Times New Roman"/>
            <w:sz w:val="22"/>
            <w:szCs w:val="24"/>
          </w:rPr>
          <w:delText>.</w:delText>
        </w:r>
      </w:del>
      <w:ins w:id="625" w:author="Budy Resosudarmo" w:date="2020-10-16T11:49:00Z">
        <w:r w:rsidR="002C2726">
          <w:rPr>
            <w:rFonts w:ascii="Times New Roman" w:hAnsi="Times New Roman" w:cs="Times New Roman"/>
            <w:sz w:val="22"/>
            <w:szCs w:val="24"/>
          </w:rPr>
          <w:t>,</w:t>
        </w:r>
      </w:ins>
      <w:r w:rsidR="00466C11" w:rsidRPr="00466C11">
        <w:rPr>
          <w:rFonts w:ascii="Times New Roman" w:hAnsi="Times New Roman" w:cs="Times New Roman"/>
          <w:sz w:val="22"/>
          <w:szCs w:val="24"/>
        </w:rPr>
        <w:t>000 people reporting lost their jobs from March to June 2020. Next, Jakarta, Central Java and East Java are the other provinces that record high numbers of jobs losses during the same period</w:t>
      </w:r>
      <w:ins w:id="626" w:author="Harry" w:date="2020-11-20T22:08:00Z">
        <w:r w:rsidR="0078727D">
          <w:rPr>
            <w:rFonts w:ascii="Times New Roman" w:hAnsi="Times New Roman" w:cs="Times New Roman"/>
            <w:sz w:val="22"/>
            <w:szCs w:val="24"/>
          </w:rPr>
          <w:t xml:space="preserve"> </w:t>
        </w:r>
      </w:ins>
      <w:ins w:id="627" w:author="Harry" w:date="2020-11-20T22:15:00Z">
        <w:r w:rsidR="00720C86">
          <w:rPr>
            <w:rFonts w:ascii="Times New Roman" w:hAnsi="Times New Roman" w:cs="Times New Roman"/>
            <w:sz w:val="22"/>
            <w:szCs w:val="24"/>
          </w:rPr>
          <w:t xml:space="preserve">(we received the data from </w:t>
        </w:r>
      </w:ins>
      <w:ins w:id="628" w:author="Harry" w:date="2020-11-20T22:16:00Z">
        <w:r w:rsidR="00720C86">
          <w:rPr>
            <w:rFonts w:ascii="Times New Roman" w:hAnsi="Times New Roman" w:cs="Times New Roman"/>
            <w:sz w:val="22"/>
            <w:szCs w:val="24"/>
          </w:rPr>
          <w:t xml:space="preserve">the </w:t>
        </w:r>
      </w:ins>
      <w:ins w:id="629" w:author="Harry" w:date="2020-11-20T22:15:00Z">
        <w:r w:rsidR="00720C86">
          <w:rPr>
            <w:rFonts w:ascii="Times New Roman" w:hAnsi="Times New Roman" w:cs="Times New Roman"/>
            <w:sz w:val="22"/>
            <w:szCs w:val="24"/>
          </w:rPr>
          <w:t xml:space="preserve">Ministry of </w:t>
        </w:r>
      </w:ins>
      <w:ins w:id="630" w:author="Harry" w:date="2020-11-20T22:16:00Z">
        <w:r w:rsidR="00720C86">
          <w:rPr>
            <w:rFonts w:ascii="Times New Roman" w:hAnsi="Times New Roman" w:cs="Times New Roman"/>
            <w:sz w:val="22"/>
            <w:szCs w:val="24"/>
          </w:rPr>
          <w:t>Manpower</w:t>
        </w:r>
      </w:ins>
      <w:ins w:id="631" w:author="Harry" w:date="2020-11-20T22:08:00Z">
        <w:r w:rsidR="0078727D">
          <w:rPr>
            <w:rFonts w:ascii="Times New Roman" w:hAnsi="Times New Roman" w:cs="Times New Roman"/>
            <w:sz w:val="22"/>
          </w:rPr>
          <w:t>)</w:t>
        </w:r>
      </w:ins>
      <w:ins w:id="632" w:author="Harry" w:date="2020-11-20T22:16:00Z">
        <w:r w:rsidR="00720C86">
          <w:rPr>
            <w:rFonts w:ascii="Times New Roman" w:hAnsi="Times New Roman" w:cs="Times New Roman"/>
            <w:sz w:val="22"/>
          </w:rPr>
          <w:t>.</w:t>
        </w:r>
      </w:ins>
      <w:ins w:id="633" w:author="Budy Resosudarmo" w:date="2020-10-16T10:52:00Z">
        <w:del w:id="634" w:author="Harry" w:date="2020-11-22T00:19:00Z">
          <w:r w:rsidR="00F73CB7" w:rsidDel="00077F49">
            <w:rPr>
              <w:rFonts w:ascii="Times New Roman" w:hAnsi="Times New Roman" w:cs="Times New Roman"/>
              <w:sz w:val="22"/>
              <w:szCs w:val="24"/>
            </w:rPr>
            <w:delText xml:space="preserve"> (R1: sources of data)</w:delText>
          </w:r>
        </w:del>
      </w:ins>
      <w:del w:id="635" w:author="Harry" w:date="2020-11-22T00:19:00Z">
        <w:r w:rsidR="00466C11" w:rsidRPr="00466C11" w:rsidDel="00077F49">
          <w:rPr>
            <w:rFonts w:ascii="Times New Roman" w:hAnsi="Times New Roman" w:cs="Times New Roman"/>
            <w:sz w:val="22"/>
            <w:szCs w:val="24"/>
          </w:rPr>
          <w:delText>.</w:delText>
        </w:r>
      </w:del>
    </w:p>
    <w:p w14:paraId="5D324A03" w14:textId="309229E9" w:rsidR="005F20F7" w:rsidRDefault="005F20F7">
      <w:pPr>
        <w:ind w:firstLine="567"/>
        <w:rPr>
          <w:ins w:id="636" w:author="Harry" w:date="2020-11-20T22:36:00Z"/>
          <w:rFonts w:ascii="Times New Roman" w:hAnsi="Times New Roman" w:cs="Times New Roman"/>
          <w:sz w:val="22"/>
          <w:szCs w:val="24"/>
        </w:rPr>
        <w:pPrChange w:id="637" w:author="Harry" w:date="2020-11-21T23:05: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38" w:author="Harry" w:date="2020-11-20T22:37:00Z">
          <w:tblPr>
            <w:tblStyle w:val="TableGrid"/>
            <w:tblW w:w="0" w:type="auto"/>
            <w:tblLook w:val="04A0" w:firstRow="1" w:lastRow="0" w:firstColumn="1" w:lastColumn="0" w:noHBand="0" w:noVBand="1"/>
          </w:tblPr>
        </w:tblPrChange>
      </w:tblPr>
      <w:tblGrid>
        <w:gridCol w:w="9016"/>
        <w:tblGridChange w:id="639">
          <w:tblGrid>
            <w:gridCol w:w="9016"/>
          </w:tblGrid>
        </w:tblGridChange>
      </w:tblGrid>
      <w:tr w:rsidR="005F20F7" w14:paraId="779B3AEA" w14:textId="77777777" w:rsidTr="005F20F7">
        <w:trPr>
          <w:ins w:id="640" w:author="Harry" w:date="2020-11-20T22:36:00Z"/>
        </w:trPr>
        <w:tc>
          <w:tcPr>
            <w:tcW w:w="9016" w:type="dxa"/>
            <w:tcPrChange w:id="641" w:author="Harry" w:date="2020-11-20T22:37:00Z">
              <w:tcPr>
                <w:tcW w:w="9016" w:type="dxa"/>
              </w:tcPr>
            </w:tcPrChange>
          </w:tcPr>
          <w:p w14:paraId="7D91FC88" w14:textId="77777777" w:rsidR="005F20F7" w:rsidRDefault="005F20F7" w:rsidP="005F20F7">
            <w:pPr>
              <w:jc w:val="center"/>
              <w:rPr>
                <w:ins w:id="642" w:author="Harry" w:date="2020-11-20T22:38:00Z"/>
                <w:rFonts w:ascii="Times New Roman" w:hAnsi="Times New Roman" w:cs="Times New Roman"/>
                <w:sz w:val="22"/>
                <w:szCs w:val="24"/>
              </w:rPr>
            </w:pPr>
            <w:ins w:id="643" w:author="Harry" w:date="2020-11-20T22:36:00Z">
              <w:r>
                <w:rPr>
                  <w:noProof/>
                </w:rPr>
                <w:drawing>
                  <wp:inline distT="0" distB="0" distL="0" distR="0" wp14:anchorId="6826C1EA" wp14:editId="7932F440">
                    <wp:extent cx="4447925" cy="247085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1971" cy="2495318"/>
                            </a:xfrm>
                            <a:prstGeom prst="rect">
                              <a:avLst/>
                            </a:prstGeom>
                            <a:noFill/>
                            <a:ln>
                              <a:noFill/>
                            </a:ln>
                          </pic:spPr>
                        </pic:pic>
                      </a:graphicData>
                    </a:graphic>
                  </wp:inline>
                </w:drawing>
              </w:r>
            </w:ins>
          </w:p>
          <w:p w14:paraId="2808E08D" w14:textId="6491FBC5" w:rsidR="005F20F7" w:rsidRDefault="005F20F7">
            <w:pPr>
              <w:jc w:val="center"/>
              <w:rPr>
                <w:ins w:id="644" w:author="Harry" w:date="2020-11-20T22:36:00Z"/>
                <w:rFonts w:ascii="Times New Roman" w:hAnsi="Times New Roman" w:cs="Times New Roman"/>
                <w:sz w:val="22"/>
                <w:szCs w:val="24"/>
              </w:rPr>
              <w:pPrChange w:id="645" w:author="Harry" w:date="2020-11-20T22:36:00Z">
                <w:pPr/>
              </w:pPrChange>
            </w:pPr>
            <w:ins w:id="646" w:author="Harry" w:date="2020-11-20T22:38:00Z">
              <w:r w:rsidRPr="001566C2">
                <w:rPr>
                  <w:rFonts w:ascii="Times New Roman" w:hAnsi="Times New Roman" w:cs="Times New Roman"/>
                  <w:sz w:val="20"/>
                  <w:szCs w:val="20"/>
                </w:rPr>
                <w:t>(a) Change in number of cases</w:t>
              </w:r>
            </w:ins>
          </w:p>
        </w:tc>
      </w:tr>
      <w:tr w:rsidR="005F20F7" w14:paraId="56D1598A" w14:textId="77777777" w:rsidTr="005F20F7">
        <w:trPr>
          <w:ins w:id="647" w:author="Harry" w:date="2020-11-20T22:38:00Z"/>
        </w:trPr>
        <w:tc>
          <w:tcPr>
            <w:tcW w:w="9016" w:type="dxa"/>
            <w:tcPrChange w:id="648" w:author="Harry" w:date="2020-11-20T22:39:00Z">
              <w:tcPr>
                <w:tcW w:w="9016" w:type="dxa"/>
              </w:tcPr>
            </w:tcPrChange>
          </w:tcPr>
          <w:p w14:paraId="2F90388B" w14:textId="77777777" w:rsidR="005F20F7" w:rsidRDefault="005F20F7" w:rsidP="005F20F7">
            <w:pPr>
              <w:jc w:val="center"/>
              <w:rPr>
                <w:ins w:id="649" w:author="Harry" w:date="2020-11-20T22:39:00Z"/>
                <w:rFonts w:ascii="Times New Roman" w:hAnsi="Times New Roman" w:cs="Times New Roman"/>
                <w:sz w:val="22"/>
                <w:szCs w:val="24"/>
              </w:rPr>
            </w:pPr>
            <w:ins w:id="650" w:author="Harry" w:date="2020-11-20T22:38:00Z">
              <w:r w:rsidRPr="001566C2">
                <w:rPr>
                  <w:rFonts w:ascii="Times New Roman" w:hAnsi="Times New Roman" w:cs="Times New Roman"/>
                  <w:noProof/>
                  <w:sz w:val="20"/>
                  <w:szCs w:val="20"/>
                </w:rPr>
                <w:drawing>
                  <wp:inline distT="0" distB="0" distL="0" distR="0" wp14:anchorId="2B32234F" wp14:editId="5C19A329">
                    <wp:extent cx="4079643" cy="227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8815" cy="2290689"/>
                            </a:xfrm>
                            <a:prstGeom prst="rect">
                              <a:avLst/>
                            </a:prstGeom>
                            <a:noFill/>
                            <a:ln>
                              <a:noFill/>
                            </a:ln>
                          </pic:spPr>
                        </pic:pic>
                      </a:graphicData>
                    </a:graphic>
                  </wp:inline>
                </w:drawing>
              </w:r>
            </w:ins>
          </w:p>
          <w:p w14:paraId="2F7FD9C0" w14:textId="4AD60031" w:rsidR="005F20F7" w:rsidRDefault="005F20F7">
            <w:pPr>
              <w:jc w:val="center"/>
              <w:rPr>
                <w:ins w:id="651" w:author="Harry" w:date="2020-11-20T22:38:00Z"/>
                <w:rFonts w:ascii="Times New Roman" w:hAnsi="Times New Roman" w:cs="Times New Roman"/>
                <w:sz w:val="22"/>
                <w:szCs w:val="24"/>
              </w:rPr>
              <w:pPrChange w:id="652" w:author="Harry" w:date="2020-11-20T22:38:00Z">
                <w:pPr/>
              </w:pPrChange>
            </w:pPr>
            <w:ins w:id="653" w:author="Harry" w:date="2020-11-20T22:39:00Z">
              <w:r w:rsidRPr="001566C2">
                <w:rPr>
                  <w:rFonts w:ascii="Times New Roman" w:hAnsi="Times New Roman" w:cs="Times New Roman"/>
                  <w:sz w:val="20"/>
                  <w:szCs w:val="20"/>
                </w:rPr>
                <w:t>(b) GDP growth in Q2-2020</w:t>
              </w:r>
            </w:ins>
          </w:p>
        </w:tc>
      </w:tr>
      <w:tr w:rsidR="005F20F7" w14:paraId="579E6238" w14:textId="77777777" w:rsidTr="005F20F7">
        <w:trPr>
          <w:ins w:id="654" w:author="Harry" w:date="2020-11-20T22:39:00Z"/>
        </w:trPr>
        <w:tc>
          <w:tcPr>
            <w:tcW w:w="9016" w:type="dxa"/>
            <w:tcPrChange w:id="655" w:author="Harry" w:date="2020-11-20T22:40:00Z">
              <w:tcPr>
                <w:tcW w:w="9016" w:type="dxa"/>
              </w:tcPr>
            </w:tcPrChange>
          </w:tcPr>
          <w:p w14:paraId="3A66B635" w14:textId="77777777" w:rsidR="005F20F7" w:rsidRDefault="005F20F7" w:rsidP="005F20F7">
            <w:pPr>
              <w:jc w:val="center"/>
              <w:rPr>
                <w:ins w:id="656" w:author="Harry" w:date="2020-11-20T22:39:00Z"/>
                <w:rFonts w:ascii="Times New Roman" w:hAnsi="Times New Roman" w:cs="Times New Roman"/>
                <w:sz w:val="22"/>
                <w:szCs w:val="24"/>
              </w:rPr>
            </w:pPr>
            <w:ins w:id="657" w:author="Harry" w:date="2020-11-20T22:39:00Z">
              <w:r>
                <w:rPr>
                  <w:noProof/>
                </w:rPr>
                <w:lastRenderedPageBreak/>
                <w:drawing>
                  <wp:inline distT="0" distB="0" distL="0" distR="0" wp14:anchorId="021E51C7" wp14:editId="611966BF">
                    <wp:extent cx="4039565" cy="2446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7502" cy="2481318"/>
                            </a:xfrm>
                            <a:prstGeom prst="rect">
                              <a:avLst/>
                            </a:prstGeom>
                            <a:noFill/>
                            <a:ln>
                              <a:noFill/>
                            </a:ln>
                          </pic:spPr>
                        </pic:pic>
                      </a:graphicData>
                    </a:graphic>
                  </wp:inline>
                </w:drawing>
              </w:r>
            </w:ins>
          </w:p>
          <w:p w14:paraId="17028B15" w14:textId="46FB2835" w:rsidR="005F20F7" w:rsidRDefault="005F20F7">
            <w:pPr>
              <w:jc w:val="center"/>
              <w:rPr>
                <w:ins w:id="658" w:author="Harry" w:date="2020-11-20T22:39:00Z"/>
                <w:rFonts w:ascii="Times New Roman" w:hAnsi="Times New Roman" w:cs="Times New Roman"/>
                <w:sz w:val="22"/>
                <w:szCs w:val="24"/>
              </w:rPr>
              <w:pPrChange w:id="659" w:author="Harry" w:date="2020-11-20T22:39:00Z">
                <w:pPr/>
              </w:pPrChange>
            </w:pPr>
            <w:ins w:id="660" w:author="Harry" w:date="2020-11-20T22:40:00Z">
              <w:r w:rsidRPr="001566C2">
                <w:rPr>
                  <w:rFonts w:ascii="Times New Roman" w:hAnsi="Times New Roman" w:cs="Times New Roman"/>
                  <w:sz w:val="20"/>
                  <w:szCs w:val="20"/>
                </w:rPr>
                <w:t>(c) Change in people</w:t>
              </w:r>
              <w:r>
                <w:rPr>
                  <w:rFonts w:ascii="Times New Roman" w:hAnsi="Times New Roman" w:cs="Times New Roman"/>
                  <w:sz w:val="20"/>
                  <w:szCs w:val="20"/>
                </w:rPr>
                <w:t>’s</w:t>
              </w:r>
              <w:r w:rsidRPr="001566C2">
                <w:rPr>
                  <w:rFonts w:ascii="Times New Roman" w:hAnsi="Times New Roman" w:cs="Times New Roman"/>
                  <w:sz w:val="20"/>
                  <w:szCs w:val="20"/>
                </w:rPr>
                <w:t xml:space="preserve"> mobility</w:t>
              </w:r>
            </w:ins>
          </w:p>
        </w:tc>
      </w:tr>
    </w:tbl>
    <w:p w14:paraId="1AADC8CF" w14:textId="6421B516" w:rsidR="001566C2" w:rsidDel="005F20F7" w:rsidRDefault="001566C2" w:rsidP="00DE3D07">
      <w:pPr>
        <w:rPr>
          <w:del w:id="661" w:author="Harry" w:date="2020-11-20T22:08:00Z"/>
          <w:rFonts w:ascii="Times New Roman" w:hAnsi="Times New Roman" w:cs="Times New Roman"/>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62" w:author="Harry" w:date="2020-11-20T22:41:00Z">
          <w:tblPr>
            <w:tblStyle w:val="TableGrid"/>
            <w:tblW w:w="0" w:type="auto"/>
            <w:tblLook w:val="04A0" w:firstRow="1" w:lastRow="0" w:firstColumn="1" w:lastColumn="0" w:noHBand="0" w:noVBand="1"/>
          </w:tblPr>
        </w:tblPrChange>
      </w:tblPr>
      <w:tblGrid>
        <w:gridCol w:w="9016"/>
        <w:tblGridChange w:id="663">
          <w:tblGrid>
            <w:gridCol w:w="9016"/>
          </w:tblGrid>
        </w:tblGridChange>
      </w:tblGrid>
      <w:tr w:rsidR="005F20F7" w14:paraId="76B247FF" w14:textId="77777777" w:rsidTr="005F20F7">
        <w:trPr>
          <w:ins w:id="664" w:author="Harry" w:date="2020-11-20T22:40:00Z"/>
        </w:trPr>
        <w:tc>
          <w:tcPr>
            <w:tcW w:w="9016" w:type="dxa"/>
            <w:tcPrChange w:id="665" w:author="Harry" w:date="2020-11-20T22:41:00Z">
              <w:tcPr>
                <w:tcW w:w="9016" w:type="dxa"/>
              </w:tcPr>
            </w:tcPrChange>
          </w:tcPr>
          <w:p w14:paraId="7BF0BE20" w14:textId="77777777" w:rsidR="005F20F7" w:rsidRDefault="005F20F7" w:rsidP="005F20F7">
            <w:pPr>
              <w:jc w:val="center"/>
              <w:rPr>
                <w:ins w:id="666" w:author="Harry" w:date="2020-11-20T22:41:00Z"/>
                <w:rFonts w:ascii="Times New Roman" w:hAnsi="Times New Roman" w:cs="Times New Roman"/>
                <w:sz w:val="22"/>
                <w:szCs w:val="24"/>
              </w:rPr>
            </w:pPr>
            <w:ins w:id="667" w:author="Harry" w:date="2020-11-20T22:40:00Z">
              <w:r w:rsidRPr="001566C2">
                <w:rPr>
                  <w:rFonts w:ascii="Times New Roman" w:hAnsi="Times New Roman" w:cs="Times New Roman"/>
                  <w:noProof/>
                  <w:sz w:val="20"/>
                  <w:szCs w:val="20"/>
                </w:rPr>
                <w:drawing>
                  <wp:inline distT="0" distB="0" distL="0" distR="0" wp14:anchorId="57233037" wp14:editId="4A9C99EC">
                    <wp:extent cx="4074289" cy="2474614"/>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9415" cy="2495949"/>
                            </a:xfrm>
                            <a:prstGeom prst="rect">
                              <a:avLst/>
                            </a:prstGeom>
                            <a:noFill/>
                            <a:ln>
                              <a:noFill/>
                            </a:ln>
                          </pic:spPr>
                        </pic:pic>
                      </a:graphicData>
                    </a:graphic>
                  </wp:inline>
                </w:drawing>
              </w:r>
            </w:ins>
          </w:p>
          <w:p w14:paraId="73FE1D2D" w14:textId="7E4B73BF" w:rsidR="005F20F7" w:rsidRDefault="005F20F7">
            <w:pPr>
              <w:jc w:val="center"/>
              <w:rPr>
                <w:ins w:id="668" w:author="Harry" w:date="2020-11-20T22:40:00Z"/>
                <w:rFonts w:ascii="Times New Roman" w:hAnsi="Times New Roman" w:cs="Times New Roman"/>
                <w:sz w:val="22"/>
                <w:szCs w:val="24"/>
              </w:rPr>
              <w:pPrChange w:id="669" w:author="Harry" w:date="2020-11-20T22:41:00Z">
                <w:pPr/>
              </w:pPrChange>
            </w:pPr>
            <w:ins w:id="670" w:author="Harry" w:date="2020-11-20T22:41:00Z">
              <w:r w:rsidRPr="001566C2">
                <w:rPr>
                  <w:rFonts w:ascii="Times New Roman" w:hAnsi="Times New Roman" w:cs="Times New Roman"/>
                  <w:sz w:val="20"/>
                  <w:szCs w:val="20"/>
                </w:rPr>
                <w:t>(d) Number of people who los</w:t>
              </w:r>
              <w:r>
                <w:rPr>
                  <w:rFonts w:ascii="Times New Roman" w:hAnsi="Times New Roman" w:cs="Times New Roman"/>
                  <w:sz w:val="20"/>
                  <w:szCs w:val="20"/>
                </w:rPr>
                <w:t>e</w:t>
              </w:r>
              <w:r w:rsidRPr="001566C2">
                <w:rPr>
                  <w:rFonts w:ascii="Times New Roman" w:hAnsi="Times New Roman" w:cs="Times New Roman"/>
                  <w:sz w:val="20"/>
                  <w:szCs w:val="20"/>
                </w:rPr>
                <w:t xml:space="preserve"> jobs</w:t>
              </w:r>
            </w:ins>
          </w:p>
        </w:tc>
      </w:tr>
      <w:tr w:rsidR="001C232B" w14:paraId="7953AF76" w14:textId="77777777" w:rsidTr="001C232B">
        <w:trPr>
          <w:ins w:id="671" w:author="Harry" w:date="2020-11-22T15:39:00Z"/>
        </w:trPr>
        <w:tc>
          <w:tcPr>
            <w:tcW w:w="9016" w:type="dxa"/>
            <w:tcPrChange w:id="672" w:author="Harry" w:date="2020-11-22T15:39:00Z">
              <w:tcPr>
                <w:tcW w:w="9016" w:type="dxa"/>
              </w:tcPr>
            </w:tcPrChange>
          </w:tcPr>
          <w:p w14:paraId="73CB3960" w14:textId="77777777" w:rsidR="001C232B" w:rsidRDefault="001C232B">
            <w:pPr>
              <w:jc w:val="center"/>
              <w:rPr>
                <w:ins w:id="673" w:author="Harry" w:date="2020-11-22T15:39:00Z"/>
                <w:rFonts w:ascii="Times New Roman" w:hAnsi="Times New Roman" w:cs="Times New Roman"/>
                <w:sz w:val="20"/>
                <w:szCs w:val="20"/>
              </w:rPr>
            </w:pPr>
            <w:moveToRangeStart w:id="674" w:author="Harry" w:date="2020-11-22T15:39:00Z" w:name="move56951976"/>
            <w:moveTo w:id="675" w:author="Harry" w:date="2020-11-22T15:39:00Z">
              <w:r>
                <w:rPr>
                  <w:noProof/>
                </w:rPr>
                <w:drawing>
                  <wp:inline distT="0" distB="0" distL="0" distR="0" wp14:anchorId="17AFEFBF" wp14:editId="538D34C6">
                    <wp:extent cx="3968750" cy="24803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moveTo>
            <w:moveToRangeEnd w:id="674"/>
          </w:p>
          <w:p w14:paraId="62BCA004" w14:textId="2C2535CE" w:rsidR="001C232B" w:rsidRDefault="001C232B">
            <w:pPr>
              <w:jc w:val="center"/>
              <w:rPr>
                <w:ins w:id="676" w:author="Harry" w:date="2020-11-22T15:39:00Z"/>
                <w:rFonts w:ascii="Times New Roman" w:hAnsi="Times New Roman" w:cs="Times New Roman"/>
                <w:sz w:val="20"/>
                <w:szCs w:val="20"/>
              </w:rPr>
            </w:pPr>
            <w:ins w:id="677" w:author="Harry" w:date="2020-11-22T15:39:00Z">
              <w:r>
                <w:rPr>
                  <w:rFonts w:ascii="Times New Roman" w:hAnsi="Times New Roman" w:cs="Times New Roman" w:hint="eastAsia"/>
                  <w:sz w:val="20"/>
                  <w:szCs w:val="20"/>
                </w:rPr>
                <w:t>(</w:t>
              </w:r>
              <w:r>
                <w:rPr>
                  <w:rFonts w:ascii="Times New Roman" w:hAnsi="Times New Roman" w:cs="Times New Roman"/>
                  <w:sz w:val="20"/>
                  <w:szCs w:val="20"/>
                </w:rPr>
                <w:t xml:space="preserve">e) </w:t>
              </w:r>
              <w:r w:rsidRPr="00EA099A">
                <w:rPr>
                  <w:rFonts w:ascii="Times New Roman" w:hAnsi="Times New Roman" w:cs="Times New Roman"/>
                  <w:sz w:val="20"/>
                  <w:szCs w:val="20"/>
                </w:rPr>
                <w:t>Correlation between selected variables. Significant correlation at 5% is marked with star.</w:t>
              </w:r>
            </w:ins>
          </w:p>
        </w:tc>
      </w:tr>
    </w:tbl>
    <w:p w14:paraId="6DA687B3" w14:textId="1E125220" w:rsidR="001566C2" w:rsidRPr="005F20F7" w:rsidDel="0078727D" w:rsidRDefault="005F20F7">
      <w:pPr>
        <w:jc w:val="center"/>
        <w:rPr>
          <w:del w:id="678" w:author="Harry" w:date="2020-11-20T22:08:00Z"/>
          <w:rFonts w:ascii="Times New Roman" w:hAnsi="Times New Roman" w:cs="Times New Roman"/>
          <w:sz w:val="20"/>
          <w:szCs w:val="20"/>
          <w:rPrChange w:id="679" w:author="Harry" w:date="2020-11-20T22:42:00Z">
            <w:rPr>
              <w:del w:id="680" w:author="Harry" w:date="2020-11-20T22:08:00Z"/>
              <w:rFonts w:ascii="Times New Roman" w:hAnsi="Times New Roman" w:cs="Times New Roman"/>
              <w:sz w:val="22"/>
              <w:szCs w:val="24"/>
            </w:rPr>
          </w:rPrChange>
        </w:rPr>
        <w:pPrChange w:id="681" w:author="Harry" w:date="2020-11-20T22:42:00Z">
          <w:pPr/>
        </w:pPrChange>
      </w:pPr>
      <w:commentRangeStart w:id="682"/>
      <w:ins w:id="683" w:author="Harry" w:date="2020-11-20T22:42:00Z">
        <w:r w:rsidRPr="00C47525">
          <w:rPr>
            <w:rFonts w:ascii="Times New Roman" w:hAnsi="Times New Roman" w:cs="Times New Roman"/>
            <w:sz w:val="20"/>
            <w:szCs w:val="20"/>
          </w:rPr>
          <w:t>Fig</w:t>
        </w:r>
        <w:r>
          <w:rPr>
            <w:rFonts w:ascii="Times New Roman" w:hAnsi="Times New Roman" w:cs="Times New Roman"/>
            <w:sz w:val="20"/>
            <w:szCs w:val="20"/>
          </w:rPr>
          <w:t>ure</w:t>
        </w:r>
        <w:r w:rsidRPr="00C47525">
          <w:rPr>
            <w:rFonts w:ascii="Times New Roman" w:hAnsi="Times New Roman" w:cs="Times New Roman"/>
            <w:sz w:val="20"/>
            <w:szCs w:val="20"/>
          </w:rPr>
          <w:t xml:space="preserve"> 2</w:t>
        </w:r>
        <w:r>
          <w:rPr>
            <w:rFonts w:ascii="Times New Roman" w:hAnsi="Times New Roman" w:cs="Times New Roman"/>
            <w:sz w:val="20"/>
            <w:szCs w:val="20"/>
          </w:rPr>
          <w:t>.</w:t>
        </w:r>
        <w:r w:rsidRPr="00C47525">
          <w:rPr>
            <w:rFonts w:ascii="Times New Roman" w:hAnsi="Times New Roman" w:cs="Times New Roman"/>
            <w:sz w:val="20"/>
            <w:szCs w:val="20"/>
          </w:rPr>
          <w:t xml:space="preserve"> </w:t>
        </w:r>
        <w:r>
          <w:rPr>
            <w:rFonts w:ascii="Times New Roman" w:hAnsi="Times New Roman" w:cs="Times New Roman"/>
            <w:sz w:val="20"/>
            <w:szCs w:val="20"/>
          </w:rPr>
          <w:t>COVID</w:t>
        </w:r>
        <w:r w:rsidRPr="00C47525">
          <w:rPr>
            <w:rFonts w:ascii="Times New Roman" w:hAnsi="Times New Roman" w:cs="Times New Roman"/>
            <w:sz w:val="20"/>
            <w:szCs w:val="20"/>
          </w:rPr>
          <w:t xml:space="preserve">-19 cases and </w:t>
        </w:r>
      </w:ins>
      <w:ins w:id="684" w:author="Harry" w:date="2020-11-20T22:52:00Z">
        <w:r w:rsidR="00AA2E2C">
          <w:rPr>
            <w:rFonts w:ascii="Times New Roman" w:hAnsi="Times New Roman" w:cs="Times New Roman"/>
            <w:sz w:val="20"/>
            <w:szCs w:val="20"/>
          </w:rPr>
          <w:t>the development of some</w:t>
        </w:r>
      </w:ins>
      <w:ins w:id="685" w:author="Harry" w:date="2020-11-20T22:42:00Z">
        <w:r w:rsidRPr="00C47525">
          <w:rPr>
            <w:rFonts w:ascii="Times New Roman" w:hAnsi="Times New Roman" w:cs="Times New Roman"/>
            <w:sz w:val="20"/>
            <w:szCs w:val="20"/>
          </w:rPr>
          <w:t xml:space="preserve"> main economic variables</w:t>
        </w:r>
        <w:commentRangeEnd w:id="682"/>
        <w:r>
          <w:rPr>
            <w:rStyle w:val="CommentReference"/>
          </w:rPr>
          <w:commentReference w:id="682"/>
        </w:r>
      </w:ins>
    </w:p>
    <w:p w14:paraId="221408BC" w14:textId="759FDB7A" w:rsidR="001566C2" w:rsidDel="005F20F7" w:rsidRDefault="001566C2">
      <w:pPr>
        <w:jc w:val="center"/>
        <w:rPr>
          <w:del w:id="686" w:author="Harry" w:date="2020-11-20T22:42:00Z"/>
          <w:rFonts w:ascii="Times New Roman" w:hAnsi="Times New Roman" w:cs="Times New Roman"/>
          <w:sz w:val="22"/>
          <w:szCs w:val="24"/>
        </w:rPr>
        <w:pPrChange w:id="687" w:author="Harry" w:date="2020-11-20T22:42:00Z">
          <w:pPr/>
        </w:pPrChange>
      </w:pPr>
    </w:p>
    <w:p w14:paraId="10B3C698" w14:textId="77777777" w:rsidR="001566C2" w:rsidRPr="00466C11" w:rsidRDefault="001566C2">
      <w:pPr>
        <w:jc w:val="center"/>
        <w:rPr>
          <w:rFonts w:ascii="Times New Roman" w:hAnsi="Times New Roman" w:cs="Times New Roman"/>
          <w:sz w:val="22"/>
          <w:szCs w:val="24"/>
        </w:rPr>
        <w:pPrChange w:id="688" w:author="Harry" w:date="2020-11-20T22: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89" w:author="Harry" w:date="2020-11-20T22:3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498"/>
        <w:gridCol w:w="4528"/>
        <w:tblGridChange w:id="690">
          <w:tblGrid>
            <w:gridCol w:w="4498"/>
            <w:gridCol w:w="4528"/>
          </w:tblGrid>
        </w:tblGridChange>
      </w:tblGrid>
      <w:tr w:rsidR="00433F97" w:rsidDel="005F20F7" w14:paraId="5522A3F0" w14:textId="6F6DD8C3" w:rsidTr="005F20F7">
        <w:trPr>
          <w:del w:id="691" w:author="Harry" w:date="2020-11-20T22:39:00Z"/>
        </w:trPr>
        <w:tc>
          <w:tcPr>
            <w:tcW w:w="4498" w:type="dxa"/>
            <w:tcPrChange w:id="692" w:author="Harry" w:date="2020-11-20T22:39:00Z">
              <w:tcPr>
                <w:tcW w:w="4508" w:type="dxa"/>
              </w:tcPr>
            </w:tcPrChange>
          </w:tcPr>
          <w:p w14:paraId="27FA7E1B" w14:textId="33BEDAA7" w:rsidR="001566C2" w:rsidDel="005F20F7" w:rsidRDefault="001566C2" w:rsidP="00DE3D07">
            <w:pPr>
              <w:rPr>
                <w:del w:id="693" w:author="Harry" w:date="2020-11-20T22:39:00Z"/>
              </w:rPr>
            </w:pPr>
            <w:del w:id="694" w:author="Harry" w:date="2020-11-20T22:38:00Z">
              <w:r w:rsidDel="005F20F7">
                <w:rPr>
                  <w:noProof/>
                </w:rPr>
                <w:drawing>
                  <wp:inline distT="0" distB="0" distL="0" distR="0" wp14:anchorId="0843FF76" wp14:editId="400E6845">
                    <wp:extent cx="2606271" cy="144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3440" cy="1451782"/>
                            </a:xfrm>
                            <a:prstGeom prst="rect">
                              <a:avLst/>
                            </a:prstGeom>
                            <a:noFill/>
                            <a:ln>
                              <a:noFill/>
                            </a:ln>
                          </pic:spPr>
                        </pic:pic>
                      </a:graphicData>
                    </a:graphic>
                  </wp:inline>
                </w:drawing>
              </w:r>
            </w:del>
          </w:p>
          <w:p w14:paraId="1211B69A" w14:textId="3BD718A7" w:rsidR="001566C2" w:rsidRPr="001566C2" w:rsidDel="005F20F7" w:rsidRDefault="001566C2" w:rsidP="001566C2">
            <w:pPr>
              <w:jc w:val="center"/>
              <w:rPr>
                <w:del w:id="695" w:author="Harry" w:date="2020-11-20T22:39:00Z"/>
                <w:rFonts w:ascii="Times New Roman" w:hAnsi="Times New Roman" w:cs="Times New Roman"/>
                <w:sz w:val="20"/>
                <w:szCs w:val="20"/>
              </w:rPr>
            </w:pPr>
            <w:del w:id="696" w:author="Harry" w:date="2020-11-20T22:38:00Z">
              <w:r w:rsidRPr="001566C2" w:rsidDel="005F20F7">
                <w:rPr>
                  <w:rFonts w:ascii="Times New Roman" w:hAnsi="Times New Roman" w:cs="Times New Roman"/>
                  <w:sz w:val="20"/>
                  <w:szCs w:val="20"/>
                </w:rPr>
                <w:delText>(a) Change in number of cases</w:delText>
              </w:r>
            </w:del>
          </w:p>
        </w:tc>
        <w:tc>
          <w:tcPr>
            <w:tcW w:w="4528" w:type="dxa"/>
            <w:tcPrChange w:id="697" w:author="Harry" w:date="2020-11-20T22:39:00Z">
              <w:tcPr>
                <w:tcW w:w="4508" w:type="dxa"/>
              </w:tcPr>
            </w:tcPrChange>
          </w:tcPr>
          <w:p w14:paraId="3140A373" w14:textId="45D98C4B" w:rsidR="001566C2" w:rsidRPr="001566C2" w:rsidDel="005F20F7" w:rsidRDefault="001566C2" w:rsidP="001566C2">
            <w:pPr>
              <w:jc w:val="center"/>
              <w:rPr>
                <w:del w:id="698" w:author="Harry" w:date="2020-11-20T22:39:00Z"/>
                <w:rFonts w:ascii="Times New Roman" w:hAnsi="Times New Roman" w:cs="Times New Roman"/>
                <w:sz w:val="20"/>
                <w:szCs w:val="20"/>
              </w:rPr>
            </w:pPr>
            <w:del w:id="699" w:author="Harry" w:date="2020-11-20T22:39:00Z">
              <w:r w:rsidRPr="001566C2" w:rsidDel="005F20F7">
                <w:rPr>
                  <w:rFonts w:ascii="Times New Roman" w:hAnsi="Times New Roman" w:cs="Times New Roman"/>
                  <w:noProof/>
                  <w:sz w:val="20"/>
                  <w:szCs w:val="20"/>
                </w:rPr>
                <w:drawing>
                  <wp:inline distT="0" distB="0" distL="0" distR="0" wp14:anchorId="024CA6C4" wp14:editId="3029195D">
                    <wp:extent cx="2749550"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4156" cy="1535458"/>
                            </a:xfrm>
                            <a:prstGeom prst="rect">
                              <a:avLst/>
                            </a:prstGeom>
                            <a:noFill/>
                            <a:ln>
                              <a:noFill/>
                            </a:ln>
                          </pic:spPr>
                        </pic:pic>
                      </a:graphicData>
                    </a:graphic>
                  </wp:inline>
                </w:drawing>
              </w:r>
            </w:del>
          </w:p>
          <w:p w14:paraId="4C96ED83" w14:textId="45E7F9FA" w:rsidR="001566C2" w:rsidRPr="001566C2" w:rsidDel="005F20F7" w:rsidRDefault="001566C2" w:rsidP="001566C2">
            <w:pPr>
              <w:jc w:val="center"/>
              <w:rPr>
                <w:del w:id="700" w:author="Harry" w:date="2020-11-20T22:39:00Z"/>
                <w:rFonts w:ascii="Times New Roman" w:hAnsi="Times New Roman" w:cs="Times New Roman"/>
                <w:sz w:val="20"/>
                <w:szCs w:val="20"/>
              </w:rPr>
            </w:pPr>
            <w:del w:id="701" w:author="Harry" w:date="2020-11-20T22:39:00Z">
              <w:r w:rsidRPr="001566C2" w:rsidDel="005F20F7">
                <w:rPr>
                  <w:rFonts w:ascii="Times New Roman" w:hAnsi="Times New Roman" w:cs="Times New Roman"/>
                  <w:sz w:val="20"/>
                  <w:szCs w:val="20"/>
                </w:rPr>
                <w:delText>(b) GDP growth in Q2-2020</w:delText>
              </w:r>
            </w:del>
          </w:p>
        </w:tc>
      </w:tr>
      <w:tr w:rsidR="00433F97" w:rsidDel="005F20F7" w14:paraId="2D2EEBB9" w14:textId="0E3372A7" w:rsidTr="005F20F7">
        <w:trPr>
          <w:del w:id="702" w:author="Harry" w:date="2020-11-20T22:41:00Z"/>
        </w:trPr>
        <w:tc>
          <w:tcPr>
            <w:tcW w:w="4498" w:type="dxa"/>
            <w:tcPrChange w:id="703" w:author="Harry" w:date="2020-11-20T22:39:00Z">
              <w:tcPr>
                <w:tcW w:w="4508" w:type="dxa"/>
              </w:tcPr>
            </w:tcPrChange>
          </w:tcPr>
          <w:p w14:paraId="6D501635" w14:textId="0A6E8A19" w:rsidR="001566C2" w:rsidDel="005F20F7" w:rsidRDefault="001566C2" w:rsidP="00DE3D07">
            <w:pPr>
              <w:rPr>
                <w:del w:id="704" w:author="Harry" w:date="2020-11-20T22:41:00Z"/>
              </w:rPr>
            </w:pPr>
            <w:del w:id="705" w:author="Harry" w:date="2020-11-20T22:40:00Z">
              <w:r w:rsidDel="005F20F7">
                <w:rPr>
                  <w:noProof/>
                </w:rPr>
                <w:drawing>
                  <wp:inline distT="0" distB="0" distL="0" distR="0" wp14:anchorId="1A19DE9D" wp14:editId="06D3D8E5">
                    <wp:extent cx="2736850" cy="165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8720" cy="1664538"/>
                            </a:xfrm>
                            <a:prstGeom prst="rect">
                              <a:avLst/>
                            </a:prstGeom>
                            <a:noFill/>
                            <a:ln>
                              <a:noFill/>
                            </a:ln>
                          </pic:spPr>
                        </pic:pic>
                      </a:graphicData>
                    </a:graphic>
                  </wp:inline>
                </w:drawing>
              </w:r>
            </w:del>
          </w:p>
          <w:p w14:paraId="2CF816DD" w14:textId="4DB485DF" w:rsidR="001566C2" w:rsidRPr="001566C2" w:rsidDel="005F20F7" w:rsidRDefault="001566C2" w:rsidP="001566C2">
            <w:pPr>
              <w:jc w:val="center"/>
              <w:rPr>
                <w:del w:id="706" w:author="Harry" w:date="2020-11-20T22:41:00Z"/>
                <w:rFonts w:ascii="Times New Roman" w:hAnsi="Times New Roman" w:cs="Times New Roman"/>
                <w:sz w:val="20"/>
                <w:szCs w:val="20"/>
              </w:rPr>
            </w:pPr>
            <w:del w:id="707" w:author="Harry" w:date="2020-11-20T22:40:00Z">
              <w:r w:rsidRPr="001566C2" w:rsidDel="005F20F7">
                <w:rPr>
                  <w:rFonts w:ascii="Times New Roman" w:hAnsi="Times New Roman" w:cs="Times New Roman"/>
                  <w:sz w:val="20"/>
                  <w:szCs w:val="20"/>
                </w:rPr>
                <w:delText>(c) Change in people</w:delText>
              </w:r>
              <w:r w:rsidDel="005F20F7">
                <w:rPr>
                  <w:rFonts w:ascii="Times New Roman" w:hAnsi="Times New Roman" w:cs="Times New Roman"/>
                  <w:sz w:val="20"/>
                  <w:szCs w:val="20"/>
                </w:rPr>
                <w:delText>’s</w:delText>
              </w:r>
              <w:r w:rsidRPr="001566C2" w:rsidDel="005F20F7">
                <w:rPr>
                  <w:rFonts w:ascii="Times New Roman" w:hAnsi="Times New Roman" w:cs="Times New Roman"/>
                  <w:sz w:val="20"/>
                  <w:szCs w:val="20"/>
                </w:rPr>
                <w:delText xml:space="preserve"> mobility</w:delText>
              </w:r>
            </w:del>
          </w:p>
        </w:tc>
        <w:tc>
          <w:tcPr>
            <w:tcW w:w="4528" w:type="dxa"/>
            <w:tcPrChange w:id="708" w:author="Harry" w:date="2020-11-20T22:39:00Z">
              <w:tcPr>
                <w:tcW w:w="4508" w:type="dxa"/>
              </w:tcPr>
            </w:tcPrChange>
          </w:tcPr>
          <w:p w14:paraId="36BA5FD8" w14:textId="21809CF9" w:rsidR="001566C2" w:rsidRPr="001566C2" w:rsidDel="005F20F7" w:rsidRDefault="001566C2" w:rsidP="001566C2">
            <w:pPr>
              <w:jc w:val="center"/>
              <w:rPr>
                <w:del w:id="709" w:author="Harry" w:date="2020-11-20T22:41:00Z"/>
                <w:rFonts w:ascii="Times New Roman" w:hAnsi="Times New Roman" w:cs="Times New Roman"/>
                <w:sz w:val="20"/>
                <w:szCs w:val="20"/>
              </w:rPr>
            </w:pPr>
            <w:del w:id="710" w:author="Harry" w:date="2020-11-20T22:41:00Z">
              <w:r w:rsidRPr="001566C2" w:rsidDel="005F20F7">
                <w:rPr>
                  <w:rFonts w:ascii="Times New Roman" w:hAnsi="Times New Roman" w:cs="Times New Roman"/>
                  <w:noProof/>
                  <w:sz w:val="20"/>
                  <w:szCs w:val="20"/>
                </w:rPr>
                <w:drawing>
                  <wp:inline distT="0" distB="0" distL="0" distR="0" wp14:anchorId="7939650B" wp14:editId="51BE3811">
                    <wp:extent cx="2755900" cy="16738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523" cy="1680312"/>
                            </a:xfrm>
                            <a:prstGeom prst="rect">
                              <a:avLst/>
                            </a:prstGeom>
                            <a:noFill/>
                            <a:ln>
                              <a:noFill/>
                            </a:ln>
                          </pic:spPr>
                        </pic:pic>
                      </a:graphicData>
                    </a:graphic>
                  </wp:inline>
                </w:drawing>
              </w:r>
            </w:del>
          </w:p>
          <w:p w14:paraId="4491EC9C" w14:textId="5E12B194" w:rsidR="001566C2" w:rsidRPr="001566C2" w:rsidDel="005F20F7" w:rsidRDefault="001566C2" w:rsidP="001566C2">
            <w:pPr>
              <w:jc w:val="center"/>
              <w:rPr>
                <w:del w:id="711" w:author="Harry" w:date="2020-11-20T22:41:00Z"/>
                <w:rFonts w:ascii="Times New Roman" w:hAnsi="Times New Roman" w:cs="Times New Roman"/>
                <w:sz w:val="20"/>
                <w:szCs w:val="20"/>
              </w:rPr>
            </w:pPr>
            <w:del w:id="712" w:author="Harry" w:date="2020-11-20T22:41:00Z">
              <w:r w:rsidRPr="001566C2" w:rsidDel="005F20F7">
                <w:rPr>
                  <w:rFonts w:ascii="Times New Roman" w:hAnsi="Times New Roman" w:cs="Times New Roman"/>
                  <w:sz w:val="20"/>
                  <w:szCs w:val="20"/>
                </w:rPr>
                <w:delText>(d) Number of people who los</w:delText>
              </w:r>
              <w:r w:rsidDel="005F20F7">
                <w:rPr>
                  <w:rFonts w:ascii="Times New Roman" w:hAnsi="Times New Roman" w:cs="Times New Roman"/>
                  <w:sz w:val="20"/>
                  <w:szCs w:val="20"/>
                </w:rPr>
                <w:delText>e</w:delText>
              </w:r>
              <w:r w:rsidRPr="001566C2" w:rsidDel="005F20F7">
                <w:rPr>
                  <w:rFonts w:ascii="Times New Roman" w:hAnsi="Times New Roman" w:cs="Times New Roman"/>
                  <w:sz w:val="20"/>
                  <w:szCs w:val="20"/>
                </w:rPr>
                <w:delText xml:space="preserve"> jobs</w:delText>
              </w:r>
            </w:del>
          </w:p>
        </w:tc>
      </w:tr>
    </w:tbl>
    <w:p w14:paraId="2E528C48" w14:textId="03A6A8D9" w:rsidR="00F73CB7" w:rsidDel="005F20F7" w:rsidRDefault="00F73CB7">
      <w:pPr>
        <w:rPr>
          <w:del w:id="713" w:author="Harry" w:date="2020-11-20T22:42:00Z"/>
          <w:rFonts w:ascii="Times New Roman" w:hAnsi="Times New Roman" w:cs="Times New Roman"/>
          <w:sz w:val="20"/>
          <w:szCs w:val="20"/>
        </w:rPr>
        <w:pPrChange w:id="714" w:author="Harry" w:date="2020-11-22T00:23:00Z">
          <w:pPr>
            <w:jc w:val="center"/>
          </w:pPr>
        </w:pPrChange>
      </w:pPr>
      <w:ins w:id="715" w:author="Budy Resosudarmo" w:date="2020-10-16T10:52:00Z">
        <w:del w:id="716" w:author="Harry" w:date="2020-11-22T00:23:00Z">
          <w:r w:rsidDel="003E679E">
            <w:rPr>
              <w:rFonts w:ascii="Times New Roman" w:hAnsi="Times New Roman" w:cs="Times New Roman"/>
              <w:sz w:val="20"/>
              <w:szCs w:val="20"/>
            </w:rPr>
            <w:delText>(R1: source of data?)</w:delText>
          </w:r>
        </w:del>
      </w:ins>
    </w:p>
    <w:p w14:paraId="6A3A30FF" w14:textId="0B2414B0" w:rsidR="00415631" w:rsidRPr="00C47525" w:rsidDel="005F20F7" w:rsidRDefault="00415631" w:rsidP="00C47525">
      <w:pPr>
        <w:jc w:val="center"/>
        <w:rPr>
          <w:del w:id="717" w:author="Harry" w:date="2020-11-20T22:42:00Z"/>
          <w:rFonts w:ascii="Times New Roman" w:hAnsi="Times New Roman" w:cs="Times New Roman"/>
          <w:sz w:val="20"/>
          <w:szCs w:val="20"/>
        </w:rPr>
      </w:pPr>
      <w:commentRangeStart w:id="718"/>
      <w:del w:id="719" w:author="Harry" w:date="2020-11-20T22:42:00Z">
        <w:r w:rsidRPr="00C47525" w:rsidDel="005F20F7">
          <w:rPr>
            <w:rFonts w:ascii="Times New Roman" w:hAnsi="Times New Roman" w:cs="Times New Roman"/>
            <w:sz w:val="20"/>
            <w:szCs w:val="20"/>
          </w:rPr>
          <w:delText>Fig</w:delText>
        </w:r>
      </w:del>
      <w:ins w:id="720" w:author="Budy Resosudarmo" w:date="2020-10-16T10:52:00Z">
        <w:del w:id="721" w:author="Harry" w:date="2020-11-20T22:42:00Z">
          <w:r w:rsidR="00F73CB7" w:rsidDel="005F20F7">
            <w:rPr>
              <w:rFonts w:ascii="Times New Roman" w:hAnsi="Times New Roman" w:cs="Times New Roman"/>
              <w:sz w:val="20"/>
              <w:szCs w:val="20"/>
            </w:rPr>
            <w:delText>ure</w:delText>
          </w:r>
        </w:del>
      </w:ins>
      <w:del w:id="722" w:author="Harry" w:date="2020-11-20T22:42:00Z">
        <w:r w:rsidRPr="00C47525" w:rsidDel="005F20F7">
          <w:rPr>
            <w:rFonts w:ascii="Times New Roman" w:hAnsi="Times New Roman" w:cs="Times New Roman"/>
            <w:sz w:val="20"/>
            <w:szCs w:val="20"/>
          </w:rPr>
          <w:delText>. 2</w:delText>
        </w:r>
      </w:del>
      <w:ins w:id="723" w:author="Budy Resosudarmo" w:date="2020-10-16T11:50:00Z">
        <w:del w:id="724" w:author="Harry" w:date="2020-11-20T22:42:00Z">
          <w:r w:rsidR="002C2726" w:rsidDel="005F20F7">
            <w:rPr>
              <w:rFonts w:ascii="Times New Roman" w:hAnsi="Times New Roman" w:cs="Times New Roman"/>
              <w:sz w:val="20"/>
              <w:szCs w:val="20"/>
            </w:rPr>
            <w:delText>.</w:delText>
          </w:r>
        </w:del>
      </w:ins>
      <w:del w:id="725" w:author="Harry" w:date="2020-11-20T22:42:00Z">
        <w:r w:rsidRPr="00C47525" w:rsidDel="005F20F7">
          <w:rPr>
            <w:rFonts w:ascii="Times New Roman" w:hAnsi="Times New Roman" w:cs="Times New Roman"/>
            <w:sz w:val="20"/>
            <w:szCs w:val="20"/>
          </w:rPr>
          <w:delText>: Covid</w:delText>
        </w:r>
      </w:del>
      <w:ins w:id="726" w:author="Budy Resosudarmo" w:date="2020-10-16T10:47:00Z">
        <w:del w:id="727" w:author="Harry" w:date="2020-11-20T22:42:00Z">
          <w:r w:rsidR="00F73CB7" w:rsidDel="005F20F7">
            <w:rPr>
              <w:rFonts w:ascii="Times New Roman" w:hAnsi="Times New Roman" w:cs="Times New Roman"/>
              <w:sz w:val="20"/>
              <w:szCs w:val="20"/>
            </w:rPr>
            <w:delText>COVID</w:delText>
          </w:r>
        </w:del>
      </w:ins>
      <w:del w:id="728" w:author="Harry" w:date="2020-11-20T22:42:00Z">
        <w:r w:rsidRPr="00C47525" w:rsidDel="005F20F7">
          <w:rPr>
            <w:rFonts w:ascii="Times New Roman" w:hAnsi="Times New Roman" w:cs="Times New Roman"/>
            <w:sz w:val="20"/>
            <w:szCs w:val="20"/>
          </w:rPr>
          <w:delText>-19 cases and its impacts on main economic variables</w:delText>
        </w:r>
        <w:commentRangeEnd w:id="718"/>
        <w:r w:rsidR="004F3866" w:rsidDel="005F20F7">
          <w:rPr>
            <w:rStyle w:val="CommentReference"/>
          </w:rPr>
          <w:commentReference w:id="718"/>
        </w:r>
      </w:del>
    </w:p>
    <w:p w14:paraId="26599978" w14:textId="56616A35" w:rsidR="00415631" w:rsidRDefault="00415631">
      <w:pPr>
        <w:jc w:val="center"/>
        <w:pPrChange w:id="729" w:author="Harry" w:date="2020-11-20T22:42:00Z">
          <w:pPr/>
        </w:pPrChange>
      </w:pPr>
    </w:p>
    <w:p w14:paraId="66A001CD" w14:textId="320F7067" w:rsidR="00492F5A" w:rsidDel="000E001C" w:rsidRDefault="001C232B">
      <w:pPr>
        <w:ind w:firstLine="567"/>
        <w:rPr>
          <w:ins w:id="730" w:author="Budy Resosudarmo" w:date="2020-10-16T12:02:00Z"/>
          <w:del w:id="731" w:author="Harry" w:date="2020-11-20T23:05:00Z"/>
          <w:rFonts w:ascii="Times New Roman" w:hAnsi="Times New Roman" w:cs="Times New Roman"/>
          <w:sz w:val="22"/>
          <w:szCs w:val="24"/>
        </w:rPr>
        <w:pPrChange w:id="732" w:author="Harry" w:date="2020-11-21T13:00:00Z">
          <w:pPr>
            <w:ind w:firstLine="426"/>
          </w:pPr>
        </w:pPrChange>
      </w:pPr>
      <w:ins w:id="733" w:author="Harry" w:date="2020-11-22T15:38:00Z">
        <w:r>
          <w:rPr>
            <w:rFonts w:ascii="Times New Roman" w:hAnsi="Times New Roman" w:cs="Times New Roman"/>
            <w:sz w:val="22"/>
            <w:szCs w:val="24"/>
          </w:rPr>
          <w:lastRenderedPageBreak/>
          <w:t>Lastly, panel (e)</w:t>
        </w:r>
      </w:ins>
      <w:ins w:id="734" w:author="Harry" w:date="2020-11-20T23:04:00Z">
        <w:r w:rsidR="000E001C">
          <w:rPr>
            <w:rFonts w:ascii="Times New Roman" w:hAnsi="Times New Roman" w:cs="Times New Roman"/>
            <w:sz w:val="22"/>
            <w:szCs w:val="24"/>
          </w:rPr>
          <w:t xml:space="preserve"> show the correlation among the indicators plotted in Figure 2</w:t>
        </w:r>
      </w:ins>
      <w:ins w:id="735" w:author="Harry" w:date="2020-11-20T23:03:00Z">
        <w:r w:rsidR="000E001C" w:rsidRPr="00415631">
          <w:rPr>
            <w:rFonts w:ascii="Times New Roman" w:hAnsi="Times New Roman" w:cs="Times New Roman"/>
            <w:sz w:val="22"/>
            <w:szCs w:val="24"/>
          </w:rPr>
          <w:t>.</w:t>
        </w:r>
        <w:r w:rsidR="000E001C">
          <w:rPr>
            <w:rStyle w:val="FootnoteReference"/>
            <w:rFonts w:ascii="Times New Roman" w:hAnsi="Times New Roman" w:cs="Times New Roman"/>
            <w:sz w:val="22"/>
            <w:szCs w:val="24"/>
          </w:rPr>
          <w:footnoteReference w:id="3"/>
        </w:r>
      </w:ins>
      <w:ins w:id="740" w:author="Harry" w:date="2020-11-20T23:02:00Z">
        <w:r w:rsidR="000E001C" w:rsidRPr="00415631">
          <w:rPr>
            <w:rFonts w:ascii="Times New Roman" w:hAnsi="Times New Roman" w:cs="Times New Roman"/>
            <w:sz w:val="22"/>
            <w:szCs w:val="24"/>
          </w:rPr>
          <w:t xml:space="preserve"> </w:t>
        </w:r>
      </w:ins>
      <w:ins w:id="741" w:author="Harry" w:date="2020-11-20T23:05:00Z">
        <w:r w:rsidR="000E001C">
          <w:rPr>
            <w:rFonts w:ascii="Times New Roman" w:hAnsi="Times New Roman" w:cs="Times New Roman"/>
            <w:sz w:val="22"/>
            <w:szCs w:val="24"/>
          </w:rPr>
          <w:t xml:space="preserve">Several interesting </w:t>
        </w:r>
      </w:ins>
      <w:ins w:id="742" w:author="Harry" w:date="2020-11-20T23:06:00Z">
        <w:r w:rsidR="000E001C">
          <w:rPr>
            <w:rFonts w:ascii="Times New Roman" w:hAnsi="Times New Roman" w:cs="Times New Roman"/>
            <w:sz w:val="22"/>
            <w:szCs w:val="24"/>
          </w:rPr>
          <w:t xml:space="preserve">points can be highlighted. First, </w:t>
        </w:r>
      </w:ins>
      <w:commentRangeStart w:id="743"/>
      <w:del w:id="744" w:author="Harry" w:date="2020-11-20T22:59:00Z">
        <w:r w:rsidR="00415631" w:rsidRPr="00415631" w:rsidDel="000E001C">
          <w:rPr>
            <w:rFonts w:ascii="Times New Roman" w:hAnsi="Times New Roman" w:cs="Times New Roman"/>
            <w:sz w:val="22"/>
            <w:szCs w:val="24"/>
          </w:rPr>
          <w:delText>P</w:delText>
        </w:r>
      </w:del>
      <w:del w:id="745" w:author="Harry" w:date="2020-11-20T23:01:00Z">
        <w:r w:rsidR="00415631" w:rsidRPr="00415631" w:rsidDel="000E001C">
          <w:rPr>
            <w:rFonts w:ascii="Times New Roman" w:hAnsi="Times New Roman" w:cs="Times New Roman"/>
            <w:sz w:val="22"/>
            <w:szCs w:val="24"/>
          </w:rPr>
          <w:delText xml:space="preserve">lots in Figure 2 </w:delText>
        </w:r>
      </w:del>
      <w:del w:id="746" w:author="Harry" w:date="2020-11-20T23:05:00Z">
        <w:r w:rsidR="00415631" w:rsidRPr="00415631" w:rsidDel="000E001C">
          <w:rPr>
            <w:rFonts w:ascii="Times New Roman" w:hAnsi="Times New Roman" w:cs="Times New Roman"/>
            <w:sz w:val="22"/>
            <w:szCs w:val="24"/>
          </w:rPr>
          <w:delText xml:space="preserve">may </w:delText>
        </w:r>
      </w:del>
      <w:del w:id="747" w:author="Harry" w:date="2020-11-20T23:00:00Z">
        <w:r w:rsidR="00415631" w:rsidRPr="00415631" w:rsidDel="000E001C">
          <w:rPr>
            <w:rFonts w:ascii="Times New Roman" w:hAnsi="Times New Roman" w:cs="Times New Roman"/>
            <w:sz w:val="22"/>
            <w:szCs w:val="24"/>
          </w:rPr>
          <w:delText>stimulate</w:delText>
        </w:r>
      </w:del>
      <w:del w:id="748" w:author="Harry" w:date="2020-11-20T23:05:00Z">
        <w:r w:rsidR="00415631" w:rsidRPr="00415631" w:rsidDel="000E001C">
          <w:rPr>
            <w:rFonts w:ascii="Times New Roman" w:hAnsi="Times New Roman" w:cs="Times New Roman"/>
            <w:sz w:val="22"/>
            <w:szCs w:val="24"/>
          </w:rPr>
          <w:delText xml:space="preserve"> a critical question; how do those variables are correlated one each other? </w:delText>
        </w:r>
        <w:commentRangeEnd w:id="743"/>
        <w:r w:rsidR="002C2726" w:rsidDel="000E001C">
          <w:rPr>
            <w:rStyle w:val="CommentReference"/>
          </w:rPr>
          <w:commentReference w:id="743"/>
        </w:r>
        <w:r w:rsidR="00415631" w:rsidRPr="00415631" w:rsidDel="000E001C">
          <w:rPr>
            <w:rFonts w:ascii="Times New Roman" w:hAnsi="Times New Roman" w:cs="Times New Roman"/>
            <w:sz w:val="22"/>
            <w:szCs w:val="24"/>
          </w:rPr>
          <w:delText xml:space="preserve">Answering this question is important because it will help us to understand how economic activities are affected by the intensity of the spread of the virus. </w:delText>
        </w:r>
        <w:commentRangeStart w:id="749"/>
        <w:r w:rsidR="00415631" w:rsidRPr="00415631" w:rsidDel="000E001C">
          <w:rPr>
            <w:rFonts w:ascii="Times New Roman" w:hAnsi="Times New Roman" w:cs="Times New Roman"/>
            <w:sz w:val="22"/>
            <w:szCs w:val="24"/>
          </w:rPr>
          <w:delText xml:space="preserve">To answer the question, we implement correlation test between these selected variables </w:delText>
        </w:r>
        <w:commentRangeEnd w:id="749"/>
        <w:r w:rsidR="002C2726" w:rsidDel="000E001C">
          <w:rPr>
            <w:rStyle w:val="CommentReference"/>
          </w:rPr>
          <w:commentReference w:id="749"/>
        </w:r>
        <w:r w:rsidR="00415631" w:rsidRPr="00415631" w:rsidDel="000E001C">
          <w:rPr>
            <w:rFonts w:ascii="Times New Roman" w:hAnsi="Times New Roman" w:cs="Times New Roman"/>
            <w:sz w:val="22"/>
            <w:szCs w:val="24"/>
          </w:rPr>
          <w:delText>and plot the result in Figure 3.</w:delText>
        </w:r>
        <w:r w:rsidR="00415631" w:rsidDel="000E001C">
          <w:rPr>
            <w:rStyle w:val="FootnoteReference"/>
            <w:rFonts w:ascii="Times New Roman" w:hAnsi="Times New Roman" w:cs="Times New Roman"/>
            <w:sz w:val="22"/>
            <w:szCs w:val="24"/>
          </w:rPr>
          <w:footnoteReference w:id="4"/>
        </w:r>
        <w:r w:rsidR="00415631" w:rsidRPr="00415631" w:rsidDel="000E001C">
          <w:rPr>
            <w:rFonts w:ascii="Times New Roman" w:hAnsi="Times New Roman" w:cs="Times New Roman"/>
            <w:sz w:val="22"/>
            <w:szCs w:val="24"/>
          </w:rPr>
          <w:delText xml:space="preserve"> </w:delText>
        </w:r>
      </w:del>
    </w:p>
    <w:p w14:paraId="72345662" w14:textId="376890B7" w:rsidR="00415631" w:rsidRDefault="000E001C">
      <w:pPr>
        <w:ind w:firstLine="567"/>
        <w:rPr>
          <w:rFonts w:ascii="Times New Roman" w:hAnsi="Times New Roman" w:cs="Times New Roman"/>
          <w:sz w:val="22"/>
        </w:rPr>
        <w:pPrChange w:id="752" w:author="Harry" w:date="2020-11-21T13:00:00Z">
          <w:pPr>
            <w:ind w:firstLine="426"/>
          </w:pPr>
        </w:pPrChange>
      </w:pPr>
      <w:ins w:id="753" w:author="Harry" w:date="2020-11-20T23:06:00Z">
        <w:r>
          <w:rPr>
            <w:rFonts w:ascii="Times New Roman" w:hAnsi="Times New Roman" w:cs="Times New Roman"/>
            <w:sz w:val="22"/>
            <w:szCs w:val="24"/>
          </w:rPr>
          <w:t>p</w:t>
        </w:r>
      </w:ins>
      <w:del w:id="754" w:author="Harry" w:date="2020-11-20T23:06:00Z">
        <w:r w:rsidR="00415631" w:rsidRPr="00415631" w:rsidDel="000E001C">
          <w:rPr>
            <w:rFonts w:ascii="Times New Roman" w:hAnsi="Times New Roman" w:cs="Times New Roman"/>
            <w:sz w:val="22"/>
            <w:szCs w:val="24"/>
          </w:rPr>
          <w:delText>P</w:delText>
        </w:r>
      </w:del>
      <w:r w:rsidR="00415631" w:rsidRPr="00415631">
        <w:rPr>
          <w:rFonts w:ascii="Times New Roman" w:hAnsi="Times New Roman" w:cs="Times New Roman"/>
          <w:sz w:val="22"/>
          <w:szCs w:val="24"/>
        </w:rPr>
        <w:t xml:space="preserve">eople’s mobility is significantly having negative correlation with the change in number of </w:t>
      </w:r>
      <w:del w:id="755" w:author="Budy Resosudarmo" w:date="2020-10-16T10:47:00Z">
        <w:r w:rsidR="00415631" w:rsidRPr="00415631" w:rsidDel="00F73CB7">
          <w:rPr>
            <w:rFonts w:ascii="Times New Roman" w:hAnsi="Times New Roman" w:cs="Times New Roman"/>
            <w:sz w:val="22"/>
            <w:szCs w:val="24"/>
          </w:rPr>
          <w:delText>Covid</w:delText>
        </w:r>
      </w:del>
      <w:ins w:id="756"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 xml:space="preserve">-19 cases and </w:t>
      </w:r>
      <w:ins w:id="757" w:author="Harry" w:date="2020-11-20T23:07:00Z">
        <w:r>
          <w:rPr>
            <w:rFonts w:ascii="Times New Roman" w:hAnsi="Times New Roman" w:cs="Times New Roman"/>
            <w:sz w:val="22"/>
            <w:szCs w:val="24"/>
          </w:rPr>
          <w:t>the share of TAS (</w:t>
        </w:r>
      </w:ins>
      <w:ins w:id="758" w:author="Budy Resosudarmo" w:date="2020-10-16T10:53:00Z">
        <w:del w:id="759" w:author="Harry" w:date="2020-11-20T23:07:00Z">
          <w:r w:rsidR="00F73CB7" w:rsidDel="000E001C">
            <w:rPr>
              <w:rFonts w:ascii="Times New Roman" w:hAnsi="Times New Roman" w:cs="Times New Roman"/>
              <w:sz w:val="22"/>
              <w:szCs w:val="24"/>
            </w:rPr>
            <w:delText xml:space="preserve">R1: </w:delText>
          </w:r>
        </w:del>
        <w:r w:rsidR="00F73CB7">
          <w:rPr>
            <w:rFonts w:ascii="Times New Roman" w:hAnsi="Times New Roman" w:cs="Times New Roman"/>
            <w:sz w:val="22"/>
            <w:szCs w:val="24"/>
          </w:rPr>
          <w:t>Transportation, Accommodation and Services</w:t>
        </w:r>
      </w:ins>
      <w:ins w:id="760" w:author="Harry" w:date="2020-11-20T23:07:00Z">
        <w:r>
          <w:rPr>
            <w:rFonts w:ascii="Times New Roman" w:hAnsi="Times New Roman" w:cs="Times New Roman"/>
            <w:sz w:val="22"/>
            <w:szCs w:val="24"/>
          </w:rPr>
          <w:t>)</w:t>
        </w:r>
      </w:ins>
      <w:ins w:id="761" w:author="Budy Resosudarmo" w:date="2020-10-16T10:53:00Z">
        <w:del w:id="762" w:author="Harry" w:date="2020-11-20T23:07:00Z">
          <w:r w:rsidR="00F73CB7" w:rsidDel="000E001C">
            <w:rPr>
              <w:rFonts w:ascii="Times New Roman" w:hAnsi="Times New Roman" w:cs="Times New Roman"/>
              <w:sz w:val="22"/>
              <w:szCs w:val="24"/>
            </w:rPr>
            <w:delText xml:space="preserve"> (</w:delText>
          </w:r>
        </w:del>
      </w:ins>
      <w:del w:id="763" w:author="Harry" w:date="2020-11-20T23:07:00Z">
        <w:r w:rsidR="00415631" w:rsidRPr="00415631" w:rsidDel="000E001C">
          <w:rPr>
            <w:rFonts w:ascii="Times New Roman" w:hAnsi="Times New Roman" w:cs="Times New Roman"/>
            <w:sz w:val="22"/>
            <w:szCs w:val="24"/>
          </w:rPr>
          <w:delText>TAS</w:delText>
        </w:r>
      </w:del>
      <w:ins w:id="764" w:author="Budy Resosudarmo" w:date="2020-10-16T10:53:00Z">
        <w:del w:id="765" w:author="Harry" w:date="2020-11-20T23:07:00Z">
          <w:r w:rsidR="00F73CB7" w:rsidDel="000E001C">
            <w:rPr>
              <w:rFonts w:ascii="Times New Roman" w:hAnsi="Times New Roman" w:cs="Times New Roman"/>
              <w:sz w:val="22"/>
              <w:szCs w:val="24"/>
            </w:rPr>
            <w:delText>)</w:delText>
          </w:r>
        </w:del>
      </w:ins>
      <w:del w:id="766" w:author="Harry" w:date="2020-11-20T23:07:00Z">
        <w:r w:rsidR="00415631" w:rsidRPr="00415631" w:rsidDel="000E001C">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This means that mobility decreases at the larger rate in provinces with higher </w:t>
      </w:r>
      <w:del w:id="767" w:author="Budy Resosudarmo" w:date="2020-10-16T10:47:00Z">
        <w:r w:rsidR="00415631" w:rsidRPr="00415631" w:rsidDel="00F73CB7">
          <w:rPr>
            <w:rFonts w:ascii="Times New Roman" w:hAnsi="Times New Roman" w:cs="Times New Roman"/>
            <w:sz w:val="22"/>
            <w:szCs w:val="24"/>
          </w:rPr>
          <w:delText>Covid</w:delText>
        </w:r>
      </w:del>
      <w:ins w:id="768"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-19 cases and TAS share</w:t>
      </w:r>
      <w:ins w:id="769" w:author="Harry" w:date="2020-11-20T23:09:00Z">
        <w:r w:rsidR="00371CFF">
          <w:rPr>
            <w:rFonts w:ascii="Times New Roman" w:hAnsi="Times New Roman" w:cs="Times New Roman"/>
            <w:sz w:val="22"/>
            <w:szCs w:val="24"/>
          </w:rPr>
          <w:t xml:space="preserve"> in GDP</w:t>
        </w:r>
      </w:ins>
      <w:r w:rsidR="00415631" w:rsidRPr="00415631">
        <w:rPr>
          <w:rFonts w:ascii="Times New Roman" w:hAnsi="Times New Roman" w:cs="Times New Roman"/>
          <w:sz w:val="22"/>
          <w:szCs w:val="24"/>
        </w:rPr>
        <w:t xml:space="preserve">. </w:t>
      </w:r>
      <w:ins w:id="770" w:author="Harry" w:date="2020-11-20T23:13:00Z">
        <w:r w:rsidR="00EC5E45">
          <w:rPr>
            <w:rFonts w:ascii="Times New Roman" w:hAnsi="Times New Roman" w:cs="Times New Roman"/>
            <w:sz w:val="22"/>
            <w:szCs w:val="24"/>
          </w:rPr>
          <w:t>Second</w:t>
        </w:r>
      </w:ins>
      <w:del w:id="771" w:author="Harry" w:date="2020-11-20T23:13:00Z">
        <w:r w:rsidR="00415631" w:rsidRPr="00415631" w:rsidDel="00EC5E45">
          <w:rPr>
            <w:rFonts w:ascii="Times New Roman" w:hAnsi="Times New Roman" w:cs="Times New Roman"/>
            <w:sz w:val="22"/>
            <w:szCs w:val="24"/>
          </w:rPr>
          <w:delText>Meanwhile</w:delText>
        </w:r>
      </w:del>
      <w:r w:rsidR="00415631" w:rsidRPr="00415631">
        <w:rPr>
          <w:rFonts w:ascii="Times New Roman" w:hAnsi="Times New Roman" w:cs="Times New Roman"/>
          <w:sz w:val="22"/>
          <w:szCs w:val="24"/>
        </w:rPr>
        <w:t xml:space="preserve">, GDP growth is more connected </w:t>
      </w:r>
      <w:commentRangeStart w:id="772"/>
      <w:r w:rsidR="00415631" w:rsidRPr="00415631">
        <w:rPr>
          <w:rFonts w:ascii="Times New Roman" w:hAnsi="Times New Roman" w:cs="Times New Roman"/>
          <w:sz w:val="22"/>
          <w:szCs w:val="24"/>
        </w:rPr>
        <w:t>to number of jobs lo</w:t>
      </w:r>
      <w:ins w:id="773" w:author="Harry" w:date="2020-11-20T23:56:00Z">
        <w:r w:rsidR="0042297D">
          <w:rPr>
            <w:rFonts w:ascii="Times New Roman" w:hAnsi="Times New Roman" w:cs="Times New Roman"/>
            <w:sz w:val="22"/>
            <w:szCs w:val="24"/>
          </w:rPr>
          <w:t>s</w:t>
        </w:r>
      </w:ins>
      <w:del w:id="774" w:author="Harry" w:date="2020-11-20T23:56:00Z">
        <w:r w:rsidR="00415631" w:rsidRPr="00415631" w:rsidDel="0042297D">
          <w:rPr>
            <w:rFonts w:ascii="Times New Roman" w:hAnsi="Times New Roman" w:cs="Times New Roman"/>
            <w:sz w:val="22"/>
            <w:szCs w:val="24"/>
          </w:rPr>
          <w:delText>s</w:delText>
        </w:r>
      </w:del>
      <w:commentRangeEnd w:id="772"/>
      <w:r w:rsidR="00D15F2C">
        <w:rPr>
          <w:rStyle w:val="CommentReference"/>
        </w:rPr>
        <w:commentReference w:id="772"/>
      </w:r>
      <w:ins w:id="775" w:author="Harry" w:date="2020-11-20T23:57:00Z">
        <w:r w:rsidR="0042297D">
          <w:rPr>
            <w:rFonts w:ascii="Times New Roman" w:hAnsi="Times New Roman" w:cs="Times New Roman"/>
            <w:sz w:val="22"/>
            <w:szCs w:val="24"/>
          </w:rPr>
          <w:t>s</w:t>
        </w:r>
      </w:ins>
      <w:del w:id="776" w:author="Harry" w:date="2020-11-20T23:56:00Z">
        <w:r w:rsidR="00415631" w:rsidRPr="00415631" w:rsidDel="0042297D">
          <w:rPr>
            <w:rFonts w:ascii="Times New Roman" w:hAnsi="Times New Roman" w:cs="Times New Roman"/>
            <w:sz w:val="22"/>
            <w:szCs w:val="24"/>
          </w:rPr>
          <w:delText>t</w:delText>
        </w:r>
      </w:del>
      <w:r w:rsidR="00415631" w:rsidRPr="00415631">
        <w:rPr>
          <w:rFonts w:ascii="Times New Roman" w:hAnsi="Times New Roman" w:cs="Times New Roman"/>
          <w:sz w:val="22"/>
          <w:szCs w:val="24"/>
        </w:rPr>
        <w:t xml:space="preserve"> and TAS share in GDP. </w:t>
      </w:r>
      <w:ins w:id="777" w:author="Harry" w:date="2020-11-20T23:14:00Z">
        <w:r w:rsidR="00EC5E45">
          <w:rPr>
            <w:rFonts w:ascii="Times New Roman" w:hAnsi="Times New Roman" w:cs="Times New Roman"/>
            <w:sz w:val="22"/>
            <w:szCs w:val="24"/>
          </w:rPr>
          <w:t>Third</w:t>
        </w:r>
      </w:ins>
      <w:del w:id="778" w:author="Harry" w:date="2020-11-20T23:14:00Z">
        <w:r w:rsidR="00415631" w:rsidRPr="00415631" w:rsidDel="00EC5E45">
          <w:rPr>
            <w:rFonts w:ascii="Times New Roman" w:hAnsi="Times New Roman" w:cs="Times New Roman"/>
            <w:sz w:val="22"/>
            <w:szCs w:val="24"/>
          </w:rPr>
          <w:delText>Lastly</w:delText>
        </w:r>
      </w:del>
      <w:r w:rsidR="00415631" w:rsidRPr="00415631">
        <w:rPr>
          <w:rFonts w:ascii="Times New Roman" w:hAnsi="Times New Roman" w:cs="Times New Roman"/>
          <w:sz w:val="22"/>
          <w:szCs w:val="24"/>
        </w:rPr>
        <w:t xml:space="preserve">, in addition to people’s mobility, </w:t>
      </w:r>
      <w:ins w:id="779" w:author="Harry" w:date="2020-11-20T23:09:00Z">
        <w:r w:rsidR="00371CFF">
          <w:rPr>
            <w:rFonts w:ascii="Times New Roman" w:hAnsi="Times New Roman" w:cs="Times New Roman"/>
            <w:sz w:val="22"/>
            <w:szCs w:val="24"/>
          </w:rPr>
          <w:t xml:space="preserve">the </w:t>
        </w:r>
      </w:ins>
      <w:r w:rsidR="00415631" w:rsidRPr="00415631">
        <w:rPr>
          <w:rFonts w:ascii="Times New Roman" w:hAnsi="Times New Roman" w:cs="Times New Roman"/>
          <w:sz w:val="22"/>
          <w:szCs w:val="24"/>
        </w:rPr>
        <w:t xml:space="preserve">change in number of </w:t>
      </w:r>
      <w:del w:id="780" w:author="Budy Resosudarmo" w:date="2020-10-16T10:47:00Z">
        <w:r w:rsidR="00415631" w:rsidRPr="00415631" w:rsidDel="00F73CB7">
          <w:rPr>
            <w:rFonts w:ascii="Times New Roman" w:hAnsi="Times New Roman" w:cs="Times New Roman"/>
            <w:sz w:val="22"/>
            <w:szCs w:val="24"/>
          </w:rPr>
          <w:delText>Covid</w:delText>
        </w:r>
      </w:del>
      <w:ins w:id="781"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-19 case</w:t>
      </w:r>
      <w:del w:id="782" w:author="Harry" w:date="2020-11-22T00:21:00Z">
        <w:r w:rsidR="00415631" w:rsidRPr="00415631" w:rsidDel="004077E3">
          <w:rPr>
            <w:rFonts w:ascii="Times New Roman" w:hAnsi="Times New Roman" w:cs="Times New Roman"/>
            <w:sz w:val="22"/>
            <w:szCs w:val="24"/>
          </w:rPr>
          <w:delText>s</w:delText>
        </w:r>
      </w:del>
      <w:r w:rsidR="00415631" w:rsidRPr="00415631">
        <w:rPr>
          <w:rFonts w:ascii="Times New Roman" w:hAnsi="Times New Roman" w:cs="Times New Roman"/>
          <w:sz w:val="22"/>
          <w:szCs w:val="24"/>
        </w:rPr>
        <w:t xml:space="preserve"> is also significantly correlated with </w:t>
      </w:r>
      <w:ins w:id="783" w:author="Harry" w:date="2020-11-20T23:14:00Z">
        <w:r w:rsidR="00EC5E45">
          <w:rPr>
            <w:rFonts w:ascii="Times New Roman" w:hAnsi="Times New Roman" w:cs="Times New Roman"/>
            <w:sz w:val="22"/>
            <w:szCs w:val="24"/>
          </w:rPr>
          <w:t xml:space="preserve">the share of </w:t>
        </w:r>
      </w:ins>
      <w:r w:rsidR="00415631" w:rsidRPr="00415631">
        <w:rPr>
          <w:rFonts w:ascii="Times New Roman" w:hAnsi="Times New Roman" w:cs="Times New Roman"/>
          <w:sz w:val="22"/>
          <w:szCs w:val="24"/>
        </w:rPr>
        <w:t>TAS</w:t>
      </w:r>
      <w:del w:id="784" w:author="Harry" w:date="2020-11-20T23:14:00Z">
        <w:r w:rsidR="00415631" w:rsidRPr="00415631" w:rsidDel="00EC5E45">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w:t>
      </w:r>
      <w:ins w:id="785" w:author="Harry" w:date="2020-11-20T23:57:00Z">
        <w:r w:rsidR="0042297D">
          <w:rPr>
            <w:rFonts w:ascii="Times New Roman" w:hAnsi="Times New Roman" w:cs="Times New Roman"/>
            <w:sz w:val="22"/>
            <w:szCs w:val="24"/>
          </w:rPr>
          <w:t>Overall</w:t>
        </w:r>
      </w:ins>
      <w:ins w:id="786" w:author="Harry" w:date="2020-11-20T23:14:00Z">
        <w:r w:rsidR="00EC5E45">
          <w:rPr>
            <w:rFonts w:ascii="Times New Roman" w:hAnsi="Times New Roman" w:cs="Times New Roman"/>
            <w:sz w:val="22"/>
            <w:szCs w:val="24"/>
          </w:rPr>
          <w:t xml:space="preserve">, </w:t>
        </w:r>
      </w:ins>
      <w:del w:id="787" w:author="Harry" w:date="2020-11-20T23:10:00Z">
        <w:r w:rsidR="00415631" w:rsidRPr="00415631" w:rsidDel="00371CFF">
          <w:rPr>
            <w:rFonts w:ascii="Times New Roman" w:hAnsi="Times New Roman" w:cs="Times New Roman"/>
            <w:sz w:val="22"/>
            <w:szCs w:val="24"/>
          </w:rPr>
          <w:delText xml:space="preserve">From the correlation test, it can be asserted that </w:delText>
        </w:r>
        <w:r w:rsidR="00415631" w:rsidRPr="006E03CE" w:rsidDel="00371CFF">
          <w:rPr>
            <w:rFonts w:ascii="Times New Roman" w:hAnsi="Times New Roman" w:cs="Times New Roman"/>
            <w:sz w:val="22"/>
            <w:szCs w:val="24"/>
            <w:highlight w:val="yellow"/>
            <w:rPrChange w:id="788" w:author="Budy Resosudarmo" w:date="2020-10-16T10:53:00Z">
              <w:rPr>
                <w:rFonts w:ascii="Times New Roman" w:hAnsi="Times New Roman" w:cs="Times New Roman"/>
                <w:sz w:val="22"/>
                <w:szCs w:val="24"/>
              </w:rPr>
            </w:rPrChange>
          </w:rPr>
          <w:delText>t</w:delText>
        </w:r>
      </w:del>
      <w:del w:id="789" w:author="Harry" w:date="2020-11-20T23:53:00Z">
        <w:r w:rsidR="00415631" w:rsidRPr="006E03CE" w:rsidDel="0042297D">
          <w:rPr>
            <w:rFonts w:ascii="Times New Roman" w:hAnsi="Times New Roman" w:cs="Times New Roman"/>
            <w:sz w:val="22"/>
            <w:szCs w:val="24"/>
            <w:highlight w:val="yellow"/>
            <w:rPrChange w:id="790" w:author="Budy Resosudarmo" w:date="2020-10-16T10:53:00Z">
              <w:rPr>
                <w:rFonts w:ascii="Times New Roman" w:hAnsi="Times New Roman" w:cs="Times New Roman"/>
                <w:sz w:val="22"/>
                <w:szCs w:val="24"/>
              </w:rPr>
            </w:rPrChange>
          </w:rPr>
          <w:delText>he link between number of Covid</w:delText>
        </w:r>
      </w:del>
      <w:ins w:id="791" w:author="Budy Resosudarmo" w:date="2020-10-16T10:47:00Z">
        <w:del w:id="792" w:author="Harry" w:date="2020-11-20T23:53:00Z">
          <w:r w:rsidR="00F73CB7" w:rsidRPr="006E03CE" w:rsidDel="0042297D">
            <w:rPr>
              <w:rFonts w:ascii="Times New Roman" w:hAnsi="Times New Roman" w:cs="Times New Roman"/>
              <w:sz w:val="22"/>
              <w:szCs w:val="24"/>
              <w:highlight w:val="yellow"/>
              <w:rPrChange w:id="793" w:author="Budy Resosudarmo" w:date="2020-10-16T10:53:00Z">
                <w:rPr>
                  <w:rFonts w:ascii="Times New Roman" w:hAnsi="Times New Roman" w:cs="Times New Roman"/>
                  <w:sz w:val="22"/>
                  <w:szCs w:val="24"/>
                </w:rPr>
              </w:rPrChange>
            </w:rPr>
            <w:delText>COVID</w:delText>
          </w:r>
        </w:del>
      </w:ins>
      <w:del w:id="794" w:author="Harry" w:date="2020-11-20T23:53:00Z">
        <w:r w:rsidR="00415631" w:rsidRPr="006E03CE" w:rsidDel="0042297D">
          <w:rPr>
            <w:rFonts w:ascii="Times New Roman" w:hAnsi="Times New Roman" w:cs="Times New Roman"/>
            <w:sz w:val="22"/>
            <w:szCs w:val="24"/>
            <w:highlight w:val="yellow"/>
            <w:rPrChange w:id="795" w:author="Budy Resosudarmo" w:date="2020-10-16T10:53:00Z">
              <w:rPr>
                <w:rFonts w:ascii="Times New Roman" w:hAnsi="Times New Roman" w:cs="Times New Roman"/>
                <w:sz w:val="22"/>
                <w:szCs w:val="24"/>
              </w:rPr>
            </w:rPrChange>
          </w:rPr>
          <w:delText>-19 cases and economic growth is not crystal clear, given that fact that the correlation between the two is not significant</w:delText>
        </w:r>
        <w:r w:rsidR="00415631" w:rsidRPr="00415631" w:rsidDel="0042297D">
          <w:rPr>
            <w:rFonts w:ascii="Times New Roman" w:hAnsi="Times New Roman" w:cs="Times New Roman"/>
            <w:sz w:val="22"/>
            <w:szCs w:val="24"/>
          </w:rPr>
          <w:delText xml:space="preserve">. Thus, the connection is rather vague and need further exploration. However, </w:delText>
        </w:r>
      </w:del>
      <w:r w:rsidR="00415631" w:rsidRPr="00415631">
        <w:rPr>
          <w:rFonts w:ascii="Times New Roman" w:hAnsi="Times New Roman" w:cs="Times New Roman"/>
          <w:sz w:val="22"/>
          <w:szCs w:val="24"/>
        </w:rPr>
        <w:t xml:space="preserve">the plot </w:t>
      </w:r>
      <w:ins w:id="796" w:author="Harry" w:date="2020-11-21T00:01:00Z">
        <w:r w:rsidR="00022DEE">
          <w:rPr>
            <w:rFonts w:ascii="Times New Roman" w:hAnsi="Times New Roman" w:cs="Times New Roman"/>
            <w:sz w:val="22"/>
            <w:szCs w:val="24"/>
          </w:rPr>
          <w:t xml:space="preserve">is useful to </w:t>
        </w:r>
      </w:ins>
      <w:ins w:id="797" w:author="Harry" w:date="2020-11-21T00:02:00Z">
        <w:r w:rsidR="00022DEE">
          <w:rPr>
            <w:rFonts w:ascii="Times New Roman" w:hAnsi="Times New Roman" w:cs="Times New Roman"/>
            <w:sz w:val="22"/>
            <w:szCs w:val="24"/>
          </w:rPr>
          <w:t xml:space="preserve">explain </w:t>
        </w:r>
      </w:ins>
      <w:ins w:id="798" w:author="Harry" w:date="2020-11-21T00:04:00Z">
        <w:r w:rsidR="00EE5082">
          <w:rPr>
            <w:rFonts w:ascii="Times New Roman" w:hAnsi="Times New Roman" w:cs="Times New Roman"/>
            <w:sz w:val="22"/>
            <w:szCs w:val="24"/>
          </w:rPr>
          <w:t xml:space="preserve">how the </w:t>
        </w:r>
      </w:ins>
      <w:ins w:id="799" w:author="Harry" w:date="2020-11-21T00:05:00Z">
        <w:r w:rsidR="00EE5082">
          <w:rPr>
            <w:rFonts w:ascii="Times New Roman" w:hAnsi="Times New Roman" w:cs="Times New Roman"/>
            <w:sz w:val="22"/>
            <w:szCs w:val="24"/>
          </w:rPr>
          <w:t>current state in one variable</w:t>
        </w:r>
      </w:ins>
      <w:ins w:id="800" w:author="Harry" w:date="2020-11-21T00:04:00Z">
        <w:r w:rsidR="00EE5082">
          <w:rPr>
            <w:rFonts w:ascii="Times New Roman" w:hAnsi="Times New Roman" w:cs="Times New Roman"/>
            <w:sz w:val="22"/>
            <w:szCs w:val="24"/>
          </w:rPr>
          <w:t xml:space="preserve"> is affecting the others.</w:t>
        </w:r>
      </w:ins>
      <w:ins w:id="801" w:author="Harry" w:date="2020-11-21T00:03:00Z">
        <w:r w:rsidR="00022DEE">
          <w:rPr>
            <w:rFonts w:ascii="Times New Roman" w:hAnsi="Times New Roman" w:cs="Times New Roman"/>
            <w:sz w:val="22"/>
            <w:szCs w:val="24"/>
          </w:rPr>
          <w:t xml:space="preserve"> </w:t>
        </w:r>
      </w:ins>
      <w:ins w:id="802" w:author="Harry" w:date="2020-11-21T00:05:00Z">
        <w:r w:rsidR="00EE5082">
          <w:rPr>
            <w:rFonts w:ascii="Times New Roman" w:hAnsi="Times New Roman" w:cs="Times New Roman"/>
            <w:sz w:val="22"/>
            <w:szCs w:val="24"/>
          </w:rPr>
          <w:t>In pa</w:t>
        </w:r>
      </w:ins>
      <w:ins w:id="803" w:author="Harry" w:date="2020-11-21T00:06:00Z">
        <w:r w:rsidR="00EE5082">
          <w:rPr>
            <w:rFonts w:ascii="Times New Roman" w:hAnsi="Times New Roman" w:cs="Times New Roman"/>
            <w:sz w:val="22"/>
            <w:szCs w:val="24"/>
          </w:rPr>
          <w:t xml:space="preserve">rticular, the </w:t>
        </w:r>
      </w:ins>
      <w:ins w:id="804" w:author="Harry" w:date="2020-11-21T00:08:00Z">
        <w:r w:rsidR="00EE5082">
          <w:rPr>
            <w:rFonts w:ascii="Times New Roman" w:hAnsi="Times New Roman" w:cs="Times New Roman"/>
            <w:sz w:val="22"/>
            <w:szCs w:val="24"/>
          </w:rPr>
          <w:t xml:space="preserve">current condition of </w:t>
        </w:r>
      </w:ins>
      <w:del w:id="805" w:author="Harry" w:date="2020-11-21T00:06:00Z">
        <w:r w:rsidR="00415631" w:rsidRPr="00415631" w:rsidDel="00EE5082">
          <w:rPr>
            <w:rFonts w:ascii="Times New Roman" w:hAnsi="Times New Roman" w:cs="Times New Roman"/>
            <w:sz w:val="22"/>
            <w:szCs w:val="24"/>
          </w:rPr>
          <w:delText>underlin</w:delText>
        </w:r>
      </w:del>
      <w:del w:id="806" w:author="Harry" w:date="2020-11-21T00:03:00Z">
        <w:r w:rsidR="00415631" w:rsidRPr="00415631" w:rsidDel="00022DEE">
          <w:rPr>
            <w:rFonts w:ascii="Times New Roman" w:hAnsi="Times New Roman" w:cs="Times New Roman"/>
            <w:sz w:val="22"/>
            <w:szCs w:val="24"/>
          </w:rPr>
          <w:delText>es</w:delText>
        </w:r>
      </w:del>
      <w:del w:id="807" w:author="Harry" w:date="2020-11-21T00:06:00Z">
        <w:r w:rsidR="00415631" w:rsidRPr="00415631" w:rsidDel="00EE5082">
          <w:rPr>
            <w:rFonts w:ascii="Times New Roman" w:hAnsi="Times New Roman" w:cs="Times New Roman"/>
            <w:sz w:val="22"/>
            <w:szCs w:val="24"/>
          </w:rPr>
          <w:delText xml:space="preserve"> the importance of </w:delText>
        </w:r>
      </w:del>
      <w:r w:rsidR="00415631" w:rsidRPr="00415631">
        <w:rPr>
          <w:rFonts w:ascii="Times New Roman" w:hAnsi="Times New Roman" w:cs="Times New Roman"/>
          <w:sz w:val="22"/>
          <w:szCs w:val="24"/>
        </w:rPr>
        <w:t>economic</w:t>
      </w:r>
      <w:r w:rsidR="00AD7A2E" w:rsidRPr="00AD7A2E">
        <w:rPr>
          <w:rFonts w:ascii="Times New Roman" w:hAnsi="Times New Roman" w:cs="Times New Roman"/>
          <w:sz w:val="22"/>
        </w:rPr>
        <w:t xml:space="preserve"> structure</w:t>
      </w:r>
      <w:ins w:id="808" w:author="Harry" w:date="2020-11-21T00:06:00Z">
        <w:r w:rsidR="00EE5082">
          <w:rPr>
            <w:rFonts w:ascii="Times New Roman" w:hAnsi="Times New Roman" w:cs="Times New Roman"/>
            <w:sz w:val="22"/>
          </w:rPr>
          <w:t xml:space="preserve"> </w:t>
        </w:r>
      </w:ins>
      <w:ins w:id="809" w:author="Harry" w:date="2020-11-21T00:08:00Z">
        <w:r w:rsidR="00EE5082">
          <w:rPr>
            <w:rFonts w:ascii="Times New Roman" w:hAnsi="Times New Roman" w:cs="Times New Roman"/>
            <w:sz w:val="22"/>
          </w:rPr>
          <w:t>has significant correlation</w:t>
        </w:r>
      </w:ins>
      <w:ins w:id="810" w:author="Harry" w:date="2020-11-21T00:09:00Z">
        <w:r w:rsidR="00EE5082">
          <w:rPr>
            <w:rFonts w:ascii="Times New Roman" w:hAnsi="Times New Roman" w:cs="Times New Roman"/>
            <w:sz w:val="22"/>
          </w:rPr>
          <w:t xml:space="preserve"> with three out of four other variables;</w:t>
        </w:r>
      </w:ins>
      <w:del w:id="811" w:author="Harry" w:date="2020-11-21T00:09:00Z">
        <w:r w:rsidR="00AD7A2E" w:rsidRPr="00AD7A2E" w:rsidDel="00EE5082">
          <w:rPr>
            <w:rFonts w:ascii="Times New Roman" w:hAnsi="Times New Roman" w:cs="Times New Roman"/>
            <w:sz w:val="22"/>
          </w:rPr>
          <w:delText>, where</w:delText>
        </w:r>
      </w:del>
      <w:r w:rsidR="00AD7A2E" w:rsidRPr="00AD7A2E">
        <w:rPr>
          <w:rFonts w:ascii="Times New Roman" w:hAnsi="Times New Roman" w:cs="Times New Roman"/>
          <w:sz w:val="22"/>
        </w:rPr>
        <w:t xml:space="preserve"> it is</w:t>
      </w:r>
      <w:ins w:id="812" w:author="Harry" w:date="2020-11-21T00:10:00Z">
        <w:r w:rsidR="00EE5082">
          <w:rPr>
            <w:rFonts w:ascii="Times New Roman" w:hAnsi="Times New Roman" w:cs="Times New Roman"/>
            <w:sz w:val="22"/>
          </w:rPr>
          <w:t xml:space="preserve"> negatively</w:t>
        </w:r>
      </w:ins>
      <w:del w:id="813" w:author="Harry" w:date="2020-11-21T00:10:00Z">
        <w:r w:rsidR="00AD7A2E" w:rsidRPr="00AD7A2E" w:rsidDel="00EE5082">
          <w:rPr>
            <w:rFonts w:ascii="Times New Roman" w:hAnsi="Times New Roman" w:cs="Times New Roman"/>
            <w:sz w:val="22"/>
          </w:rPr>
          <w:delText xml:space="preserve"> significantly</w:delText>
        </w:r>
      </w:del>
      <w:r w:rsidR="00AD7A2E" w:rsidRPr="00AD7A2E">
        <w:rPr>
          <w:rFonts w:ascii="Times New Roman" w:hAnsi="Times New Roman" w:cs="Times New Roman"/>
          <w:sz w:val="22"/>
        </w:rPr>
        <w:t xml:space="preserve"> correlated both with GDP growth and </w:t>
      </w:r>
      <w:ins w:id="814" w:author="Harry" w:date="2020-11-21T00:14:00Z">
        <w:r w:rsidR="00BA5250">
          <w:rPr>
            <w:rFonts w:ascii="Times New Roman" w:hAnsi="Times New Roman" w:cs="Times New Roman"/>
            <w:sz w:val="22"/>
          </w:rPr>
          <w:t>people’s mobility</w:t>
        </w:r>
      </w:ins>
      <w:del w:id="815" w:author="Harry" w:date="2020-11-21T00:14:00Z">
        <w:r w:rsidR="00AD7A2E" w:rsidRPr="00AD7A2E" w:rsidDel="00BA5250">
          <w:rPr>
            <w:rFonts w:ascii="Times New Roman" w:hAnsi="Times New Roman" w:cs="Times New Roman"/>
            <w:sz w:val="22"/>
          </w:rPr>
          <w:delText>number of cases</w:delText>
        </w:r>
      </w:del>
      <w:ins w:id="816" w:author="Harry" w:date="2020-11-21T00:09:00Z">
        <w:r w:rsidR="00EE5082">
          <w:rPr>
            <w:rFonts w:ascii="Times New Roman" w:hAnsi="Times New Roman" w:cs="Times New Roman"/>
            <w:sz w:val="22"/>
          </w:rPr>
          <w:t xml:space="preserve"> while</w:t>
        </w:r>
      </w:ins>
      <w:ins w:id="817" w:author="Harry" w:date="2020-11-21T00:10:00Z">
        <w:r w:rsidR="00EE5082">
          <w:rPr>
            <w:rFonts w:ascii="Times New Roman" w:hAnsi="Times New Roman" w:cs="Times New Roman"/>
            <w:sz w:val="22"/>
          </w:rPr>
          <w:t xml:space="preserve"> has positive correlation with the change in numb</w:t>
        </w:r>
      </w:ins>
      <w:ins w:id="818" w:author="Harry" w:date="2020-11-21T00:11:00Z">
        <w:r w:rsidR="00EE5082">
          <w:rPr>
            <w:rFonts w:ascii="Times New Roman" w:hAnsi="Times New Roman" w:cs="Times New Roman"/>
            <w:sz w:val="22"/>
          </w:rPr>
          <w:t>e</w:t>
        </w:r>
      </w:ins>
      <w:ins w:id="819" w:author="Harry" w:date="2020-11-21T00:10:00Z">
        <w:r w:rsidR="00EE5082">
          <w:rPr>
            <w:rFonts w:ascii="Times New Roman" w:hAnsi="Times New Roman" w:cs="Times New Roman"/>
            <w:sz w:val="22"/>
          </w:rPr>
          <w:t>r of ca</w:t>
        </w:r>
      </w:ins>
      <w:ins w:id="820" w:author="Harry" w:date="2020-11-21T00:11:00Z">
        <w:r w:rsidR="00EE5082">
          <w:rPr>
            <w:rFonts w:ascii="Times New Roman" w:hAnsi="Times New Roman" w:cs="Times New Roman"/>
            <w:sz w:val="22"/>
          </w:rPr>
          <w:t>ses</w:t>
        </w:r>
      </w:ins>
      <w:r w:rsidR="00AD7A2E" w:rsidRPr="00AD7A2E">
        <w:rPr>
          <w:rFonts w:ascii="Times New Roman" w:hAnsi="Times New Roman" w:cs="Times New Roman"/>
          <w:sz w:val="22"/>
        </w:rPr>
        <w:t>. Since the number of infected people is higher in provinces with higher TAS share in GDP</w:t>
      </w:r>
      <w:ins w:id="821" w:author="Harry" w:date="2020-11-21T00:11:00Z">
        <w:r w:rsidR="00A63EDE">
          <w:rPr>
            <w:rFonts w:ascii="Times New Roman" w:hAnsi="Times New Roman" w:cs="Times New Roman"/>
            <w:sz w:val="22"/>
          </w:rPr>
          <w:t xml:space="preserve"> (</w:t>
        </w:r>
      </w:ins>
      <w:ins w:id="822" w:author="Harry" w:date="2020-11-21T00:15:00Z">
        <w:r w:rsidR="00AF0878">
          <w:rPr>
            <w:rFonts w:ascii="Times New Roman" w:hAnsi="Times New Roman" w:cs="Times New Roman"/>
            <w:sz w:val="22"/>
          </w:rPr>
          <w:t>the positive correlation)</w:t>
        </w:r>
      </w:ins>
      <w:r w:rsidR="00AD7A2E" w:rsidRPr="00AD7A2E">
        <w:rPr>
          <w:rFonts w:ascii="Times New Roman" w:hAnsi="Times New Roman" w:cs="Times New Roman"/>
          <w:sz w:val="22"/>
        </w:rPr>
        <w:t>, local government</w:t>
      </w:r>
      <w:ins w:id="823" w:author="Harry" w:date="2020-11-21T00:12:00Z">
        <w:r w:rsidR="00A63EDE">
          <w:rPr>
            <w:rFonts w:ascii="Times New Roman" w:hAnsi="Times New Roman" w:cs="Times New Roman"/>
            <w:sz w:val="22"/>
          </w:rPr>
          <w:t>s</w:t>
        </w:r>
      </w:ins>
      <w:r w:rsidR="00AD7A2E" w:rsidRPr="00AD7A2E">
        <w:rPr>
          <w:rFonts w:ascii="Times New Roman" w:hAnsi="Times New Roman" w:cs="Times New Roman"/>
          <w:sz w:val="22"/>
        </w:rPr>
        <w:t xml:space="preserve"> implemented large-scale social restrictions (PSBB) policy to minimize contacts among people, such as schools’ closure, work-from-home, restrictions on religious congregations and even closing of houses of wor</w:t>
      </w:r>
      <w:r w:rsidR="00AD7A2E" w:rsidRPr="004E0D65">
        <w:rPr>
          <w:rFonts w:ascii="Times New Roman" w:hAnsi="Times New Roman" w:cs="Times New Roman"/>
          <w:sz w:val="22"/>
        </w:rPr>
        <w:t xml:space="preserve">ship. As </w:t>
      </w:r>
      <w:r w:rsidR="00AD7A2E" w:rsidRPr="00A27161">
        <w:rPr>
          <w:rFonts w:ascii="Times New Roman" w:hAnsi="Times New Roman" w:cs="Times New Roman"/>
          <w:sz w:val="22"/>
        </w:rPr>
        <w:t xml:space="preserve">the results, people’s mobility decreased, </w:t>
      </w:r>
      <w:ins w:id="824" w:author="Harry" w:date="2020-11-20T23:59:00Z">
        <w:r w:rsidR="002C43D3" w:rsidRPr="00A27161">
          <w:rPr>
            <w:rFonts w:ascii="Times New Roman" w:hAnsi="Times New Roman" w:cs="Times New Roman"/>
            <w:sz w:val="22"/>
            <w:rPrChange w:id="825" w:author="Harry" w:date="2020-11-21T00:00:00Z">
              <w:rPr>
                <w:rFonts w:ascii="Times New Roman" w:hAnsi="Times New Roman" w:cs="Times New Roman"/>
                <w:sz w:val="22"/>
                <w:highlight w:val="yellow"/>
              </w:rPr>
            </w:rPrChange>
          </w:rPr>
          <w:t xml:space="preserve">and </w:t>
        </w:r>
      </w:ins>
      <w:del w:id="826" w:author="Harry" w:date="2020-11-20T23:59:00Z">
        <w:r w:rsidR="00AD7A2E" w:rsidRPr="00A27161" w:rsidDel="002C43D3">
          <w:rPr>
            <w:rFonts w:ascii="Times New Roman" w:hAnsi="Times New Roman" w:cs="Times New Roman"/>
            <w:sz w:val="22"/>
          </w:rPr>
          <w:delText xml:space="preserve">reflected in its negative correlation with change in number of cases. Eventually, </w:delText>
        </w:r>
      </w:del>
      <w:r w:rsidR="00AD7A2E" w:rsidRPr="00A27161">
        <w:rPr>
          <w:rFonts w:ascii="Times New Roman" w:hAnsi="Times New Roman" w:cs="Times New Roman"/>
          <w:sz w:val="22"/>
        </w:rPr>
        <w:t>the reduction in people’s mobility decelerates economic activities</w:t>
      </w:r>
      <w:ins w:id="827" w:author="Harry" w:date="2020-11-21T00:13:00Z">
        <w:r w:rsidR="00A63EDE">
          <w:rPr>
            <w:rFonts w:ascii="Times New Roman" w:hAnsi="Times New Roman" w:cs="Times New Roman"/>
            <w:sz w:val="22"/>
          </w:rPr>
          <w:t xml:space="preserve"> (this explains the negative correlation)</w:t>
        </w:r>
      </w:ins>
      <w:del w:id="828" w:author="Harry" w:date="2020-11-21T00:13:00Z">
        <w:r w:rsidR="00AD7A2E" w:rsidRPr="00A27161" w:rsidDel="00A63EDE">
          <w:rPr>
            <w:rFonts w:ascii="Times New Roman" w:hAnsi="Times New Roman" w:cs="Times New Roman"/>
            <w:sz w:val="22"/>
          </w:rPr>
          <w:delText>, albeit the correlation between people’s mobility and GDP growth is not significant</w:delText>
        </w:r>
      </w:del>
      <w:r w:rsidR="00AD7A2E" w:rsidRPr="00A27161">
        <w:rPr>
          <w:rFonts w:ascii="Times New Roman" w:hAnsi="Times New Roman" w:cs="Times New Roman"/>
          <w:sz w:val="22"/>
        </w:rPr>
        <w:t>.</w:t>
      </w:r>
      <w:ins w:id="829" w:author="Harry" w:date="2020-11-21T11:48:00Z">
        <w:r w:rsidR="006474CD">
          <w:rPr>
            <w:rStyle w:val="FootnoteReference"/>
            <w:rFonts w:ascii="Times New Roman" w:hAnsi="Times New Roman" w:cs="Times New Roman"/>
            <w:sz w:val="22"/>
          </w:rPr>
          <w:footnoteReference w:id="5"/>
        </w:r>
      </w:ins>
    </w:p>
    <w:p w14:paraId="4BA5BB42" w14:textId="13B58716" w:rsidR="00EA099A" w:rsidRPr="00AD7A2E" w:rsidRDefault="00EA099A" w:rsidP="00EA099A">
      <w:pPr>
        <w:jc w:val="center"/>
        <w:rPr>
          <w:rFonts w:ascii="Times New Roman" w:hAnsi="Times New Roman" w:cs="Times New Roman"/>
          <w:sz w:val="22"/>
        </w:rPr>
      </w:pPr>
      <w:moveFromRangeStart w:id="857" w:author="Harry" w:date="2020-11-22T15:39:00Z" w:name="move56951976"/>
      <w:moveFrom w:id="858" w:author="Harry" w:date="2020-11-22T15:39:00Z">
        <w:r w:rsidDel="001C232B">
          <w:rPr>
            <w:noProof/>
          </w:rPr>
          <w:drawing>
            <wp:inline distT="0" distB="0" distL="0" distR="0" wp14:anchorId="36BA6251" wp14:editId="360C006E">
              <wp:extent cx="3968750" cy="2480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moveFrom>
      <w:moveFromRangeEnd w:id="857"/>
    </w:p>
    <w:p w14:paraId="7F857A5D" w14:textId="55F7FED1" w:rsidR="00AD7A2E" w:rsidRPr="00EA099A" w:rsidDel="006A1DC1" w:rsidRDefault="00AD7A2E">
      <w:pPr>
        <w:ind w:firstLineChars="283" w:firstLine="566"/>
        <w:rPr>
          <w:del w:id="859" w:author="Harry" w:date="2020-11-22T15:41:00Z"/>
          <w:rFonts w:ascii="Times New Roman" w:hAnsi="Times New Roman" w:cs="Times New Roman"/>
          <w:sz w:val="20"/>
          <w:szCs w:val="20"/>
        </w:rPr>
        <w:pPrChange w:id="860" w:author="Harry" w:date="2020-11-21T13:00:00Z">
          <w:pPr>
            <w:jc w:val="center"/>
          </w:pPr>
        </w:pPrChange>
      </w:pPr>
      <w:del w:id="861" w:author="Harry" w:date="2020-11-22T15:41:00Z">
        <w:r w:rsidRPr="00EA099A" w:rsidDel="006A1DC1">
          <w:rPr>
            <w:rFonts w:ascii="Times New Roman" w:hAnsi="Times New Roman" w:cs="Times New Roman"/>
            <w:sz w:val="20"/>
            <w:szCs w:val="20"/>
          </w:rPr>
          <w:delText>Fig</w:delText>
        </w:r>
      </w:del>
      <w:ins w:id="862" w:author="Budy Resosudarmo" w:date="2020-10-16T12:28:00Z">
        <w:del w:id="863" w:author="Harry" w:date="2020-11-22T15:41:00Z">
          <w:r w:rsidR="00281A92" w:rsidDel="006A1DC1">
            <w:rPr>
              <w:rFonts w:ascii="Times New Roman" w:hAnsi="Times New Roman" w:cs="Times New Roman"/>
              <w:sz w:val="20"/>
              <w:szCs w:val="20"/>
            </w:rPr>
            <w:delText>ure</w:delText>
          </w:r>
        </w:del>
      </w:ins>
      <w:del w:id="864" w:author="Harry" w:date="2020-11-22T15:41:00Z">
        <w:r w:rsidRPr="00EA099A" w:rsidDel="006A1DC1">
          <w:rPr>
            <w:rFonts w:ascii="Times New Roman" w:hAnsi="Times New Roman" w:cs="Times New Roman"/>
            <w:sz w:val="20"/>
            <w:szCs w:val="20"/>
          </w:rPr>
          <w:delText>. 3</w:delText>
        </w:r>
      </w:del>
      <w:ins w:id="865" w:author="Budy Resosudarmo" w:date="2020-10-16T12:28:00Z">
        <w:del w:id="866" w:author="Harry" w:date="2020-11-22T15:41:00Z">
          <w:r w:rsidR="00281A92" w:rsidDel="006A1DC1">
            <w:rPr>
              <w:rFonts w:ascii="Times New Roman" w:hAnsi="Times New Roman" w:cs="Times New Roman"/>
              <w:sz w:val="20"/>
              <w:szCs w:val="20"/>
            </w:rPr>
            <w:delText>.</w:delText>
          </w:r>
        </w:del>
      </w:ins>
      <w:del w:id="867" w:author="Harry" w:date="2020-11-22T15:41:00Z">
        <w:r w:rsidRPr="00EA099A" w:rsidDel="006A1DC1">
          <w:rPr>
            <w:rFonts w:ascii="Times New Roman" w:hAnsi="Times New Roman" w:cs="Times New Roman"/>
            <w:sz w:val="20"/>
            <w:szCs w:val="20"/>
          </w:rPr>
          <w:delText>: Correlation between selected variables. Significant correlation at 5% is marked with star.</w:delText>
        </w:r>
      </w:del>
    </w:p>
    <w:p w14:paraId="7416A343" w14:textId="66962AF7" w:rsidR="007B4216" w:rsidDel="00FC7B09" w:rsidRDefault="00492F5A" w:rsidP="00DE3D07">
      <w:pPr>
        <w:rPr>
          <w:ins w:id="868" w:author="Budy Resosudarmo" w:date="2020-10-16T12:11:00Z"/>
          <w:del w:id="869" w:author="Harry" w:date="2020-11-22T00:21:00Z"/>
        </w:rPr>
      </w:pPr>
      <w:ins w:id="870" w:author="Budy Resosudarmo" w:date="2020-10-16T12:06:00Z">
        <w:del w:id="871" w:author="Harry" w:date="2020-11-22T00:21:00Z">
          <w:r w:rsidDel="00FC7B09">
            <w:delText xml:space="preserve">(Content of this section is not that clear at the moment. </w:delText>
          </w:r>
        </w:del>
      </w:ins>
      <w:ins w:id="872" w:author="Budy Resosudarmo" w:date="2020-10-16T12:09:00Z">
        <w:del w:id="873" w:author="Harry" w:date="2020-11-22T00:21:00Z">
          <w:r w:rsidDel="00FC7B09">
            <w:delText xml:space="preserve">Probably best to </w:delText>
          </w:r>
          <w:r w:rsidR="00E77F2C" w:rsidDel="00FC7B09">
            <w:delText>describe (historically) the spre</w:delText>
          </w:r>
        </w:del>
      </w:ins>
      <w:ins w:id="874" w:author="Budy Resosudarmo" w:date="2020-10-16T12:10:00Z">
        <w:del w:id="875" w:author="Harry" w:date="2020-11-22T00:21:00Z">
          <w:r w:rsidR="00E77F2C" w:rsidDel="00FC7B09">
            <w:delText>ad of the pandemic across provinces in Indonesia. So a snap as this is</w:delText>
          </w:r>
        </w:del>
      </w:ins>
      <w:ins w:id="876" w:author="Budy Resosudarmo" w:date="2020-10-16T12:11:00Z">
        <w:del w:id="877" w:author="Harry" w:date="2020-11-22T00:21:00Z">
          <w:r w:rsidR="00E77F2C" w:rsidDel="00FC7B09">
            <w:delText xml:space="preserve"> not useful.)</w:delText>
          </w:r>
        </w:del>
      </w:ins>
    </w:p>
    <w:p w14:paraId="2B0FD6FB" w14:textId="071F76B9" w:rsidR="00E77F2C" w:rsidDel="00FC7B09" w:rsidRDefault="00E77F2C" w:rsidP="00DE3D07">
      <w:pPr>
        <w:rPr>
          <w:ins w:id="878" w:author="Budy Resosudarmo" w:date="2020-10-17T16:17:00Z"/>
          <w:del w:id="879" w:author="Harry" w:date="2020-11-22T00:22:00Z"/>
        </w:rPr>
      </w:pPr>
    </w:p>
    <w:p w14:paraId="5D1A4643" w14:textId="19B193DF" w:rsidR="00DA66D8" w:rsidDel="00FC7B09" w:rsidRDefault="00DA66D8" w:rsidP="00DE3D07">
      <w:pPr>
        <w:rPr>
          <w:ins w:id="880" w:author="Budy Resosudarmo" w:date="2020-10-17T16:17:00Z"/>
          <w:del w:id="881" w:author="Harry" w:date="2020-11-22T00:22:00Z"/>
        </w:rPr>
      </w:pPr>
      <w:ins w:id="882" w:author="Budy Resosudarmo" w:date="2020-10-17T16:17:00Z">
        <w:del w:id="883" w:author="Harry" w:date="2020-11-22T00:22:00Z">
          <w:r w:rsidDel="00FC7B09">
            <w:delText>Check and review also several regulation re COVID and people movement:</w:delText>
          </w:r>
        </w:del>
      </w:ins>
    </w:p>
    <w:p w14:paraId="02198B21" w14:textId="4C82887C" w:rsidR="00DA66D8" w:rsidDel="00767272" w:rsidRDefault="00DA66D8" w:rsidP="00DE3D07">
      <w:pPr>
        <w:rPr>
          <w:ins w:id="884" w:author="Budy Resosudarmo" w:date="2020-10-17T16:17:00Z"/>
          <w:del w:id="885" w:author="Harry" w:date="2020-11-21T12:07:00Z"/>
        </w:rPr>
      </w:pPr>
      <w:ins w:id="886" w:author="Budy Resosudarmo" w:date="2020-10-17T16:17:00Z">
        <w:del w:id="887" w:author="Harry" w:date="2020-11-22T00:22:00Z">
          <w:r w:rsidRPr="00DA66D8" w:rsidDel="00FC7B09">
            <w:delText>https://covid19.go.id/p/regulasi</w:delText>
          </w:r>
        </w:del>
      </w:ins>
    </w:p>
    <w:p w14:paraId="477EA636" w14:textId="25F777E9" w:rsidR="00DA66D8" w:rsidDel="006A1DC1" w:rsidRDefault="00DA66D8" w:rsidP="00DE3D07">
      <w:pPr>
        <w:rPr>
          <w:ins w:id="888" w:author="Budy Resosudarmo" w:date="2020-10-16T12:12:00Z"/>
          <w:del w:id="889" w:author="Harry" w:date="2020-11-22T15:41:00Z"/>
        </w:rPr>
      </w:pPr>
    </w:p>
    <w:p w14:paraId="2375F0BE" w14:textId="18D2EBFA" w:rsidR="00E77F2C" w:rsidDel="001B567F" w:rsidRDefault="00E77F2C" w:rsidP="00DE3D07">
      <w:pPr>
        <w:rPr>
          <w:del w:id="890" w:author="Harry" w:date="2020-11-21T17:14:00Z"/>
          <w:rFonts w:ascii="Times New Roman" w:hAnsi="Times New Roman" w:cs="Times New Roman"/>
          <w:b/>
          <w:bCs/>
          <w:caps/>
          <w:sz w:val="22"/>
        </w:rPr>
      </w:pPr>
      <w:ins w:id="891" w:author="Budy Resosudarmo" w:date="2020-10-16T12:12:00Z">
        <w:del w:id="892" w:author="Harry" w:date="2020-11-21T17:14:00Z">
          <w:r w:rsidRPr="00E77F2C" w:rsidDel="001B567F">
            <w:rPr>
              <w:b/>
              <w:bCs/>
              <w:rPrChange w:id="893" w:author="Budy Resosudarmo" w:date="2020-10-16T12:12:00Z">
                <w:rPr/>
              </w:rPrChange>
            </w:rPr>
            <w:delText>LITERATURE REVIEW</w:delText>
          </w:r>
        </w:del>
      </w:ins>
    </w:p>
    <w:p w14:paraId="3C2BF003" w14:textId="0A98537A" w:rsidR="00E77F2C" w:rsidRPr="008378CB" w:rsidDel="00410AD5" w:rsidRDefault="00E77F2C">
      <w:pPr>
        <w:rPr>
          <w:ins w:id="894" w:author="Budy Resosudarmo" w:date="2020-10-16T13:25:00Z"/>
          <w:moveFrom w:id="895" w:author="Harry" w:date="2020-11-22T00:23:00Z"/>
          <w:rFonts w:ascii="Times New Roman" w:hAnsi="Times New Roman" w:cs="Times New Roman"/>
          <w:sz w:val="22"/>
          <w:szCs w:val="24"/>
          <w:rPrChange w:id="896" w:author="Harry" w:date="2020-11-22T00:22:00Z">
            <w:rPr>
              <w:ins w:id="897" w:author="Budy Resosudarmo" w:date="2020-10-16T13:25:00Z"/>
              <w:moveFrom w:id="898" w:author="Harry" w:date="2020-11-22T00:23:00Z"/>
            </w:rPr>
          </w:rPrChange>
        </w:rPr>
      </w:pPr>
      <w:moveFromRangeStart w:id="899" w:author="Harry" w:date="2020-11-22T00:23:00Z" w:name="move56897007"/>
      <w:moveFrom w:id="900" w:author="Harry" w:date="2020-11-22T00:23:00Z">
        <w:ins w:id="901" w:author="Budy Resosudarmo" w:date="2020-10-16T12:12:00Z">
          <w:r w:rsidDel="00410AD5">
            <w:t>R1: The literature discussing spillover between provinces is not available. In addition, the discussion on the economics shock on regional growth is also not available.</w:t>
          </w:r>
        </w:ins>
      </w:moveFrom>
    </w:p>
    <w:p w14:paraId="767015DA" w14:textId="10C73515" w:rsidR="00DC75FA" w:rsidDel="00410AD5" w:rsidRDefault="00DC75FA">
      <w:pPr>
        <w:rPr>
          <w:ins w:id="902" w:author="Budy Resosudarmo" w:date="2020-10-16T13:25:00Z"/>
          <w:moveFrom w:id="903" w:author="Harry" w:date="2020-11-22T00:23:00Z"/>
        </w:rPr>
      </w:pPr>
    </w:p>
    <w:p w14:paraId="270A5FAC" w14:textId="2020BB10" w:rsidR="00DC75FA" w:rsidDel="00410AD5" w:rsidRDefault="00DC75FA">
      <w:pPr>
        <w:rPr>
          <w:ins w:id="904" w:author="Budy Resosudarmo" w:date="2020-10-16T13:26:00Z"/>
          <w:moveFrom w:id="905" w:author="Harry" w:date="2020-11-22T00:23:00Z"/>
        </w:rPr>
      </w:pPr>
      <w:moveFrom w:id="906" w:author="Harry" w:date="2020-11-22T00:23:00Z">
        <w:ins w:id="907" w:author="Budy Resosudarmo" w:date="2020-10-16T13:25:00Z">
          <w:r w:rsidDel="00410AD5">
            <w:t>Note that there are literature on spatial regional correlation in Indonesia before. Several are in previous IRSA Book</w:t>
          </w:r>
        </w:ins>
        <w:ins w:id="908" w:author="Budy Resosudarmo" w:date="2020-10-16T13:26:00Z">
          <w:r w:rsidDel="00410AD5">
            <w:t>:</w:t>
          </w:r>
        </w:ins>
      </w:moveFrom>
    </w:p>
    <w:p w14:paraId="7A902E9B" w14:textId="22B51148" w:rsidR="00DC75FA" w:rsidDel="00410AD5" w:rsidRDefault="00DC75FA">
      <w:pPr>
        <w:rPr>
          <w:ins w:id="909" w:author="Budy Resosudarmo" w:date="2020-10-16T13:26:00Z"/>
          <w:moveFrom w:id="910" w:author="Harry" w:date="2020-11-22T00:23:00Z"/>
        </w:rPr>
      </w:pPr>
    </w:p>
    <w:p w14:paraId="533E4F4E" w14:textId="6A0E0231" w:rsidR="00DC75FA" w:rsidDel="00410AD5" w:rsidRDefault="00DC75FA">
      <w:pPr>
        <w:rPr>
          <w:ins w:id="911" w:author="Budy Resosudarmo" w:date="2020-10-16T13:30:00Z"/>
          <w:moveFrom w:id="912" w:author="Harry" w:date="2020-11-22T00:23:00Z"/>
        </w:rPr>
      </w:pPr>
      <w:moveFrom w:id="913" w:author="Harry" w:date="2020-11-22T00:23:00Z">
        <w:ins w:id="914" w:author="Budy Resosudarmo" w:date="2020-10-16T13:30:00Z">
          <w:r w:rsidDel="00410AD5">
            <w:fldChar w:fldCharType="begin"/>
          </w:r>
          <w:r w:rsidDel="00410AD5">
            <w:instrText xml:space="preserve"> HYPERLINK "</w:instrText>
          </w:r>
          <w:r w:rsidRPr="00DC75FA" w:rsidDel="00410AD5">
            <w:rPr>
              <w:rPrChange w:id="915" w:author="Budy Resosudarmo" w:date="2020-10-16T13:30:00Z">
                <w:rPr>
                  <w:rStyle w:val="Hyperlink"/>
                </w:rPr>
              </w:rPrChange>
            </w:rPr>
            <w:instrText>https://www.dropbox.com/s/g3hg254dyr1gujt/Chapter_13_2011.pdf?dl=</w:instrText>
          </w:r>
          <w:r w:rsidRPr="00DC75FA" w:rsidDel="00410AD5">
            <w:instrText>0</w:instrText>
          </w:r>
          <w:r w:rsidDel="00410AD5">
            <w:instrText xml:space="preserve">" </w:instrText>
          </w:r>
          <w:r w:rsidDel="00410AD5">
            <w:fldChar w:fldCharType="separate"/>
          </w:r>
          <w:r w:rsidRPr="00DC75FA" w:rsidDel="00410AD5">
            <w:rPr>
              <w:rStyle w:val="Hyperlink"/>
            </w:rPr>
            <w:t>https://www.dropbox.com/s/g3hg254dyr1gujt/Chapter_13_2011.pdf?dl=</w:t>
          </w:r>
          <w:r w:rsidRPr="00372321" w:rsidDel="00410AD5">
            <w:rPr>
              <w:rStyle w:val="Hyperlink"/>
            </w:rPr>
            <w:t>0</w:t>
          </w:r>
          <w:r w:rsidDel="00410AD5">
            <w:fldChar w:fldCharType="end"/>
          </w:r>
        </w:ins>
      </w:moveFrom>
    </w:p>
    <w:p w14:paraId="68D3036D" w14:textId="0DC18728" w:rsidR="00DC75FA" w:rsidDel="00410AD5" w:rsidRDefault="00DC75FA">
      <w:pPr>
        <w:rPr>
          <w:ins w:id="916" w:author="Budy Resosudarmo" w:date="2020-10-16T12:12:00Z"/>
          <w:moveFrom w:id="917" w:author="Harry" w:date="2020-11-22T00:23:00Z"/>
        </w:rPr>
      </w:pPr>
      <w:moveFrom w:id="918" w:author="Harry" w:date="2020-11-22T00:23:00Z">
        <w:ins w:id="919" w:author="Budy Resosudarmo" w:date="2020-10-16T13:32:00Z">
          <w:r w:rsidRPr="00DC75FA" w:rsidDel="00410AD5">
            <w:t>https://www.dropbox.com/s/2e588dmxompb0ny/Chapter_5_2009.pdf?dl=0</w:t>
          </w:r>
        </w:ins>
      </w:moveFrom>
    </w:p>
    <w:p w14:paraId="39D2A72D" w14:textId="1CD6736E" w:rsidR="00492F5A" w:rsidDel="00410AD5" w:rsidRDefault="00DC75FA">
      <w:pPr>
        <w:rPr>
          <w:ins w:id="920" w:author="Budy Resosudarmo" w:date="2020-10-16T13:34:00Z"/>
          <w:moveFrom w:id="921" w:author="Harry" w:date="2020-11-22T00:23:00Z"/>
        </w:rPr>
      </w:pPr>
      <w:moveFrom w:id="922" w:author="Harry" w:date="2020-11-22T00:23:00Z">
        <w:ins w:id="923" w:author="Budy Resosudarmo" w:date="2020-10-16T13:34:00Z">
          <w:r w:rsidDel="00410AD5">
            <w:t>Or from other resources. For example:</w:t>
          </w:r>
        </w:ins>
      </w:moveFrom>
    </w:p>
    <w:p w14:paraId="42A148DC" w14:textId="6E056022" w:rsidR="00DC75FA" w:rsidDel="00410AD5" w:rsidRDefault="003D20EB">
      <w:pPr>
        <w:rPr>
          <w:ins w:id="924" w:author="Budy Resosudarmo" w:date="2020-10-16T13:34:00Z"/>
          <w:moveFrom w:id="925" w:author="Harry" w:date="2020-11-22T00:23:00Z"/>
        </w:rPr>
      </w:pPr>
      <w:moveFrom w:id="926" w:author="Harry" w:date="2020-11-22T00:23:00Z">
        <w:ins w:id="927" w:author="Budy Resosudarmo" w:date="2020-10-16T13:34:00Z">
          <w:r w:rsidDel="00410AD5">
            <w:fldChar w:fldCharType="begin"/>
          </w:r>
          <w:r w:rsidDel="00410AD5">
            <w:instrText xml:space="preserve"> HYPERLINK "</w:instrText>
          </w:r>
          <w:r w:rsidRPr="00DC75FA" w:rsidDel="00410AD5">
            <w:instrText>https://www.anzrsai.org/assets/Uploads/PublicationChapter/Vidyattama-2014-2.pdf</w:instrText>
          </w:r>
          <w:r w:rsidDel="00410AD5">
            <w:instrText xml:space="preserve">" </w:instrText>
          </w:r>
          <w:r w:rsidDel="00410AD5">
            <w:fldChar w:fldCharType="separate"/>
          </w:r>
          <w:r w:rsidRPr="00372321" w:rsidDel="00410AD5">
            <w:rPr>
              <w:rStyle w:val="Hyperlink"/>
            </w:rPr>
            <w:t>https://www.anzrsai.org/assets/Uploads/PublicationChapter/Vidyattama-2014-2.pdf</w:t>
          </w:r>
          <w:r w:rsidDel="00410AD5">
            <w:fldChar w:fldCharType="end"/>
          </w:r>
        </w:ins>
      </w:moveFrom>
    </w:p>
    <w:p w14:paraId="2F3AF5F3" w14:textId="5AF7D3F8" w:rsidR="003D20EB" w:rsidDel="00410AD5" w:rsidRDefault="003D20EB">
      <w:pPr>
        <w:rPr>
          <w:ins w:id="928" w:author="Budy Resosudarmo" w:date="2020-10-16T13:41:00Z"/>
          <w:moveFrom w:id="929" w:author="Harry" w:date="2020-11-22T00:23:00Z"/>
        </w:rPr>
      </w:pPr>
      <w:moveFrom w:id="930" w:author="Harry" w:date="2020-11-22T00:23:00Z">
        <w:ins w:id="931" w:author="Budy Resosudarmo" w:date="2020-10-16T13:41:00Z">
          <w:r w:rsidDel="00410AD5">
            <w:fldChar w:fldCharType="begin"/>
          </w:r>
          <w:r w:rsidDel="00410AD5">
            <w:instrText xml:space="preserve"> HYPERLINK "</w:instrText>
          </w:r>
          <w:r w:rsidRPr="003D20EB" w:rsidDel="00410AD5">
            <w:instrText>https://www.tandfonline.com/doi/full/10.1080/19475683.2013.806353</w:instrText>
          </w:r>
          <w:r w:rsidDel="00410AD5">
            <w:instrText xml:space="preserve">" </w:instrText>
          </w:r>
          <w:r w:rsidDel="00410AD5">
            <w:fldChar w:fldCharType="separate"/>
          </w:r>
          <w:r w:rsidRPr="00372321" w:rsidDel="00410AD5">
            <w:rPr>
              <w:rStyle w:val="Hyperlink"/>
            </w:rPr>
            <w:t>https://www.tandfonline.com/doi/full/10.1080/19475683.2013.806353</w:t>
          </w:r>
          <w:r w:rsidDel="00410AD5">
            <w:fldChar w:fldCharType="end"/>
          </w:r>
        </w:ins>
      </w:moveFrom>
    </w:p>
    <w:p w14:paraId="1208842F" w14:textId="5607B251" w:rsidR="003D20EB" w:rsidDel="00410AD5" w:rsidRDefault="003D20EB">
      <w:pPr>
        <w:rPr>
          <w:ins w:id="932" w:author="Budy Resosudarmo" w:date="2020-10-16T13:42:00Z"/>
          <w:moveFrom w:id="933" w:author="Harry" w:date="2020-11-22T00:23:00Z"/>
        </w:rPr>
      </w:pPr>
      <w:moveFrom w:id="934" w:author="Harry" w:date="2020-11-22T00:23:00Z">
        <w:ins w:id="935" w:author="Budy Resosudarmo" w:date="2020-10-16T13:42:00Z">
          <w:r w:rsidDel="00410AD5">
            <w:fldChar w:fldCharType="begin"/>
          </w:r>
          <w:r w:rsidDel="00410AD5">
            <w:instrText xml:space="preserve"> HYPERLINK "</w:instrText>
          </w:r>
          <w:r w:rsidRPr="003D20EB" w:rsidDel="00410AD5">
            <w:rPr>
              <w:rPrChange w:id="936" w:author="Budy Resosudarmo" w:date="2020-10-16T13:42:00Z">
                <w:rPr>
                  <w:rStyle w:val="Hyperlink"/>
                </w:rPr>
              </w:rPrChange>
            </w:rPr>
            <w:instrText>https://link.springer.com/article/10.1007/s10109-005-0016-</w:instrText>
          </w:r>
          <w:r w:rsidRPr="003D20EB" w:rsidDel="00410AD5">
            <w:instrText>3</w:instrText>
          </w:r>
          <w:r w:rsidDel="00410AD5">
            <w:instrText xml:space="preserve">" </w:instrText>
          </w:r>
          <w:r w:rsidDel="00410AD5">
            <w:fldChar w:fldCharType="separate"/>
          </w:r>
          <w:r w:rsidRPr="003D20EB" w:rsidDel="00410AD5">
            <w:rPr>
              <w:rStyle w:val="Hyperlink"/>
            </w:rPr>
            <w:t>https://link.springer.com/article/10.1007/s10109-005-0016-</w:t>
          </w:r>
          <w:r w:rsidRPr="00372321" w:rsidDel="00410AD5">
            <w:rPr>
              <w:rStyle w:val="Hyperlink"/>
            </w:rPr>
            <w:t>3</w:t>
          </w:r>
          <w:r w:rsidDel="00410AD5">
            <w:fldChar w:fldCharType="end"/>
          </w:r>
        </w:ins>
      </w:moveFrom>
    </w:p>
    <w:moveFromRangeEnd w:id="899"/>
    <w:p w14:paraId="2DA81431" w14:textId="77777777" w:rsidR="003D20EB" w:rsidDel="00410AD5" w:rsidRDefault="003D20EB">
      <w:pPr>
        <w:rPr>
          <w:ins w:id="937" w:author="Budy Resosudarmo" w:date="2020-10-16T13:34:00Z"/>
          <w:del w:id="938" w:author="Harry" w:date="2020-11-22T00:23:00Z"/>
        </w:rPr>
      </w:pPr>
    </w:p>
    <w:p w14:paraId="61FD86C1" w14:textId="77777777" w:rsidR="00DC75FA" w:rsidDel="00410AD5" w:rsidRDefault="00DC75FA" w:rsidP="00DE3D07">
      <w:pPr>
        <w:rPr>
          <w:del w:id="939" w:author="Harry" w:date="2020-11-22T00:23:00Z"/>
        </w:rPr>
      </w:pPr>
    </w:p>
    <w:p w14:paraId="2F346A27" w14:textId="77777777" w:rsidR="007B4216" w:rsidRPr="00E77F2C" w:rsidDel="007A1026" w:rsidRDefault="007B4216" w:rsidP="00DE3D07">
      <w:pPr>
        <w:rPr>
          <w:del w:id="940" w:author="Harry" w:date="2020-11-21T00:21:00Z"/>
          <w:rFonts w:ascii="Times New Roman" w:hAnsi="Times New Roman" w:cs="Times New Roman"/>
          <w:b/>
          <w:bCs/>
          <w:caps/>
          <w:sz w:val="22"/>
          <w:rPrChange w:id="941" w:author="Budy Resosudarmo" w:date="2020-10-16T12:13:00Z">
            <w:rPr>
              <w:del w:id="942" w:author="Harry" w:date="2020-11-21T00:21:00Z"/>
              <w:rFonts w:ascii="Times New Roman" w:hAnsi="Times New Roman" w:cs="Times New Roman"/>
              <w:b/>
              <w:bCs/>
              <w:sz w:val="22"/>
            </w:rPr>
          </w:rPrChange>
        </w:rPr>
      </w:pPr>
      <w:commentRangeStart w:id="943"/>
      <w:del w:id="944" w:author="Budy Resosudarmo" w:date="2020-10-16T12:12:00Z">
        <w:r w:rsidRPr="00E77F2C" w:rsidDel="00E77F2C">
          <w:rPr>
            <w:rFonts w:ascii="Times New Roman" w:hAnsi="Times New Roman" w:cs="Times New Roman"/>
            <w:b/>
            <w:bCs/>
            <w:caps/>
            <w:sz w:val="22"/>
            <w:rPrChange w:id="945" w:author="Budy Resosudarmo" w:date="2020-10-16T12:13:00Z">
              <w:rPr>
                <w:rFonts w:ascii="Times New Roman" w:hAnsi="Times New Roman" w:cs="Times New Roman"/>
                <w:b/>
                <w:bCs/>
                <w:sz w:val="22"/>
              </w:rPr>
            </w:rPrChange>
          </w:rPr>
          <w:delText xml:space="preserve">3 </w:delText>
        </w:r>
      </w:del>
      <w:r w:rsidRPr="00E77F2C">
        <w:rPr>
          <w:rFonts w:ascii="Times New Roman" w:hAnsi="Times New Roman" w:cs="Times New Roman"/>
          <w:b/>
          <w:bCs/>
          <w:caps/>
          <w:sz w:val="22"/>
          <w:rPrChange w:id="946" w:author="Budy Resosudarmo" w:date="2020-10-16T12:13:00Z">
            <w:rPr>
              <w:rFonts w:ascii="Times New Roman" w:hAnsi="Times New Roman" w:cs="Times New Roman"/>
              <w:b/>
              <w:bCs/>
              <w:sz w:val="22"/>
            </w:rPr>
          </w:rPrChange>
        </w:rPr>
        <w:t>Data and Methodology</w:t>
      </w:r>
      <w:commentRangeEnd w:id="943"/>
      <w:r w:rsidR="002E4B13">
        <w:rPr>
          <w:rStyle w:val="CommentReference"/>
        </w:rPr>
        <w:commentReference w:id="943"/>
      </w:r>
    </w:p>
    <w:p w14:paraId="72E12C11" w14:textId="77777777" w:rsidR="0062481C" w:rsidRDefault="0062481C" w:rsidP="00DE3D07">
      <w:pPr>
        <w:rPr>
          <w:rFonts w:ascii="Times New Roman" w:hAnsi="Times New Roman" w:cs="Times New Roman"/>
          <w:sz w:val="22"/>
        </w:rPr>
      </w:pPr>
    </w:p>
    <w:p w14:paraId="0ADBD9E2" w14:textId="6EA3BEAE" w:rsidR="007B4216" w:rsidRPr="0062481C" w:rsidDel="00281A92" w:rsidRDefault="007B4216" w:rsidP="00DE3D07">
      <w:pPr>
        <w:rPr>
          <w:del w:id="947" w:author="Budy Resosudarmo" w:date="2020-10-16T12:24:00Z"/>
          <w:rFonts w:ascii="Times New Roman" w:hAnsi="Times New Roman" w:cs="Times New Roman"/>
          <w:sz w:val="22"/>
        </w:rPr>
      </w:pPr>
      <w:del w:id="948" w:author="Budy Resosudarmo" w:date="2020-10-16T12:24:00Z">
        <w:r w:rsidRPr="0062481C" w:rsidDel="00281A92">
          <w:rPr>
            <w:rFonts w:ascii="Times New Roman" w:hAnsi="Times New Roman" w:cs="Times New Roman"/>
            <w:sz w:val="22"/>
          </w:rPr>
          <w:delText>3.1 Data</w:delText>
        </w:r>
      </w:del>
    </w:p>
    <w:p w14:paraId="25D92CAB" w14:textId="5B2FC856" w:rsidR="00281A92" w:rsidRDefault="007B4216" w:rsidP="00746FA6">
      <w:pPr>
        <w:spacing w:beforeLines="50" w:before="180"/>
        <w:rPr>
          <w:ins w:id="949" w:author="Budy Resosudarmo" w:date="2020-10-16T12:24:00Z"/>
          <w:rFonts w:ascii="Times New Roman" w:hAnsi="Times New Roman" w:cs="Times New Roman"/>
          <w:sz w:val="22"/>
        </w:rPr>
      </w:pPr>
      <w:del w:id="950" w:author="Budy Resosudarmo" w:date="2020-10-16T12:24:00Z">
        <w:r w:rsidRPr="004F1203" w:rsidDel="00281A92">
          <w:rPr>
            <w:rFonts w:ascii="Times New Roman" w:hAnsi="Times New Roman" w:cs="Times New Roman"/>
            <w:sz w:val="22"/>
          </w:rPr>
          <w:delText xml:space="preserve">The main analysis of this study is </w:delText>
        </w:r>
        <w:commentRangeStart w:id="951"/>
        <w:r w:rsidRPr="004F1203" w:rsidDel="00281A92">
          <w:rPr>
            <w:rFonts w:ascii="Times New Roman" w:hAnsi="Times New Roman" w:cs="Times New Roman"/>
            <w:sz w:val="22"/>
          </w:rPr>
          <w:delText>broken</w:delText>
        </w:r>
        <w:commentRangeEnd w:id="951"/>
        <w:r w:rsidR="006E03CE" w:rsidDel="00281A92">
          <w:rPr>
            <w:rStyle w:val="CommentReference"/>
          </w:rPr>
          <w:commentReference w:id="951"/>
        </w:r>
        <w:r w:rsidRPr="004F1203" w:rsidDel="00281A92">
          <w:rPr>
            <w:rFonts w:ascii="Times New Roman" w:hAnsi="Times New Roman" w:cs="Times New Roman"/>
            <w:sz w:val="22"/>
          </w:rPr>
          <w:delText xml:space="preserve"> down into two sub analysis. In the first sub analysis, we evaluate the spatial dependence of </w:delText>
        </w:r>
      </w:del>
      <w:del w:id="952" w:author="Budy Resosudarmo" w:date="2020-10-16T10:47:00Z">
        <w:r w:rsidRPr="004F1203" w:rsidDel="00F73CB7">
          <w:rPr>
            <w:rFonts w:ascii="Times New Roman" w:hAnsi="Times New Roman" w:cs="Times New Roman"/>
            <w:sz w:val="22"/>
          </w:rPr>
          <w:delText>Covid</w:delText>
        </w:r>
      </w:del>
      <w:del w:id="953" w:author="Budy Resosudarmo" w:date="2020-10-16T12:24:00Z">
        <w:r w:rsidRPr="004F1203" w:rsidDel="00281A92">
          <w:rPr>
            <w:rFonts w:ascii="Times New Roman" w:hAnsi="Times New Roman" w:cs="Times New Roman"/>
            <w:sz w:val="22"/>
          </w:rPr>
          <w:delText xml:space="preserve">-19 infection cases across Indonesian provinces. </w:delText>
        </w:r>
      </w:del>
      <w:r w:rsidRPr="004F1203">
        <w:rPr>
          <w:rFonts w:ascii="Times New Roman" w:hAnsi="Times New Roman" w:cs="Times New Roman"/>
          <w:sz w:val="22"/>
        </w:rPr>
        <w:t xml:space="preserve">We use data available </w:t>
      </w:r>
      <w:ins w:id="954" w:author="Harry" w:date="2020-11-22T15:41:00Z">
        <w:r w:rsidR="00142E86">
          <w:rPr>
            <w:rFonts w:ascii="Times New Roman" w:hAnsi="Times New Roman" w:cs="Times New Roman"/>
            <w:sz w:val="22"/>
          </w:rPr>
          <w:t>at</w:t>
        </w:r>
      </w:ins>
      <w:del w:id="955" w:author="Harry" w:date="2020-11-22T15:41:00Z">
        <w:r w:rsidRPr="004F1203" w:rsidDel="00142E86">
          <w:rPr>
            <w:rFonts w:ascii="Times New Roman" w:hAnsi="Times New Roman" w:cs="Times New Roman"/>
            <w:sz w:val="22"/>
          </w:rPr>
          <w:delText>in</w:delText>
        </w:r>
      </w:del>
      <w:r w:rsidRPr="004F1203">
        <w:rPr>
          <w:rFonts w:ascii="Times New Roman" w:hAnsi="Times New Roman" w:cs="Times New Roman"/>
          <w:sz w:val="22"/>
        </w:rPr>
        <w:t xml:space="preserve"> https:</w:t>
      </w:r>
      <w:ins w:id="956" w:author="Arief Yusuf" w:date="2020-10-17T00:03:00Z">
        <w:r w:rsidR="00D15F2C">
          <w:rPr>
            <w:rFonts w:ascii="Times New Roman" w:hAnsi="Times New Roman" w:cs="Times New Roman"/>
            <w:sz w:val="22"/>
          </w:rPr>
          <w:t>//</w:t>
        </w:r>
      </w:ins>
      <w:ins w:id="957" w:author="Arief Yusuf" w:date="2020-10-17T00:02:00Z">
        <w:r w:rsidR="00D15F2C" w:rsidRPr="004F1203">
          <w:rPr>
            <w:rFonts w:ascii="Times New Roman" w:hAnsi="Times New Roman" w:cs="Times New Roman"/>
            <w:sz w:val="22"/>
          </w:rPr>
          <w:t xml:space="preserve"> </w:t>
        </w:r>
      </w:ins>
      <w:r w:rsidRPr="004F1203">
        <w:rPr>
          <w:rFonts w:ascii="Times New Roman" w:hAnsi="Times New Roman" w:cs="Times New Roman"/>
          <w:sz w:val="22"/>
        </w:rPr>
        <w:t>kawal</w:t>
      </w:r>
      <w:del w:id="958" w:author="Budy Resosudarmo" w:date="2020-10-16T10:47:00Z">
        <w:r w:rsidRPr="004F1203" w:rsidDel="00F73CB7">
          <w:rPr>
            <w:rFonts w:ascii="Times New Roman" w:hAnsi="Times New Roman" w:cs="Times New Roman"/>
            <w:sz w:val="22"/>
          </w:rPr>
          <w:delText>covid</w:delText>
        </w:r>
      </w:del>
      <w:ins w:id="959" w:author="Budy Resosudarmo" w:date="2020-10-16T10:47:00Z">
        <w:r w:rsidR="00F73CB7">
          <w:rPr>
            <w:rFonts w:ascii="Times New Roman" w:hAnsi="Times New Roman" w:cs="Times New Roman"/>
            <w:sz w:val="22"/>
          </w:rPr>
          <w:t>COVID</w:t>
        </w:r>
      </w:ins>
      <w:r w:rsidRPr="004F1203">
        <w:rPr>
          <w:rFonts w:ascii="Times New Roman" w:hAnsi="Times New Roman" w:cs="Times New Roman"/>
          <w:sz w:val="22"/>
        </w:rPr>
        <w:t xml:space="preserve">19.id. </w:t>
      </w:r>
      <w:ins w:id="960" w:author="Budy Resosudarmo" w:date="2020-10-16T12:24:00Z">
        <w:r w:rsidR="00281A92">
          <w:rPr>
            <w:rFonts w:ascii="Times New Roman" w:hAnsi="Times New Roman" w:cs="Times New Roman"/>
            <w:sz w:val="22"/>
          </w:rPr>
          <w:t xml:space="preserve">This data is used </w:t>
        </w:r>
      </w:ins>
      <w:ins w:id="961" w:author="Budy Resosudarmo" w:date="2020-10-16T12:26:00Z">
        <w:r w:rsidR="00281A92">
          <w:rPr>
            <w:rFonts w:ascii="Times New Roman" w:hAnsi="Times New Roman" w:cs="Times New Roman"/>
            <w:sz w:val="22"/>
          </w:rPr>
          <w:t xml:space="preserve">to </w:t>
        </w:r>
      </w:ins>
      <w:ins w:id="962" w:author="Budy Resosudarmo" w:date="2020-10-16T12:24:00Z">
        <w:r w:rsidR="00281A92" w:rsidRPr="004F1203">
          <w:rPr>
            <w:rFonts w:ascii="Times New Roman" w:hAnsi="Times New Roman" w:cs="Times New Roman"/>
            <w:sz w:val="22"/>
          </w:rPr>
          <w:t xml:space="preserve">evaluate the spatial dependence of </w:t>
        </w:r>
        <w:r w:rsidR="00281A92">
          <w:rPr>
            <w:rFonts w:ascii="Times New Roman" w:hAnsi="Times New Roman" w:cs="Times New Roman"/>
            <w:sz w:val="22"/>
          </w:rPr>
          <w:t>COVID</w:t>
        </w:r>
        <w:r w:rsidR="00281A92" w:rsidRPr="004F1203">
          <w:rPr>
            <w:rFonts w:ascii="Times New Roman" w:hAnsi="Times New Roman" w:cs="Times New Roman"/>
            <w:sz w:val="22"/>
          </w:rPr>
          <w:t xml:space="preserve">-19 infection cases across Indonesian provinces. </w:t>
        </w:r>
      </w:ins>
      <w:r w:rsidRPr="004F1203">
        <w:rPr>
          <w:rFonts w:ascii="Times New Roman" w:hAnsi="Times New Roman" w:cs="Times New Roman"/>
          <w:sz w:val="22"/>
        </w:rPr>
        <w:t xml:space="preserve">The original data contains daily cumulative cases in 34 provinces. We transformed the daily data into a ratio of monthly cumulative case per 100.000 population and used it as the final data. </w:t>
      </w:r>
    </w:p>
    <w:p w14:paraId="21D068A8" w14:textId="6A2FB415" w:rsidR="007B4216" w:rsidDel="00D90B54" w:rsidRDefault="007B4216">
      <w:pPr>
        <w:spacing w:beforeLines="50" w:before="180"/>
        <w:ind w:firstLine="567"/>
        <w:rPr>
          <w:del w:id="963" w:author="Ragdad Cani Miranti" w:date="2020-11-04T23:29:00Z"/>
          <w:rFonts w:ascii="Times New Roman" w:hAnsi="Times New Roman" w:cs="Times New Roman"/>
          <w:sz w:val="22"/>
        </w:rPr>
        <w:pPrChange w:id="964" w:author="Harry" w:date="2020-11-21T13:00:00Z">
          <w:pPr>
            <w:spacing w:beforeLines="50" w:before="180"/>
          </w:pPr>
        </w:pPrChange>
      </w:pPr>
      <w:commentRangeStart w:id="965"/>
      <w:del w:id="966" w:author="Budy Resosudarmo" w:date="2020-10-16T10:55:00Z">
        <w:r w:rsidRPr="004F1203" w:rsidDel="006E03CE">
          <w:rPr>
            <w:rFonts w:ascii="Times New Roman" w:hAnsi="Times New Roman" w:cs="Times New Roman"/>
            <w:sz w:val="22"/>
          </w:rPr>
          <w:delText>While</w:delText>
        </w:r>
        <w:r w:rsidR="004F1203" w:rsidRPr="004F1203" w:rsidDel="006E03CE">
          <w:rPr>
            <w:rFonts w:ascii="Times New Roman" w:hAnsi="Times New Roman" w:cs="Times New Roman"/>
            <w:sz w:val="22"/>
          </w:rPr>
          <w:delText xml:space="preserve"> i</w:delText>
        </w:r>
      </w:del>
      <w:del w:id="967" w:author="Budy Resosudarmo" w:date="2020-10-16T12:25:00Z">
        <w:r w:rsidR="004F1203" w:rsidRPr="004F1203" w:rsidDel="00281A92">
          <w:rPr>
            <w:rFonts w:ascii="Times New Roman" w:hAnsi="Times New Roman" w:cs="Times New Roman"/>
            <w:sz w:val="22"/>
          </w:rPr>
          <w:delText>n</w:delText>
        </w:r>
        <w:commentRangeEnd w:id="965"/>
        <w:r w:rsidR="006E03CE" w:rsidDel="00281A92">
          <w:rPr>
            <w:rStyle w:val="CommentReference"/>
          </w:rPr>
          <w:commentReference w:id="965"/>
        </w:r>
        <w:r w:rsidR="004F1203" w:rsidRPr="004F1203" w:rsidDel="00281A92">
          <w:rPr>
            <w:rFonts w:ascii="Times New Roman" w:hAnsi="Times New Roman" w:cs="Times New Roman"/>
            <w:sz w:val="22"/>
          </w:rPr>
          <w:delText xml:space="preserve"> the second sub analysis, we estimate the spatial dependence of economic impacts of </w:delText>
        </w:r>
      </w:del>
      <w:del w:id="968" w:author="Budy Resosudarmo" w:date="2020-10-16T10:47:00Z">
        <w:r w:rsidR="004F1203" w:rsidRPr="004F1203" w:rsidDel="00F73CB7">
          <w:rPr>
            <w:rFonts w:ascii="Times New Roman" w:hAnsi="Times New Roman" w:cs="Times New Roman"/>
            <w:sz w:val="22"/>
          </w:rPr>
          <w:delText>Covid</w:delText>
        </w:r>
      </w:del>
      <w:del w:id="969" w:author="Budy Resosudarmo" w:date="2020-10-16T12:25:00Z">
        <w:r w:rsidR="004F1203" w:rsidRPr="004F1203" w:rsidDel="00281A92">
          <w:rPr>
            <w:rFonts w:ascii="Times New Roman" w:hAnsi="Times New Roman" w:cs="Times New Roman"/>
            <w:sz w:val="22"/>
          </w:rPr>
          <w:delText>-19 across provinces. Given the data availability, w</w:delText>
        </w:r>
      </w:del>
      <w:ins w:id="970" w:author="Budy Resosudarmo" w:date="2020-10-16T12:25:00Z">
        <w:r w:rsidR="00281A92">
          <w:rPr>
            <w:rFonts w:ascii="Times New Roman" w:hAnsi="Times New Roman" w:cs="Times New Roman"/>
            <w:sz w:val="22"/>
          </w:rPr>
          <w:t>W</w:t>
        </w:r>
      </w:ins>
      <w:r w:rsidR="004F1203" w:rsidRPr="004F1203">
        <w:rPr>
          <w:rFonts w:ascii="Times New Roman" w:hAnsi="Times New Roman" w:cs="Times New Roman"/>
          <w:sz w:val="22"/>
        </w:rPr>
        <w:t>e use</w:t>
      </w:r>
      <w:del w:id="971" w:author="Harry" w:date="2020-11-22T11:28:00Z">
        <w:r w:rsidR="004F1203" w:rsidRPr="004F1203" w:rsidDel="00E72111">
          <w:rPr>
            <w:rFonts w:ascii="Times New Roman" w:hAnsi="Times New Roman" w:cs="Times New Roman"/>
            <w:sz w:val="22"/>
          </w:rPr>
          <w:delText>d</w:delText>
        </w:r>
      </w:del>
      <w:r w:rsidR="004F1203" w:rsidRPr="004F1203">
        <w:rPr>
          <w:rFonts w:ascii="Times New Roman" w:hAnsi="Times New Roman" w:cs="Times New Roman"/>
          <w:sz w:val="22"/>
        </w:rPr>
        <w:t xml:space="preserve"> quarterly provincial real GDP data published by Indonesian Central Statistics Bureau to capture real economic variable.</w:t>
      </w:r>
      <w:del w:id="972" w:author="Harry" w:date="2020-11-22T00:24:00Z">
        <w:r w:rsidR="004F1203" w:rsidDel="00711D70">
          <w:rPr>
            <w:rStyle w:val="FootnoteReference"/>
            <w:rFonts w:ascii="Times New Roman" w:hAnsi="Times New Roman" w:cs="Times New Roman"/>
            <w:sz w:val="22"/>
          </w:rPr>
          <w:footnoteReference w:id="6"/>
        </w:r>
      </w:del>
      <w:r w:rsidR="004F1203" w:rsidRPr="004F1203">
        <w:rPr>
          <w:rFonts w:ascii="Times New Roman" w:hAnsi="Times New Roman" w:cs="Times New Roman"/>
          <w:sz w:val="22"/>
        </w:rPr>
        <w:t xml:space="preserve"> The final form of GDP data used is the annual GDP growth rate (</w:t>
      </w:r>
      <w:proofErr w:type="spellStart"/>
      <w:r w:rsidR="004F1203" w:rsidRPr="004F1203">
        <w:rPr>
          <w:rFonts w:ascii="Times New Roman" w:hAnsi="Times New Roman" w:cs="Times New Roman"/>
          <w:sz w:val="22"/>
        </w:rPr>
        <w:t>yoy</w:t>
      </w:r>
      <w:proofErr w:type="spellEnd"/>
      <w:r w:rsidR="004F1203" w:rsidRPr="004F1203">
        <w:rPr>
          <w:rFonts w:ascii="Times New Roman" w:hAnsi="Times New Roman" w:cs="Times New Roman"/>
          <w:sz w:val="22"/>
        </w:rPr>
        <w:t>, %).</w:t>
      </w:r>
      <w:ins w:id="978" w:author="Budy Resosudarmo" w:date="2020-10-16T12:25:00Z">
        <w:r w:rsidR="00281A92" w:rsidRPr="00281A92">
          <w:rPr>
            <w:rFonts w:ascii="Times New Roman" w:hAnsi="Times New Roman" w:cs="Times New Roman"/>
            <w:sz w:val="22"/>
          </w:rPr>
          <w:t xml:space="preserve"> </w:t>
        </w:r>
        <w:r w:rsidR="00281A92">
          <w:rPr>
            <w:rFonts w:ascii="Times New Roman" w:hAnsi="Times New Roman" w:cs="Times New Roman"/>
            <w:sz w:val="22"/>
          </w:rPr>
          <w:t xml:space="preserve">We utilize this dataset </w:t>
        </w:r>
      </w:ins>
      <w:ins w:id="979" w:author="Budy Resosudarmo" w:date="2020-10-16T12:26:00Z">
        <w:r w:rsidR="00281A92">
          <w:rPr>
            <w:rFonts w:ascii="Times New Roman" w:hAnsi="Times New Roman" w:cs="Times New Roman"/>
            <w:sz w:val="22"/>
          </w:rPr>
          <w:t>to</w:t>
        </w:r>
      </w:ins>
      <w:ins w:id="980" w:author="Budy Resosudarmo" w:date="2020-10-16T12:25:00Z">
        <w:r w:rsidR="00281A92" w:rsidRPr="004F1203">
          <w:rPr>
            <w:rFonts w:ascii="Times New Roman" w:hAnsi="Times New Roman" w:cs="Times New Roman"/>
            <w:sz w:val="22"/>
          </w:rPr>
          <w:t xml:space="preserve"> estimate the spatial dependence of economic impacts of </w:t>
        </w:r>
        <w:r w:rsidR="00281A92">
          <w:rPr>
            <w:rFonts w:ascii="Times New Roman" w:hAnsi="Times New Roman" w:cs="Times New Roman"/>
            <w:sz w:val="22"/>
          </w:rPr>
          <w:t>COVID</w:t>
        </w:r>
        <w:r w:rsidR="00281A92" w:rsidRPr="004F1203">
          <w:rPr>
            <w:rFonts w:ascii="Times New Roman" w:hAnsi="Times New Roman" w:cs="Times New Roman"/>
            <w:sz w:val="22"/>
          </w:rPr>
          <w:t>-19 across provinces.</w:t>
        </w:r>
      </w:ins>
    </w:p>
    <w:p w14:paraId="1CF58CCB" w14:textId="65574E7A" w:rsidR="00B03195" w:rsidDel="004E0D65" w:rsidRDefault="004E0D65">
      <w:pPr>
        <w:spacing w:beforeLines="50" w:before="180"/>
        <w:ind w:firstLine="567"/>
        <w:rPr>
          <w:ins w:id="981" w:author="Budy Resosudarmo" w:date="2020-10-16T12:26:00Z"/>
          <w:del w:id="982" w:author="Harry" w:date="2020-11-21T00:20:00Z"/>
          <w:rFonts w:ascii="Times New Roman" w:hAnsi="Times New Roman" w:cs="Times New Roman"/>
          <w:sz w:val="22"/>
        </w:rPr>
        <w:pPrChange w:id="983" w:author="Harry" w:date="2020-11-21T13:00:00Z">
          <w:pPr/>
        </w:pPrChange>
      </w:pPr>
      <w:ins w:id="984" w:author="Harry" w:date="2020-11-21T00:20:00Z">
        <w:r>
          <w:rPr>
            <w:rFonts w:ascii="Times New Roman" w:hAnsi="Times New Roman" w:cs="Times New Roman"/>
            <w:sz w:val="22"/>
          </w:rPr>
          <w:t xml:space="preserve"> </w:t>
        </w:r>
      </w:ins>
      <w:ins w:id="985" w:author="Harry" w:date="2020-11-21T00:21:00Z">
        <w:r>
          <w:rPr>
            <w:rFonts w:ascii="Times New Roman" w:hAnsi="Times New Roman" w:cs="Times New Roman"/>
            <w:sz w:val="22"/>
          </w:rPr>
          <w:t xml:space="preserve">The </w:t>
        </w:r>
      </w:ins>
    </w:p>
    <w:p w14:paraId="0EBE65A4" w14:textId="1138B6ED" w:rsidR="00A83DE8" w:rsidRDefault="00281A92">
      <w:pPr>
        <w:ind w:firstLine="567"/>
        <w:rPr>
          <w:ins w:id="986" w:author="Ragdad Cani Miranti" w:date="2020-11-04T23:40:00Z"/>
          <w:rFonts w:ascii="Times New Roman" w:hAnsi="Times New Roman" w:cs="Times New Roman"/>
          <w:sz w:val="22"/>
        </w:rPr>
        <w:pPrChange w:id="987" w:author="Harry" w:date="2020-11-21T13:00:00Z">
          <w:pPr/>
        </w:pPrChange>
      </w:pPr>
      <w:ins w:id="988" w:author="Budy Resosudarmo" w:date="2020-10-16T12:26:00Z">
        <w:del w:id="989" w:author="Ragdad Cani Miranti" w:date="2020-11-09T17:52:00Z">
          <w:r w:rsidDel="00416D30">
            <w:rPr>
              <w:rFonts w:ascii="Times New Roman" w:hAnsi="Times New Roman" w:cs="Times New Roman"/>
              <w:sz w:val="22"/>
            </w:rPr>
            <w:delText xml:space="preserve">(put Table showing descriptive </w:delText>
          </w:r>
        </w:del>
      </w:ins>
      <w:ins w:id="990" w:author="Budy Resosudarmo" w:date="2020-10-16T12:27:00Z">
        <w:del w:id="991" w:author="Ragdad Cani Miranti" w:date="2020-11-09T17:52:00Z">
          <w:r w:rsidDel="00416D30">
            <w:rPr>
              <w:rFonts w:ascii="Times New Roman" w:hAnsi="Times New Roman" w:cs="Times New Roman"/>
              <w:sz w:val="22"/>
            </w:rPr>
            <w:delText>statistics of variables in your data set over here).</w:delText>
          </w:r>
        </w:del>
      </w:ins>
      <w:ins w:id="992" w:author="Harry" w:date="2020-11-21T00:21:00Z">
        <w:r w:rsidR="004E0D65">
          <w:rPr>
            <w:rFonts w:ascii="Times New Roman" w:hAnsi="Times New Roman" w:cs="Times New Roman"/>
            <w:sz w:val="22"/>
          </w:rPr>
          <w:t>s</w:t>
        </w:r>
      </w:ins>
      <w:ins w:id="993" w:author="Ragdad Cani Miranti" w:date="2020-11-09T17:52:00Z">
        <w:del w:id="994" w:author="Harry" w:date="2020-11-21T00:21:00Z">
          <w:r w:rsidR="00416D30" w:rsidDel="004E0D65">
            <w:rPr>
              <w:rFonts w:ascii="Times New Roman" w:hAnsi="Times New Roman" w:cs="Times New Roman"/>
              <w:sz w:val="22"/>
            </w:rPr>
            <w:delText>S</w:delText>
          </w:r>
        </w:del>
        <w:r w:rsidR="00416D30">
          <w:rPr>
            <w:rFonts w:ascii="Times New Roman" w:hAnsi="Times New Roman" w:cs="Times New Roman"/>
            <w:sz w:val="22"/>
          </w:rPr>
          <w:t xml:space="preserve">ummary statistics of our regression variables </w:t>
        </w:r>
      </w:ins>
      <w:ins w:id="995" w:author="Harry" w:date="2020-11-21T00:21:00Z">
        <w:r w:rsidR="007A6D78">
          <w:rPr>
            <w:rFonts w:ascii="Times New Roman" w:hAnsi="Times New Roman" w:cs="Times New Roman"/>
            <w:sz w:val="22"/>
          </w:rPr>
          <w:t xml:space="preserve">is </w:t>
        </w:r>
      </w:ins>
      <w:ins w:id="996" w:author="Ragdad Cani Miranti" w:date="2020-11-09T17:52:00Z">
        <w:del w:id="997" w:author="Harry" w:date="2020-11-21T00:21:00Z">
          <w:r w:rsidR="00416D30" w:rsidDel="007A6D78">
            <w:rPr>
              <w:rFonts w:ascii="Times New Roman" w:hAnsi="Times New Roman" w:cs="Times New Roman"/>
              <w:sz w:val="22"/>
            </w:rPr>
            <w:delText xml:space="preserve">are </w:delText>
          </w:r>
        </w:del>
      </w:ins>
      <w:ins w:id="998" w:author="Harry" w:date="2020-11-21T00:21:00Z">
        <w:r w:rsidR="007A6D78">
          <w:rPr>
            <w:rFonts w:ascii="Times New Roman" w:hAnsi="Times New Roman" w:cs="Times New Roman"/>
            <w:sz w:val="22"/>
          </w:rPr>
          <w:t>pre</w:t>
        </w:r>
      </w:ins>
      <w:ins w:id="999" w:author="Harry" w:date="2020-11-21T00:22:00Z">
        <w:r w:rsidR="007A6D78">
          <w:rPr>
            <w:rFonts w:ascii="Times New Roman" w:hAnsi="Times New Roman" w:cs="Times New Roman"/>
            <w:sz w:val="22"/>
          </w:rPr>
          <w:t>sented</w:t>
        </w:r>
      </w:ins>
      <w:ins w:id="1000" w:author="Ragdad Cani Miranti" w:date="2020-11-09T17:52:00Z">
        <w:del w:id="1001" w:author="Harry" w:date="2020-11-21T00:21:00Z">
          <w:r w:rsidR="00416D30" w:rsidDel="007A6D78">
            <w:rPr>
              <w:rFonts w:ascii="Times New Roman" w:hAnsi="Times New Roman" w:cs="Times New Roman"/>
              <w:sz w:val="22"/>
            </w:rPr>
            <w:delText>tabulated</w:delText>
          </w:r>
        </w:del>
        <w:r w:rsidR="00416D30">
          <w:rPr>
            <w:rFonts w:ascii="Times New Roman" w:hAnsi="Times New Roman" w:cs="Times New Roman"/>
            <w:sz w:val="22"/>
          </w:rPr>
          <w:t xml:space="preserve"> </w:t>
        </w:r>
      </w:ins>
      <w:ins w:id="1002" w:author="Harry" w:date="2020-11-21T00:22:00Z">
        <w:r w:rsidR="007A6D78">
          <w:rPr>
            <w:rFonts w:ascii="Times New Roman" w:hAnsi="Times New Roman" w:cs="Times New Roman"/>
            <w:sz w:val="22"/>
          </w:rPr>
          <w:t>i</w:t>
        </w:r>
      </w:ins>
      <w:ins w:id="1003" w:author="Ragdad Cani Miranti" w:date="2020-11-09T17:52:00Z">
        <w:del w:id="1004" w:author="Harry" w:date="2020-11-21T00:22:00Z">
          <w:r w:rsidR="00416D30" w:rsidDel="007A6D78">
            <w:rPr>
              <w:rFonts w:ascii="Times New Roman" w:hAnsi="Times New Roman" w:cs="Times New Roman"/>
              <w:sz w:val="22"/>
            </w:rPr>
            <w:delText>o</w:delText>
          </w:r>
        </w:del>
      </w:ins>
      <w:ins w:id="1005" w:author="Ragdad Cani Miranti" w:date="2020-11-09T17:53:00Z">
        <w:r w:rsidR="00416D30">
          <w:rPr>
            <w:rFonts w:ascii="Times New Roman" w:hAnsi="Times New Roman" w:cs="Times New Roman"/>
            <w:sz w:val="22"/>
          </w:rPr>
          <w:t>n Table 1</w:t>
        </w:r>
      </w:ins>
      <w:ins w:id="1006" w:author="Harry" w:date="2020-11-21T00:22:00Z">
        <w:r w:rsidR="007A6D78">
          <w:rPr>
            <w:rFonts w:ascii="Times New Roman" w:hAnsi="Times New Roman" w:cs="Times New Roman"/>
            <w:sz w:val="22"/>
          </w:rPr>
          <w:t>.</w:t>
        </w:r>
      </w:ins>
      <w:ins w:id="1007" w:author="Ragdad Cani Miranti" w:date="2020-11-09T17:53:00Z">
        <w:del w:id="1008" w:author="Harry" w:date="2020-11-21T00:22:00Z">
          <w:r w:rsidR="00416D30" w:rsidDel="007A6D78">
            <w:rPr>
              <w:rFonts w:ascii="Times New Roman" w:hAnsi="Times New Roman" w:cs="Times New Roman"/>
              <w:sz w:val="22"/>
            </w:rPr>
            <w:delText xml:space="preserve"> as follows:</w:delText>
          </w:r>
        </w:del>
      </w:ins>
    </w:p>
    <w:p w14:paraId="418CE333" w14:textId="77777777" w:rsidR="00A83DE8" w:rsidRDefault="00A83DE8">
      <w:pPr>
        <w:rPr>
          <w:ins w:id="1009" w:author="Ragdad Cani Miranti" w:date="2020-11-04T23:40:00Z"/>
          <w:rFonts w:ascii="Times New Roman" w:hAnsi="Times New Roman" w:cs="Times New Roman"/>
          <w:sz w:val="22"/>
        </w:rPr>
      </w:pPr>
      <w:ins w:id="1010" w:author="Ragdad Cani Miranti" w:date="2020-11-04T23:40:00Z">
        <w:del w:id="1011" w:author="Harry" w:date="2020-11-21T23:21:00Z">
          <w:r w:rsidDel="00CB2E55">
            <w:rPr>
              <w:rFonts w:ascii="Times New Roman" w:hAnsi="Times New Roman" w:cs="Times New Roman"/>
              <w:sz w:val="22"/>
            </w:rPr>
            <w:br w:type="page"/>
          </w:r>
        </w:del>
      </w:ins>
    </w:p>
    <w:p w14:paraId="15CFCF9D" w14:textId="77777777" w:rsidR="00892822" w:rsidRDefault="00892822" w:rsidP="00DE3D07">
      <w:pPr>
        <w:rPr>
          <w:ins w:id="1012" w:author="Harry" w:date="2020-11-28T10:27:00Z"/>
          <w:rFonts w:ascii="Times New Roman" w:hAnsi="Times New Roman" w:cs="Times New Roman"/>
          <w:sz w:val="22"/>
        </w:rPr>
        <w:sectPr w:rsidR="00892822" w:rsidSect="00C8273F">
          <w:footerReference w:type="default" r:id="rId21"/>
          <w:pgSz w:w="11906" w:h="16838"/>
          <w:pgMar w:top="1440" w:right="1440" w:bottom="1440" w:left="1440" w:header="708" w:footer="708" w:gutter="0"/>
          <w:cols w:space="708"/>
          <w:docGrid w:type="lines" w:linePitch="360"/>
        </w:sectPr>
      </w:pPr>
    </w:p>
    <w:p w14:paraId="443EC691" w14:textId="5FB9DDCB" w:rsidR="00A83DE8" w:rsidRDefault="00416D30" w:rsidP="00DE3D07">
      <w:pPr>
        <w:rPr>
          <w:ins w:id="1013" w:author="Ragdad Cani Miranti" w:date="2020-11-04T23:29:00Z"/>
          <w:rFonts w:ascii="Times New Roman" w:hAnsi="Times New Roman" w:cs="Times New Roman"/>
          <w:sz w:val="22"/>
        </w:rPr>
      </w:pPr>
      <w:ins w:id="1014" w:author="Ragdad Cani Miranti" w:date="2020-11-09T17:53:00Z">
        <w:r>
          <w:rPr>
            <w:rFonts w:ascii="Times New Roman" w:hAnsi="Times New Roman" w:cs="Times New Roman"/>
            <w:sz w:val="22"/>
          </w:rPr>
          <w:lastRenderedPageBreak/>
          <w:t xml:space="preserve">Table 1. Summary </w:t>
        </w:r>
      </w:ins>
      <w:ins w:id="1015" w:author="Harry" w:date="2020-11-28T10:31:00Z">
        <w:r w:rsidR="006A3BA5">
          <w:rPr>
            <w:rFonts w:ascii="Times New Roman" w:hAnsi="Times New Roman" w:cs="Times New Roman"/>
            <w:sz w:val="22"/>
          </w:rPr>
          <w:t>s</w:t>
        </w:r>
      </w:ins>
      <w:ins w:id="1016" w:author="Ragdad Cani Miranti" w:date="2020-11-09T17:53:00Z">
        <w:del w:id="1017" w:author="Harry" w:date="2020-11-28T10:31:00Z">
          <w:r w:rsidDel="006A3BA5">
            <w:rPr>
              <w:rFonts w:ascii="Times New Roman" w:hAnsi="Times New Roman" w:cs="Times New Roman"/>
              <w:sz w:val="22"/>
            </w:rPr>
            <w:delText>S</w:delText>
          </w:r>
        </w:del>
        <w:r>
          <w:rPr>
            <w:rFonts w:ascii="Times New Roman" w:hAnsi="Times New Roman" w:cs="Times New Roman"/>
            <w:sz w:val="22"/>
          </w:rPr>
          <w:t xml:space="preserve">tatistics of </w:t>
        </w:r>
        <w:r w:rsidR="00B0317C">
          <w:rPr>
            <w:rFonts w:ascii="Times New Roman" w:hAnsi="Times New Roman" w:cs="Times New Roman"/>
            <w:sz w:val="22"/>
          </w:rPr>
          <w:t>GDP and GDP growth rate</w:t>
        </w:r>
      </w:ins>
      <w:ins w:id="1018" w:author="Harry" w:date="2020-11-28T10:32:00Z">
        <w:r w:rsidR="00B339EC">
          <w:rPr>
            <w:rFonts w:ascii="Times New Roman" w:hAnsi="Times New Roman" w:cs="Times New Roman"/>
            <w:sz w:val="22"/>
          </w:rPr>
          <w:t xml:space="preserve"> (with and without pandemic periods)</w:t>
        </w:r>
      </w:ins>
      <w:ins w:id="1019" w:author="Ragdad Cani Miranti" w:date="2020-11-09T17:54:00Z">
        <w:del w:id="1020" w:author="Harry" w:date="2020-11-28T10:32:00Z">
          <w:r w:rsidR="00B0317C" w:rsidDel="00B339EC">
            <w:rPr>
              <w:rFonts w:ascii="Times New Roman" w:hAnsi="Times New Roman" w:cs="Times New Roman"/>
              <w:sz w:val="22"/>
            </w:rPr>
            <w:delText xml:space="preserve"> in both periods</w:delText>
          </w:r>
        </w:del>
      </w:ins>
    </w:p>
    <w:tbl>
      <w:tblPr>
        <w:tblW w:w="9026" w:type="dxa"/>
        <w:tblLook w:val="04A0" w:firstRow="1" w:lastRow="0" w:firstColumn="1" w:lastColumn="0" w:noHBand="0" w:noVBand="1"/>
        <w:tblPrChange w:id="1021" w:author="Harry" w:date="2020-11-28T10:27:00Z">
          <w:tblPr>
            <w:tblW w:w="9026" w:type="dxa"/>
            <w:tblLook w:val="04A0" w:firstRow="1" w:lastRow="0" w:firstColumn="1" w:lastColumn="0" w:noHBand="0" w:noVBand="1"/>
          </w:tblPr>
        </w:tblPrChange>
      </w:tblPr>
      <w:tblGrid>
        <w:gridCol w:w="3119"/>
        <w:gridCol w:w="850"/>
        <w:gridCol w:w="993"/>
        <w:gridCol w:w="850"/>
        <w:gridCol w:w="851"/>
        <w:gridCol w:w="850"/>
        <w:gridCol w:w="847"/>
        <w:gridCol w:w="666"/>
        <w:tblGridChange w:id="1022">
          <w:tblGrid>
            <w:gridCol w:w="2520"/>
            <w:gridCol w:w="599"/>
            <w:gridCol w:w="279"/>
            <w:gridCol w:w="571"/>
            <w:gridCol w:w="243"/>
            <w:gridCol w:w="714"/>
            <w:gridCol w:w="36"/>
            <w:gridCol w:w="637"/>
            <w:gridCol w:w="213"/>
            <w:gridCol w:w="851"/>
            <w:gridCol w:w="850"/>
            <w:gridCol w:w="847"/>
            <w:gridCol w:w="666"/>
          </w:tblGrid>
        </w:tblGridChange>
      </w:tblGrid>
      <w:tr w:rsidR="009F077D" w:rsidRPr="003570B9" w14:paraId="15CB55A6" w14:textId="77777777" w:rsidTr="00892822">
        <w:trPr>
          <w:trHeight w:val="253"/>
          <w:ins w:id="1023" w:author="Ragdad Cani Miranti" w:date="2020-11-09T17:10:00Z"/>
          <w:trPrChange w:id="1024" w:author="Harry" w:date="2020-11-28T10:27:00Z">
            <w:trPr>
              <w:trHeight w:val="253"/>
            </w:trPr>
          </w:trPrChange>
        </w:trPr>
        <w:tc>
          <w:tcPr>
            <w:tcW w:w="3119" w:type="dxa"/>
            <w:tcBorders>
              <w:top w:val="single" w:sz="4" w:space="0" w:color="auto"/>
              <w:left w:val="nil"/>
              <w:bottom w:val="single" w:sz="4" w:space="0" w:color="auto"/>
              <w:right w:val="nil"/>
            </w:tcBorders>
            <w:shd w:val="clear" w:color="auto" w:fill="auto"/>
            <w:noWrap/>
            <w:vAlign w:val="bottom"/>
            <w:hideMark/>
            <w:tcPrChange w:id="1025" w:author="Harry" w:date="2020-11-28T10:27:00Z">
              <w:tcPr>
                <w:tcW w:w="2520" w:type="dxa"/>
                <w:tcBorders>
                  <w:top w:val="single" w:sz="4" w:space="0" w:color="auto"/>
                  <w:left w:val="nil"/>
                  <w:bottom w:val="single" w:sz="4" w:space="0" w:color="auto"/>
                  <w:right w:val="nil"/>
                </w:tcBorders>
                <w:shd w:val="clear" w:color="auto" w:fill="auto"/>
                <w:noWrap/>
                <w:vAlign w:val="bottom"/>
                <w:hideMark/>
              </w:tcPr>
            </w:tcPrChange>
          </w:tcPr>
          <w:p w14:paraId="1A21533D" w14:textId="77777777" w:rsidR="00BF1479" w:rsidRPr="00BF1479" w:rsidRDefault="00BF1479">
            <w:pPr>
              <w:widowControl/>
              <w:snapToGrid w:val="0"/>
              <w:jc w:val="center"/>
              <w:rPr>
                <w:ins w:id="1026" w:author="Ragdad Cani Miranti" w:date="2020-11-09T17:10:00Z"/>
                <w:rFonts w:ascii="Times New Roman" w:eastAsia="Times New Roman" w:hAnsi="Times New Roman" w:cs="Times New Roman"/>
                <w:color w:val="000000"/>
                <w:kern w:val="0"/>
                <w:sz w:val="20"/>
                <w:szCs w:val="20"/>
                <w:rPrChange w:id="1027" w:author="Ragdad Cani Miranti" w:date="2020-11-09T17:11:00Z">
                  <w:rPr>
                    <w:ins w:id="1028" w:author="Ragdad Cani Miranti" w:date="2020-11-09T17:10:00Z"/>
                    <w:rFonts w:ascii="Times New Roman" w:eastAsia="Times New Roman" w:hAnsi="Times New Roman" w:cs="Times New Roman"/>
                    <w:color w:val="000000"/>
                    <w:kern w:val="0"/>
                    <w:sz w:val="24"/>
                    <w:szCs w:val="24"/>
                  </w:rPr>
                </w:rPrChange>
              </w:rPr>
              <w:pPrChange w:id="1029" w:author="Harry" w:date="2020-11-21T23:09:00Z">
                <w:pPr>
                  <w:widowControl/>
                  <w:jc w:val="center"/>
                </w:pPr>
              </w:pPrChange>
            </w:pPr>
            <w:ins w:id="1030" w:author="Ragdad Cani Miranti" w:date="2020-11-09T17:10:00Z">
              <w:r w:rsidRPr="00BF1479">
                <w:rPr>
                  <w:rFonts w:ascii="Times New Roman" w:eastAsia="Times New Roman" w:hAnsi="Times New Roman" w:cs="Times New Roman"/>
                  <w:color w:val="000000"/>
                  <w:kern w:val="0"/>
                  <w:sz w:val="20"/>
                  <w:szCs w:val="20"/>
                  <w:rPrChange w:id="1031" w:author="Ragdad Cani Miranti" w:date="2020-11-09T17:11:00Z">
                    <w:rPr>
                      <w:rFonts w:ascii="Times New Roman" w:eastAsia="Times New Roman" w:hAnsi="Times New Roman" w:cs="Times New Roman"/>
                      <w:color w:val="000000"/>
                      <w:kern w:val="0"/>
                      <w:sz w:val="24"/>
                      <w:szCs w:val="24"/>
                    </w:rPr>
                  </w:rPrChange>
                </w:rPr>
                <w:t>Variables</w:t>
              </w:r>
            </w:ins>
          </w:p>
        </w:tc>
        <w:tc>
          <w:tcPr>
            <w:tcW w:w="850" w:type="dxa"/>
            <w:tcBorders>
              <w:top w:val="single" w:sz="4" w:space="0" w:color="auto"/>
              <w:left w:val="nil"/>
              <w:bottom w:val="single" w:sz="4" w:space="0" w:color="auto"/>
              <w:right w:val="nil"/>
            </w:tcBorders>
            <w:shd w:val="clear" w:color="auto" w:fill="auto"/>
            <w:noWrap/>
            <w:vAlign w:val="bottom"/>
            <w:hideMark/>
            <w:tcPrChange w:id="1032" w:author="Harry" w:date="2020-11-28T10:27:00Z">
              <w:tcPr>
                <w:tcW w:w="878" w:type="dxa"/>
                <w:gridSpan w:val="2"/>
                <w:tcBorders>
                  <w:top w:val="single" w:sz="4" w:space="0" w:color="auto"/>
                  <w:left w:val="nil"/>
                  <w:bottom w:val="single" w:sz="4" w:space="0" w:color="auto"/>
                  <w:right w:val="nil"/>
                </w:tcBorders>
                <w:shd w:val="clear" w:color="auto" w:fill="auto"/>
                <w:noWrap/>
                <w:vAlign w:val="bottom"/>
                <w:hideMark/>
              </w:tcPr>
            </w:tcPrChange>
          </w:tcPr>
          <w:p w14:paraId="0B82F9C5" w14:textId="77777777" w:rsidR="00BF1479" w:rsidRPr="00BF1479" w:rsidRDefault="00BF1479">
            <w:pPr>
              <w:widowControl/>
              <w:snapToGrid w:val="0"/>
              <w:jc w:val="center"/>
              <w:rPr>
                <w:ins w:id="1033" w:author="Ragdad Cani Miranti" w:date="2020-11-09T17:10:00Z"/>
                <w:rFonts w:ascii="Times New Roman" w:eastAsia="Times New Roman" w:hAnsi="Times New Roman" w:cs="Times New Roman"/>
                <w:color w:val="000000"/>
                <w:kern w:val="0"/>
                <w:sz w:val="20"/>
                <w:szCs w:val="20"/>
                <w:rPrChange w:id="1034" w:author="Ragdad Cani Miranti" w:date="2020-11-09T17:11:00Z">
                  <w:rPr>
                    <w:ins w:id="1035" w:author="Ragdad Cani Miranti" w:date="2020-11-09T17:10:00Z"/>
                    <w:rFonts w:ascii="Times New Roman" w:eastAsia="Times New Roman" w:hAnsi="Times New Roman" w:cs="Times New Roman"/>
                    <w:color w:val="000000"/>
                    <w:kern w:val="0"/>
                    <w:sz w:val="24"/>
                    <w:szCs w:val="24"/>
                  </w:rPr>
                </w:rPrChange>
              </w:rPr>
              <w:pPrChange w:id="1036" w:author="Harry" w:date="2020-11-21T23:09:00Z">
                <w:pPr>
                  <w:widowControl/>
                  <w:jc w:val="center"/>
                </w:pPr>
              </w:pPrChange>
            </w:pPr>
            <w:ins w:id="1037" w:author="Ragdad Cani Miranti" w:date="2020-11-09T17:10:00Z">
              <w:r w:rsidRPr="00BF1479">
                <w:rPr>
                  <w:rFonts w:ascii="Times New Roman" w:eastAsia="Times New Roman" w:hAnsi="Times New Roman" w:cs="Times New Roman"/>
                  <w:color w:val="000000"/>
                  <w:kern w:val="0"/>
                  <w:sz w:val="20"/>
                  <w:szCs w:val="20"/>
                  <w:rPrChange w:id="1038" w:author="Ragdad Cani Miranti" w:date="2020-11-09T17:11:00Z">
                    <w:rPr>
                      <w:rFonts w:ascii="Times New Roman" w:eastAsia="Times New Roman" w:hAnsi="Times New Roman" w:cs="Times New Roman"/>
                      <w:color w:val="000000"/>
                      <w:kern w:val="0"/>
                      <w:sz w:val="24"/>
                      <w:szCs w:val="24"/>
                    </w:rPr>
                  </w:rPrChange>
                </w:rPr>
                <w:t>Mean</w:t>
              </w:r>
            </w:ins>
          </w:p>
        </w:tc>
        <w:tc>
          <w:tcPr>
            <w:tcW w:w="993" w:type="dxa"/>
            <w:tcBorders>
              <w:top w:val="single" w:sz="4" w:space="0" w:color="auto"/>
              <w:left w:val="nil"/>
              <w:bottom w:val="single" w:sz="4" w:space="0" w:color="auto"/>
              <w:right w:val="nil"/>
            </w:tcBorders>
            <w:shd w:val="clear" w:color="auto" w:fill="auto"/>
            <w:noWrap/>
            <w:vAlign w:val="center"/>
            <w:hideMark/>
            <w:tcPrChange w:id="1039" w:author="Harry" w:date="2020-11-28T10:27:00Z">
              <w:tcPr>
                <w:tcW w:w="814" w:type="dxa"/>
                <w:gridSpan w:val="2"/>
                <w:tcBorders>
                  <w:top w:val="single" w:sz="4" w:space="0" w:color="auto"/>
                  <w:left w:val="nil"/>
                  <w:bottom w:val="single" w:sz="4" w:space="0" w:color="auto"/>
                  <w:right w:val="nil"/>
                </w:tcBorders>
                <w:shd w:val="clear" w:color="auto" w:fill="auto"/>
                <w:noWrap/>
                <w:vAlign w:val="center"/>
                <w:hideMark/>
              </w:tcPr>
            </w:tcPrChange>
          </w:tcPr>
          <w:p w14:paraId="3AB4AD4B" w14:textId="6B3F3FE4" w:rsidR="00BF1479" w:rsidRPr="00BF1479" w:rsidRDefault="00BF1479">
            <w:pPr>
              <w:widowControl/>
              <w:snapToGrid w:val="0"/>
              <w:jc w:val="center"/>
              <w:rPr>
                <w:ins w:id="1040" w:author="Ragdad Cani Miranti" w:date="2020-11-09T17:10:00Z"/>
                <w:rFonts w:ascii="Times New Roman" w:eastAsia="Times New Roman" w:hAnsi="Times New Roman" w:cs="Times New Roman"/>
                <w:color w:val="000000"/>
                <w:kern w:val="0"/>
                <w:sz w:val="20"/>
                <w:szCs w:val="20"/>
                <w:rPrChange w:id="1041" w:author="Ragdad Cani Miranti" w:date="2020-11-09T17:11:00Z">
                  <w:rPr>
                    <w:ins w:id="1042" w:author="Ragdad Cani Miranti" w:date="2020-11-09T17:10:00Z"/>
                    <w:rFonts w:ascii="Times New Roman" w:eastAsia="Times New Roman" w:hAnsi="Times New Roman" w:cs="Times New Roman"/>
                    <w:color w:val="000000"/>
                    <w:kern w:val="0"/>
                    <w:sz w:val="24"/>
                    <w:szCs w:val="24"/>
                  </w:rPr>
                </w:rPrChange>
              </w:rPr>
              <w:pPrChange w:id="1043" w:author="Harry" w:date="2020-11-21T23:09:00Z">
                <w:pPr>
                  <w:widowControl/>
                  <w:jc w:val="center"/>
                </w:pPr>
              </w:pPrChange>
            </w:pPr>
            <w:ins w:id="1044" w:author="Ragdad Cani Miranti" w:date="2020-11-09T17:10:00Z">
              <w:r w:rsidRPr="00BF1479">
                <w:rPr>
                  <w:rFonts w:ascii="Times New Roman" w:eastAsia="Times New Roman" w:hAnsi="Times New Roman" w:cs="Times New Roman"/>
                  <w:color w:val="000000"/>
                  <w:kern w:val="0"/>
                  <w:sz w:val="20"/>
                  <w:szCs w:val="20"/>
                  <w:rPrChange w:id="1045" w:author="Ragdad Cani Miranti" w:date="2020-11-09T17:11:00Z">
                    <w:rPr>
                      <w:rFonts w:ascii="Times New Roman" w:eastAsia="Times New Roman" w:hAnsi="Times New Roman" w:cs="Times New Roman"/>
                      <w:color w:val="000000"/>
                      <w:kern w:val="0"/>
                      <w:sz w:val="24"/>
                      <w:szCs w:val="24"/>
                    </w:rPr>
                  </w:rPrChange>
                </w:rPr>
                <w:t>Std.</w:t>
              </w:r>
            </w:ins>
            <w:ins w:id="1046" w:author="Harry" w:date="2020-11-28T10:23:00Z">
              <w:r w:rsidR="009F077D">
                <w:rPr>
                  <w:rFonts w:ascii="Times New Roman" w:eastAsia="Times New Roman" w:hAnsi="Times New Roman" w:cs="Times New Roman"/>
                  <w:color w:val="000000"/>
                  <w:kern w:val="0"/>
                  <w:sz w:val="20"/>
                  <w:szCs w:val="20"/>
                </w:rPr>
                <w:t xml:space="preserve"> </w:t>
              </w:r>
            </w:ins>
            <w:ins w:id="1047" w:author="Ragdad Cani Miranti" w:date="2020-11-09T17:10:00Z">
              <w:r w:rsidRPr="00BF1479">
                <w:rPr>
                  <w:rFonts w:ascii="Times New Roman" w:eastAsia="Times New Roman" w:hAnsi="Times New Roman" w:cs="Times New Roman"/>
                  <w:color w:val="000000"/>
                  <w:kern w:val="0"/>
                  <w:sz w:val="20"/>
                  <w:szCs w:val="20"/>
                  <w:rPrChange w:id="1048" w:author="Ragdad Cani Miranti" w:date="2020-11-09T17:11:00Z">
                    <w:rPr>
                      <w:rFonts w:ascii="Times New Roman" w:eastAsia="Times New Roman" w:hAnsi="Times New Roman" w:cs="Times New Roman"/>
                      <w:color w:val="000000"/>
                      <w:kern w:val="0"/>
                      <w:sz w:val="24"/>
                      <w:szCs w:val="24"/>
                    </w:rPr>
                  </w:rPrChange>
                </w:rPr>
                <w:t>Dev</w:t>
              </w:r>
            </w:ins>
          </w:p>
        </w:tc>
        <w:tc>
          <w:tcPr>
            <w:tcW w:w="850" w:type="dxa"/>
            <w:tcBorders>
              <w:top w:val="single" w:sz="4" w:space="0" w:color="auto"/>
              <w:left w:val="nil"/>
              <w:bottom w:val="single" w:sz="4" w:space="0" w:color="auto"/>
              <w:right w:val="nil"/>
            </w:tcBorders>
            <w:shd w:val="clear" w:color="auto" w:fill="auto"/>
            <w:noWrap/>
            <w:vAlign w:val="center"/>
            <w:hideMark/>
            <w:tcPrChange w:id="1049" w:author="Harry" w:date="2020-11-28T10:27:00Z">
              <w:tcPr>
                <w:tcW w:w="714" w:type="dxa"/>
                <w:tcBorders>
                  <w:top w:val="single" w:sz="4" w:space="0" w:color="auto"/>
                  <w:left w:val="nil"/>
                  <w:bottom w:val="single" w:sz="4" w:space="0" w:color="auto"/>
                  <w:right w:val="nil"/>
                </w:tcBorders>
                <w:shd w:val="clear" w:color="auto" w:fill="auto"/>
                <w:noWrap/>
                <w:vAlign w:val="center"/>
                <w:hideMark/>
              </w:tcPr>
            </w:tcPrChange>
          </w:tcPr>
          <w:p w14:paraId="4068EEF6" w14:textId="77777777" w:rsidR="00BF1479" w:rsidRPr="00BF1479" w:rsidRDefault="00BF1479">
            <w:pPr>
              <w:widowControl/>
              <w:snapToGrid w:val="0"/>
              <w:jc w:val="center"/>
              <w:rPr>
                <w:ins w:id="1050" w:author="Ragdad Cani Miranti" w:date="2020-11-09T17:10:00Z"/>
                <w:rFonts w:ascii="Times New Roman" w:eastAsia="Times New Roman" w:hAnsi="Times New Roman" w:cs="Times New Roman"/>
                <w:color w:val="000000"/>
                <w:kern w:val="0"/>
                <w:sz w:val="20"/>
                <w:szCs w:val="20"/>
                <w:rPrChange w:id="1051" w:author="Ragdad Cani Miranti" w:date="2020-11-09T17:11:00Z">
                  <w:rPr>
                    <w:ins w:id="1052" w:author="Ragdad Cani Miranti" w:date="2020-11-09T17:10:00Z"/>
                    <w:rFonts w:ascii="Times New Roman" w:eastAsia="Times New Roman" w:hAnsi="Times New Roman" w:cs="Times New Roman"/>
                    <w:color w:val="000000"/>
                    <w:kern w:val="0"/>
                    <w:sz w:val="24"/>
                    <w:szCs w:val="24"/>
                  </w:rPr>
                </w:rPrChange>
              </w:rPr>
              <w:pPrChange w:id="1053" w:author="Harry" w:date="2020-11-21T23:09:00Z">
                <w:pPr>
                  <w:widowControl/>
                  <w:jc w:val="center"/>
                </w:pPr>
              </w:pPrChange>
            </w:pPr>
            <w:ins w:id="1054" w:author="Ragdad Cani Miranti" w:date="2020-11-09T17:10:00Z">
              <w:r w:rsidRPr="00BF1479">
                <w:rPr>
                  <w:rFonts w:ascii="Times New Roman" w:eastAsia="Times New Roman" w:hAnsi="Times New Roman" w:cs="Times New Roman"/>
                  <w:color w:val="000000"/>
                  <w:kern w:val="0"/>
                  <w:sz w:val="20"/>
                  <w:szCs w:val="20"/>
                  <w:rPrChange w:id="1055" w:author="Ragdad Cani Miranti" w:date="2020-11-09T17:11:00Z">
                    <w:rPr>
                      <w:rFonts w:ascii="Times New Roman" w:eastAsia="Times New Roman" w:hAnsi="Times New Roman" w:cs="Times New Roman"/>
                      <w:color w:val="000000"/>
                      <w:kern w:val="0"/>
                      <w:sz w:val="24"/>
                      <w:szCs w:val="24"/>
                    </w:rPr>
                  </w:rPrChange>
                </w:rPr>
                <w:t>Min</w:t>
              </w:r>
            </w:ins>
          </w:p>
        </w:tc>
        <w:tc>
          <w:tcPr>
            <w:tcW w:w="851" w:type="dxa"/>
            <w:tcBorders>
              <w:top w:val="single" w:sz="4" w:space="0" w:color="auto"/>
              <w:left w:val="nil"/>
              <w:bottom w:val="single" w:sz="4" w:space="0" w:color="auto"/>
              <w:right w:val="nil"/>
            </w:tcBorders>
            <w:shd w:val="clear" w:color="auto" w:fill="auto"/>
            <w:noWrap/>
            <w:vAlign w:val="center"/>
            <w:hideMark/>
            <w:tcPrChange w:id="1056" w:author="Harry" w:date="2020-11-28T10:27:00Z">
              <w:tcPr>
                <w:tcW w:w="673" w:type="dxa"/>
                <w:gridSpan w:val="2"/>
                <w:tcBorders>
                  <w:top w:val="single" w:sz="4" w:space="0" w:color="auto"/>
                  <w:left w:val="nil"/>
                  <w:bottom w:val="single" w:sz="4" w:space="0" w:color="auto"/>
                  <w:right w:val="nil"/>
                </w:tcBorders>
                <w:shd w:val="clear" w:color="auto" w:fill="auto"/>
                <w:noWrap/>
                <w:vAlign w:val="center"/>
                <w:hideMark/>
              </w:tcPr>
            </w:tcPrChange>
          </w:tcPr>
          <w:p w14:paraId="14A42F9B" w14:textId="77777777" w:rsidR="00BF1479" w:rsidRPr="00BF1479" w:rsidRDefault="00BF1479">
            <w:pPr>
              <w:widowControl/>
              <w:snapToGrid w:val="0"/>
              <w:jc w:val="center"/>
              <w:rPr>
                <w:ins w:id="1057" w:author="Ragdad Cani Miranti" w:date="2020-11-09T17:10:00Z"/>
                <w:rFonts w:ascii="Times New Roman" w:eastAsia="Times New Roman" w:hAnsi="Times New Roman" w:cs="Times New Roman"/>
                <w:color w:val="000000"/>
                <w:kern w:val="0"/>
                <w:sz w:val="20"/>
                <w:szCs w:val="20"/>
                <w:rPrChange w:id="1058" w:author="Ragdad Cani Miranti" w:date="2020-11-09T17:11:00Z">
                  <w:rPr>
                    <w:ins w:id="1059" w:author="Ragdad Cani Miranti" w:date="2020-11-09T17:10:00Z"/>
                    <w:rFonts w:ascii="Times New Roman" w:eastAsia="Times New Roman" w:hAnsi="Times New Roman" w:cs="Times New Roman"/>
                    <w:color w:val="000000"/>
                    <w:kern w:val="0"/>
                    <w:sz w:val="24"/>
                    <w:szCs w:val="24"/>
                  </w:rPr>
                </w:rPrChange>
              </w:rPr>
              <w:pPrChange w:id="1060" w:author="Harry" w:date="2020-11-21T23:09:00Z">
                <w:pPr>
                  <w:widowControl/>
                  <w:jc w:val="center"/>
                </w:pPr>
              </w:pPrChange>
            </w:pPr>
            <w:ins w:id="1061" w:author="Ragdad Cani Miranti" w:date="2020-11-09T17:10:00Z">
              <w:r w:rsidRPr="00BF1479">
                <w:rPr>
                  <w:rFonts w:ascii="Times New Roman" w:eastAsia="Times New Roman" w:hAnsi="Times New Roman" w:cs="Times New Roman"/>
                  <w:color w:val="000000"/>
                  <w:kern w:val="0"/>
                  <w:sz w:val="20"/>
                  <w:szCs w:val="20"/>
                  <w:rPrChange w:id="1062" w:author="Ragdad Cani Miranti" w:date="2020-11-09T17:11:00Z">
                    <w:rPr>
                      <w:rFonts w:ascii="Times New Roman" w:eastAsia="Times New Roman" w:hAnsi="Times New Roman" w:cs="Times New Roman"/>
                      <w:color w:val="000000"/>
                      <w:kern w:val="0"/>
                      <w:sz w:val="24"/>
                      <w:szCs w:val="24"/>
                    </w:rPr>
                  </w:rPrChange>
                </w:rPr>
                <w:t>25%</w:t>
              </w:r>
            </w:ins>
          </w:p>
        </w:tc>
        <w:tc>
          <w:tcPr>
            <w:tcW w:w="850" w:type="dxa"/>
            <w:tcBorders>
              <w:top w:val="single" w:sz="4" w:space="0" w:color="auto"/>
              <w:left w:val="nil"/>
              <w:bottom w:val="single" w:sz="4" w:space="0" w:color="auto"/>
              <w:right w:val="nil"/>
            </w:tcBorders>
            <w:shd w:val="clear" w:color="auto" w:fill="auto"/>
            <w:noWrap/>
            <w:vAlign w:val="center"/>
            <w:hideMark/>
            <w:tcPrChange w:id="1063" w:author="Harry" w:date="2020-11-28T10:27:00Z">
              <w:tcPr>
                <w:tcW w:w="1914" w:type="dxa"/>
                <w:gridSpan w:val="3"/>
                <w:tcBorders>
                  <w:top w:val="single" w:sz="4" w:space="0" w:color="auto"/>
                  <w:left w:val="nil"/>
                  <w:bottom w:val="single" w:sz="4" w:space="0" w:color="auto"/>
                  <w:right w:val="nil"/>
                </w:tcBorders>
                <w:shd w:val="clear" w:color="auto" w:fill="auto"/>
                <w:noWrap/>
                <w:vAlign w:val="center"/>
                <w:hideMark/>
              </w:tcPr>
            </w:tcPrChange>
          </w:tcPr>
          <w:p w14:paraId="79C317C9" w14:textId="77777777" w:rsidR="00BF1479" w:rsidRPr="00BF1479" w:rsidRDefault="00BF1479">
            <w:pPr>
              <w:widowControl/>
              <w:snapToGrid w:val="0"/>
              <w:jc w:val="center"/>
              <w:rPr>
                <w:ins w:id="1064" w:author="Ragdad Cani Miranti" w:date="2020-11-09T17:10:00Z"/>
                <w:rFonts w:ascii="Times New Roman" w:eastAsia="Times New Roman" w:hAnsi="Times New Roman" w:cs="Times New Roman"/>
                <w:color w:val="000000"/>
                <w:kern w:val="0"/>
                <w:sz w:val="20"/>
                <w:szCs w:val="20"/>
                <w:rPrChange w:id="1065" w:author="Ragdad Cani Miranti" w:date="2020-11-09T17:11:00Z">
                  <w:rPr>
                    <w:ins w:id="1066" w:author="Ragdad Cani Miranti" w:date="2020-11-09T17:10:00Z"/>
                    <w:rFonts w:ascii="Times New Roman" w:eastAsia="Times New Roman" w:hAnsi="Times New Roman" w:cs="Times New Roman"/>
                    <w:color w:val="000000"/>
                    <w:kern w:val="0"/>
                    <w:sz w:val="24"/>
                    <w:szCs w:val="24"/>
                  </w:rPr>
                </w:rPrChange>
              </w:rPr>
              <w:pPrChange w:id="1067" w:author="Harry" w:date="2020-11-21T23:09:00Z">
                <w:pPr>
                  <w:widowControl/>
                  <w:jc w:val="center"/>
                </w:pPr>
              </w:pPrChange>
            </w:pPr>
            <w:ins w:id="1068" w:author="Ragdad Cani Miranti" w:date="2020-11-09T17:10:00Z">
              <w:r w:rsidRPr="00BF1479">
                <w:rPr>
                  <w:rFonts w:ascii="Times New Roman" w:eastAsia="Times New Roman" w:hAnsi="Times New Roman" w:cs="Times New Roman"/>
                  <w:color w:val="000000"/>
                  <w:kern w:val="0"/>
                  <w:sz w:val="20"/>
                  <w:szCs w:val="20"/>
                  <w:rPrChange w:id="1069" w:author="Ragdad Cani Miranti" w:date="2020-11-09T17:11:00Z">
                    <w:rPr>
                      <w:rFonts w:ascii="Times New Roman" w:eastAsia="Times New Roman" w:hAnsi="Times New Roman" w:cs="Times New Roman"/>
                      <w:color w:val="000000"/>
                      <w:kern w:val="0"/>
                      <w:sz w:val="24"/>
                      <w:szCs w:val="24"/>
                    </w:rPr>
                  </w:rPrChange>
                </w:rPr>
                <w:t>Median</w:t>
              </w:r>
            </w:ins>
          </w:p>
        </w:tc>
        <w:tc>
          <w:tcPr>
            <w:tcW w:w="847" w:type="dxa"/>
            <w:tcBorders>
              <w:top w:val="single" w:sz="4" w:space="0" w:color="auto"/>
              <w:left w:val="nil"/>
              <w:bottom w:val="single" w:sz="4" w:space="0" w:color="auto"/>
              <w:right w:val="nil"/>
            </w:tcBorders>
            <w:shd w:val="clear" w:color="auto" w:fill="auto"/>
            <w:noWrap/>
            <w:vAlign w:val="center"/>
            <w:hideMark/>
            <w:tcPrChange w:id="1070" w:author="Harry" w:date="2020-11-28T10:27:00Z">
              <w:tcPr>
                <w:tcW w:w="847" w:type="dxa"/>
                <w:tcBorders>
                  <w:top w:val="single" w:sz="4" w:space="0" w:color="auto"/>
                  <w:left w:val="nil"/>
                  <w:bottom w:val="single" w:sz="4" w:space="0" w:color="auto"/>
                  <w:right w:val="nil"/>
                </w:tcBorders>
                <w:shd w:val="clear" w:color="auto" w:fill="auto"/>
                <w:noWrap/>
                <w:vAlign w:val="center"/>
                <w:hideMark/>
              </w:tcPr>
            </w:tcPrChange>
          </w:tcPr>
          <w:p w14:paraId="4C7468FD" w14:textId="77777777" w:rsidR="00BF1479" w:rsidRPr="00BF1479" w:rsidRDefault="00BF1479">
            <w:pPr>
              <w:widowControl/>
              <w:snapToGrid w:val="0"/>
              <w:jc w:val="center"/>
              <w:rPr>
                <w:ins w:id="1071" w:author="Ragdad Cani Miranti" w:date="2020-11-09T17:10:00Z"/>
                <w:rFonts w:ascii="Times New Roman" w:eastAsia="Times New Roman" w:hAnsi="Times New Roman" w:cs="Times New Roman"/>
                <w:color w:val="000000"/>
                <w:kern w:val="0"/>
                <w:sz w:val="20"/>
                <w:szCs w:val="20"/>
                <w:rPrChange w:id="1072" w:author="Ragdad Cani Miranti" w:date="2020-11-09T17:11:00Z">
                  <w:rPr>
                    <w:ins w:id="1073" w:author="Ragdad Cani Miranti" w:date="2020-11-09T17:10:00Z"/>
                    <w:rFonts w:ascii="Times New Roman" w:eastAsia="Times New Roman" w:hAnsi="Times New Roman" w:cs="Times New Roman"/>
                    <w:color w:val="000000"/>
                    <w:kern w:val="0"/>
                    <w:sz w:val="24"/>
                    <w:szCs w:val="24"/>
                  </w:rPr>
                </w:rPrChange>
              </w:rPr>
              <w:pPrChange w:id="1074" w:author="Harry" w:date="2020-11-21T23:09:00Z">
                <w:pPr>
                  <w:widowControl/>
                  <w:jc w:val="center"/>
                </w:pPr>
              </w:pPrChange>
            </w:pPr>
            <w:ins w:id="1075" w:author="Ragdad Cani Miranti" w:date="2020-11-09T17:10:00Z">
              <w:r w:rsidRPr="00BF1479">
                <w:rPr>
                  <w:rFonts w:ascii="Times New Roman" w:eastAsia="Times New Roman" w:hAnsi="Times New Roman" w:cs="Times New Roman"/>
                  <w:color w:val="000000"/>
                  <w:kern w:val="0"/>
                  <w:sz w:val="20"/>
                  <w:szCs w:val="20"/>
                  <w:rPrChange w:id="1076" w:author="Ragdad Cani Miranti" w:date="2020-11-09T17:11:00Z">
                    <w:rPr>
                      <w:rFonts w:ascii="Times New Roman" w:eastAsia="Times New Roman" w:hAnsi="Times New Roman" w:cs="Times New Roman"/>
                      <w:color w:val="000000"/>
                      <w:kern w:val="0"/>
                      <w:sz w:val="24"/>
                      <w:szCs w:val="24"/>
                    </w:rPr>
                  </w:rPrChange>
                </w:rPr>
                <w:t>75%</w:t>
              </w:r>
            </w:ins>
          </w:p>
        </w:tc>
        <w:tc>
          <w:tcPr>
            <w:tcW w:w="666" w:type="dxa"/>
            <w:tcBorders>
              <w:top w:val="single" w:sz="4" w:space="0" w:color="auto"/>
              <w:left w:val="nil"/>
              <w:bottom w:val="single" w:sz="4" w:space="0" w:color="auto"/>
              <w:right w:val="nil"/>
            </w:tcBorders>
            <w:shd w:val="clear" w:color="auto" w:fill="auto"/>
            <w:noWrap/>
            <w:vAlign w:val="center"/>
            <w:hideMark/>
            <w:tcPrChange w:id="1077" w:author="Harry" w:date="2020-11-28T10:27:00Z">
              <w:tcPr>
                <w:tcW w:w="666" w:type="dxa"/>
                <w:tcBorders>
                  <w:top w:val="single" w:sz="4" w:space="0" w:color="auto"/>
                  <w:left w:val="nil"/>
                  <w:bottom w:val="single" w:sz="4" w:space="0" w:color="auto"/>
                  <w:right w:val="nil"/>
                </w:tcBorders>
                <w:shd w:val="clear" w:color="auto" w:fill="auto"/>
                <w:noWrap/>
                <w:vAlign w:val="center"/>
                <w:hideMark/>
              </w:tcPr>
            </w:tcPrChange>
          </w:tcPr>
          <w:p w14:paraId="28EC8C33" w14:textId="77777777" w:rsidR="00BF1479" w:rsidRPr="00BF1479" w:rsidRDefault="00BF1479">
            <w:pPr>
              <w:widowControl/>
              <w:snapToGrid w:val="0"/>
              <w:jc w:val="center"/>
              <w:rPr>
                <w:ins w:id="1078" w:author="Ragdad Cani Miranti" w:date="2020-11-09T17:10:00Z"/>
                <w:rFonts w:ascii="Times New Roman" w:eastAsia="Times New Roman" w:hAnsi="Times New Roman" w:cs="Times New Roman"/>
                <w:color w:val="000000"/>
                <w:kern w:val="0"/>
                <w:sz w:val="20"/>
                <w:szCs w:val="20"/>
                <w:rPrChange w:id="1079" w:author="Ragdad Cani Miranti" w:date="2020-11-09T17:11:00Z">
                  <w:rPr>
                    <w:ins w:id="1080" w:author="Ragdad Cani Miranti" w:date="2020-11-09T17:10:00Z"/>
                    <w:rFonts w:ascii="Times New Roman" w:eastAsia="Times New Roman" w:hAnsi="Times New Roman" w:cs="Times New Roman"/>
                    <w:color w:val="000000"/>
                    <w:kern w:val="0"/>
                    <w:sz w:val="24"/>
                    <w:szCs w:val="24"/>
                  </w:rPr>
                </w:rPrChange>
              </w:rPr>
              <w:pPrChange w:id="1081" w:author="Harry" w:date="2020-11-21T23:09:00Z">
                <w:pPr>
                  <w:widowControl/>
                  <w:jc w:val="center"/>
                </w:pPr>
              </w:pPrChange>
            </w:pPr>
            <w:ins w:id="1082" w:author="Ragdad Cani Miranti" w:date="2020-11-09T17:10:00Z">
              <w:r w:rsidRPr="00BF1479">
                <w:rPr>
                  <w:rFonts w:ascii="Times New Roman" w:eastAsia="Times New Roman" w:hAnsi="Times New Roman" w:cs="Times New Roman"/>
                  <w:color w:val="000000"/>
                  <w:kern w:val="0"/>
                  <w:sz w:val="20"/>
                  <w:szCs w:val="20"/>
                  <w:rPrChange w:id="1083" w:author="Ragdad Cani Miranti" w:date="2020-11-09T17:11:00Z">
                    <w:rPr>
                      <w:rFonts w:ascii="Times New Roman" w:eastAsia="Times New Roman" w:hAnsi="Times New Roman" w:cs="Times New Roman"/>
                      <w:color w:val="000000"/>
                      <w:kern w:val="0"/>
                      <w:sz w:val="24"/>
                      <w:szCs w:val="24"/>
                    </w:rPr>
                  </w:rPrChange>
                </w:rPr>
                <w:t>Max</w:t>
              </w:r>
            </w:ins>
          </w:p>
        </w:tc>
      </w:tr>
      <w:tr w:rsidR="009F077D" w:rsidRPr="003570B9" w14:paraId="5383F29F" w14:textId="77777777" w:rsidTr="00892822">
        <w:trPr>
          <w:trHeight w:val="253"/>
          <w:ins w:id="1084" w:author="Ragdad Cani Miranti" w:date="2020-11-09T17:10:00Z"/>
          <w:trPrChange w:id="1085" w:author="Harry" w:date="2020-11-28T10:27:00Z">
            <w:trPr>
              <w:trHeight w:val="253"/>
            </w:trPr>
          </w:trPrChange>
        </w:trPr>
        <w:tc>
          <w:tcPr>
            <w:tcW w:w="3119" w:type="dxa"/>
            <w:tcBorders>
              <w:top w:val="nil"/>
              <w:left w:val="nil"/>
              <w:bottom w:val="nil"/>
              <w:right w:val="nil"/>
            </w:tcBorders>
            <w:shd w:val="clear" w:color="auto" w:fill="auto"/>
            <w:noWrap/>
            <w:vAlign w:val="bottom"/>
            <w:hideMark/>
            <w:tcPrChange w:id="1086" w:author="Harry" w:date="2020-11-28T10:27:00Z">
              <w:tcPr>
                <w:tcW w:w="2520" w:type="dxa"/>
                <w:tcBorders>
                  <w:top w:val="nil"/>
                  <w:left w:val="nil"/>
                  <w:bottom w:val="nil"/>
                  <w:right w:val="nil"/>
                </w:tcBorders>
                <w:shd w:val="clear" w:color="auto" w:fill="auto"/>
                <w:noWrap/>
                <w:vAlign w:val="bottom"/>
                <w:hideMark/>
              </w:tcPr>
            </w:tcPrChange>
          </w:tcPr>
          <w:p w14:paraId="34A181F8" w14:textId="286354DF" w:rsidR="00BF1479" w:rsidRPr="00BF1479" w:rsidRDefault="00B0317C">
            <w:pPr>
              <w:widowControl/>
              <w:snapToGrid w:val="0"/>
              <w:jc w:val="left"/>
              <w:rPr>
                <w:ins w:id="1087" w:author="Ragdad Cani Miranti" w:date="2020-11-09T17:10:00Z"/>
                <w:rFonts w:ascii="Times New Roman" w:eastAsia="Times New Roman" w:hAnsi="Times New Roman" w:cs="Times New Roman"/>
                <w:color w:val="000000"/>
                <w:kern w:val="0"/>
                <w:sz w:val="20"/>
                <w:szCs w:val="20"/>
                <w:rPrChange w:id="1088" w:author="Ragdad Cani Miranti" w:date="2020-11-09T17:11:00Z">
                  <w:rPr>
                    <w:ins w:id="1089" w:author="Ragdad Cani Miranti" w:date="2020-11-09T17:10:00Z"/>
                    <w:rFonts w:ascii="Times New Roman" w:eastAsia="Times New Roman" w:hAnsi="Times New Roman" w:cs="Times New Roman"/>
                    <w:color w:val="000000"/>
                    <w:kern w:val="0"/>
                    <w:sz w:val="24"/>
                    <w:szCs w:val="24"/>
                  </w:rPr>
                </w:rPrChange>
              </w:rPr>
              <w:pPrChange w:id="1090" w:author="Harry" w:date="2020-11-21T23:09:00Z">
                <w:pPr>
                  <w:widowControl/>
                  <w:jc w:val="left"/>
                </w:pPr>
              </w:pPrChange>
            </w:pPr>
            <w:ins w:id="1091" w:author="Ragdad Cani Miranti" w:date="2020-11-09T17:54:00Z">
              <w:r>
                <w:rPr>
                  <w:rFonts w:ascii="Times New Roman" w:eastAsia="Times New Roman" w:hAnsi="Times New Roman" w:cs="Times New Roman"/>
                  <w:color w:val="000000"/>
                  <w:kern w:val="0"/>
                  <w:sz w:val="20"/>
                  <w:szCs w:val="20"/>
                </w:rPr>
                <w:t>GDP</w:t>
              </w:r>
            </w:ins>
            <w:ins w:id="1092" w:author="Ragdad Cani Miranti" w:date="2020-11-09T17:10:00Z">
              <w:r w:rsidR="00BF1479" w:rsidRPr="00BF1479">
                <w:rPr>
                  <w:rFonts w:ascii="Times New Roman" w:eastAsia="Times New Roman" w:hAnsi="Times New Roman" w:cs="Times New Roman"/>
                  <w:color w:val="000000"/>
                  <w:kern w:val="0"/>
                  <w:sz w:val="20"/>
                  <w:szCs w:val="20"/>
                  <w:rPrChange w:id="1093" w:author="Ragdad Cani Miranti" w:date="2020-11-09T17:11:00Z">
                    <w:rPr>
                      <w:rFonts w:ascii="Times New Roman" w:eastAsia="Times New Roman" w:hAnsi="Times New Roman" w:cs="Times New Roman"/>
                      <w:color w:val="000000"/>
                      <w:kern w:val="0"/>
                      <w:sz w:val="24"/>
                      <w:szCs w:val="24"/>
                    </w:rPr>
                  </w:rPrChange>
                </w:rPr>
                <w:t xml:space="preserve"> 2015</w:t>
              </w:r>
            </w:ins>
            <w:ins w:id="1094" w:author="Harry" w:date="2020-11-21T23:10:00Z">
              <w:r w:rsidR="00330039">
                <w:rPr>
                  <w:rFonts w:ascii="Times New Roman" w:eastAsia="Times New Roman" w:hAnsi="Times New Roman" w:cs="Times New Roman"/>
                  <w:color w:val="000000"/>
                  <w:kern w:val="0"/>
                  <w:sz w:val="20"/>
                  <w:szCs w:val="20"/>
                </w:rPr>
                <w:t>:</w:t>
              </w:r>
            </w:ins>
            <w:ins w:id="1095" w:author="Ragdad Cani Miranti" w:date="2020-11-09T17:10:00Z">
              <w:del w:id="1096" w:author="Harry" w:date="2020-11-21T23:10:00Z">
                <w:r w:rsidR="00BF1479" w:rsidRPr="00BF1479" w:rsidDel="00330039">
                  <w:rPr>
                    <w:rFonts w:ascii="Times New Roman" w:eastAsia="Times New Roman" w:hAnsi="Times New Roman" w:cs="Times New Roman"/>
                    <w:color w:val="000000"/>
                    <w:kern w:val="0"/>
                    <w:sz w:val="20"/>
                    <w:szCs w:val="20"/>
                    <w:rPrChange w:id="1097"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098" w:author="Ragdad Cani Miranti" w:date="2020-11-09T17:11:00Z">
                    <w:rPr>
                      <w:rFonts w:ascii="Times New Roman" w:eastAsia="Times New Roman" w:hAnsi="Times New Roman" w:cs="Times New Roman"/>
                      <w:color w:val="000000"/>
                      <w:kern w:val="0"/>
                      <w:sz w:val="24"/>
                      <w:szCs w:val="24"/>
                    </w:rPr>
                  </w:rPrChange>
                </w:rPr>
                <w:t>Q1</w:t>
              </w:r>
            </w:ins>
          </w:p>
        </w:tc>
        <w:tc>
          <w:tcPr>
            <w:tcW w:w="850" w:type="dxa"/>
            <w:tcBorders>
              <w:top w:val="nil"/>
              <w:left w:val="nil"/>
              <w:bottom w:val="nil"/>
              <w:right w:val="nil"/>
            </w:tcBorders>
            <w:shd w:val="clear" w:color="auto" w:fill="auto"/>
            <w:noWrap/>
            <w:vAlign w:val="bottom"/>
            <w:hideMark/>
            <w:tcPrChange w:id="1099" w:author="Harry" w:date="2020-11-28T10:27:00Z">
              <w:tcPr>
                <w:tcW w:w="878" w:type="dxa"/>
                <w:gridSpan w:val="2"/>
                <w:tcBorders>
                  <w:top w:val="nil"/>
                  <w:left w:val="nil"/>
                  <w:bottom w:val="nil"/>
                  <w:right w:val="nil"/>
                </w:tcBorders>
                <w:shd w:val="clear" w:color="auto" w:fill="auto"/>
                <w:noWrap/>
                <w:vAlign w:val="bottom"/>
                <w:hideMark/>
              </w:tcPr>
            </w:tcPrChange>
          </w:tcPr>
          <w:p w14:paraId="3303D791" w14:textId="64C024FF" w:rsidR="00BF1479" w:rsidRPr="00BF1479" w:rsidRDefault="00BF1479">
            <w:pPr>
              <w:widowControl/>
              <w:snapToGrid w:val="0"/>
              <w:jc w:val="right"/>
              <w:rPr>
                <w:ins w:id="1100" w:author="Ragdad Cani Miranti" w:date="2020-11-09T17:10:00Z"/>
                <w:rFonts w:ascii="Times New Roman" w:eastAsia="Times New Roman" w:hAnsi="Times New Roman" w:cs="Times New Roman"/>
                <w:color w:val="000000"/>
                <w:kern w:val="0"/>
                <w:sz w:val="20"/>
                <w:szCs w:val="20"/>
                <w:rPrChange w:id="1101" w:author="Ragdad Cani Miranti" w:date="2020-11-09T17:11:00Z">
                  <w:rPr>
                    <w:ins w:id="1102" w:author="Ragdad Cani Miranti" w:date="2020-11-09T17:10:00Z"/>
                    <w:rFonts w:ascii="Times New Roman" w:eastAsia="Times New Roman" w:hAnsi="Times New Roman" w:cs="Times New Roman"/>
                    <w:color w:val="000000"/>
                    <w:kern w:val="0"/>
                    <w:sz w:val="24"/>
                    <w:szCs w:val="24"/>
                  </w:rPr>
                </w:rPrChange>
              </w:rPr>
              <w:pPrChange w:id="1103" w:author="Harry" w:date="2020-11-21T23:09:00Z">
                <w:pPr>
                  <w:widowControl/>
                  <w:jc w:val="right"/>
                </w:pPr>
              </w:pPrChange>
            </w:pPr>
            <w:ins w:id="1104" w:author="Ragdad Cani Miranti" w:date="2020-11-09T17:10:00Z">
              <w:r w:rsidRPr="00BF1479">
                <w:rPr>
                  <w:rFonts w:ascii="Times New Roman" w:eastAsia="Times New Roman" w:hAnsi="Times New Roman" w:cs="Times New Roman"/>
                  <w:color w:val="000000"/>
                  <w:kern w:val="0"/>
                  <w:sz w:val="20"/>
                  <w:szCs w:val="20"/>
                  <w:rPrChange w:id="1105" w:author="Ragdad Cani Miranti" w:date="2020-11-09T17:11:00Z">
                    <w:rPr>
                      <w:rFonts w:ascii="Times New Roman" w:eastAsia="Times New Roman" w:hAnsi="Times New Roman" w:cs="Times New Roman"/>
                      <w:color w:val="000000"/>
                      <w:kern w:val="0"/>
                      <w:sz w:val="24"/>
                      <w:szCs w:val="24"/>
                    </w:rPr>
                  </w:rPrChange>
                </w:rPr>
                <w:t>64</w:t>
              </w:r>
            </w:ins>
            <w:ins w:id="1106" w:author="Ragdad Cani Miranti" w:date="2020-11-25T16:22:00Z">
              <w:r w:rsidR="00924E51">
                <w:rPr>
                  <w:rFonts w:ascii="Times New Roman" w:eastAsia="Times New Roman" w:hAnsi="Times New Roman" w:cs="Times New Roman"/>
                  <w:color w:val="000000"/>
                  <w:kern w:val="0"/>
                  <w:sz w:val="20"/>
                  <w:szCs w:val="20"/>
                </w:rPr>
                <w:t>,3</w:t>
              </w:r>
            </w:ins>
          </w:p>
        </w:tc>
        <w:tc>
          <w:tcPr>
            <w:tcW w:w="993" w:type="dxa"/>
            <w:tcBorders>
              <w:top w:val="nil"/>
              <w:left w:val="nil"/>
              <w:bottom w:val="nil"/>
              <w:right w:val="nil"/>
            </w:tcBorders>
            <w:shd w:val="clear" w:color="auto" w:fill="auto"/>
            <w:noWrap/>
            <w:vAlign w:val="bottom"/>
            <w:hideMark/>
            <w:tcPrChange w:id="1107" w:author="Harry" w:date="2020-11-28T10:27:00Z">
              <w:tcPr>
                <w:tcW w:w="814" w:type="dxa"/>
                <w:gridSpan w:val="2"/>
                <w:tcBorders>
                  <w:top w:val="nil"/>
                  <w:left w:val="nil"/>
                  <w:bottom w:val="nil"/>
                  <w:right w:val="nil"/>
                </w:tcBorders>
                <w:shd w:val="clear" w:color="auto" w:fill="auto"/>
                <w:noWrap/>
                <w:vAlign w:val="bottom"/>
                <w:hideMark/>
              </w:tcPr>
            </w:tcPrChange>
          </w:tcPr>
          <w:p w14:paraId="3571B2AA" w14:textId="5B4778A7" w:rsidR="00BF1479" w:rsidRPr="00BF1479" w:rsidRDefault="00BF1479">
            <w:pPr>
              <w:widowControl/>
              <w:snapToGrid w:val="0"/>
              <w:jc w:val="right"/>
              <w:rPr>
                <w:ins w:id="1108" w:author="Ragdad Cani Miranti" w:date="2020-11-09T17:10:00Z"/>
                <w:rFonts w:ascii="Times New Roman" w:eastAsia="Times New Roman" w:hAnsi="Times New Roman" w:cs="Times New Roman"/>
                <w:color w:val="000000"/>
                <w:kern w:val="0"/>
                <w:sz w:val="20"/>
                <w:szCs w:val="20"/>
                <w:rPrChange w:id="1109" w:author="Ragdad Cani Miranti" w:date="2020-11-09T17:11:00Z">
                  <w:rPr>
                    <w:ins w:id="1110" w:author="Ragdad Cani Miranti" w:date="2020-11-09T17:10:00Z"/>
                    <w:rFonts w:ascii="Times New Roman" w:eastAsia="Times New Roman" w:hAnsi="Times New Roman" w:cs="Times New Roman"/>
                    <w:color w:val="000000"/>
                    <w:kern w:val="0"/>
                    <w:sz w:val="24"/>
                    <w:szCs w:val="24"/>
                  </w:rPr>
                </w:rPrChange>
              </w:rPr>
              <w:pPrChange w:id="1111" w:author="Harry" w:date="2020-11-21T23:09:00Z">
                <w:pPr>
                  <w:widowControl/>
                  <w:jc w:val="right"/>
                </w:pPr>
              </w:pPrChange>
            </w:pPr>
            <w:ins w:id="1112" w:author="Ragdad Cani Miranti" w:date="2020-11-09T17:10:00Z">
              <w:r w:rsidRPr="00BF1479">
                <w:rPr>
                  <w:rFonts w:ascii="Times New Roman" w:eastAsia="Times New Roman" w:hAnsi="Times New Roman" w:cs="Times New Roman"/>
                  <w:color w:val="000000"/>
                  <w:kern w:val="0"/>
                  <w:sz w:val="20"/>
                  <w:szCs w:val="20"/>
                  <w:rPrChange w:id="1113" w:author="Ragdad Cani Miranti" w:date="2020-11-09T17:11:00Z">
                    <w:rPr>
                      <w:rFonts w:ascii="Times New Roman" w:eastAsia="Times New Roman" w:hAnsi="Times New Roman" w:cs="Times New Roman"/>
                      <w:color w:val="000000"/>
                      <w:kern w:val="0"/>
                      <w:sz w:val="24"/>
                      <w:szCs w:val="24"/>
                    </w:rPr>
                  </w:rPrChange>
                </w:rPr>
                <w:t>90</w:t>
              </w:r>
            </w:ins>
            <w:ins w:id="1114" w:author="Ragdad Cani Miranti" w:date="2020-11-25T16:26:00Z">
              <w:r w:rsidR="00924E51">
                <w:rPr>
                  <w:rFonts w:ascii="Times New Roman" w:eastAsia="Times New Roman" w:hAnsi="Times New Roman" w:cs="Times New Roman"/>
                  <w:color w:val="000000"/>
                  <w:kern w:val="0"/>
                  <w:sz w:val="20"/>
                  <w:szCs w:val="20"/>
                </w:rPr>
                <w:t>,</w:t>
              </w:r>
            </w:ins>
            <w:ins w:id="1115" w:author="Ragdad Cani Miranti" w:date="2020-11-09T17:10:00Z">
              <w:r w:rsidRPr="00BF1479">
                <w:rPr>
                  <w:rFonts w:ascii="Times New Roman" w:eastAsia="Times New Roman" w:hAnsi="Times New Roman" w:cs="Times New Roman"/>
                  <w:color w:val="000000"/>
                  <w:kern w:val="0"/>
                  <w:sz w:val="20"/>
                  <w:szCs w:val="20"/>
                  <w:rPrChange w:id="1116" w:author="Ragdad Cani Miranti" w:date="2020-11-09T17:11:00Z">
                    <w:rPr>
                      <w:rFonts w:ascii="Times New Roman" w:eastAsia="Times New Roman" w:hAnsi="Times New Roman" w:cs="Times New Roman"/>
                      <w:color w:val="000000"/>
                      <w:kern w:val="0"/>
                      <w:sz w:val="24"/>
                      <w:szCs w:val="24"/>
                    </w:rPr>
                  </w:rPrChange>
                </w:rPr>
                <w:t>9</w:t>
              </w:r>
            </w:ins>
          </w:p>
        </w:tc>
        <w:tc>
          <w:tcPr>
            <w:tcW w:w="850" w:type="dxa"/>
            <w:tcBorders>
              <w:top w:val="nil"/>
              <w:left w:val="nil"/>
              <w:bottom w:val="nil"/>
              <w:right w:val="nil"/>
            </w:tcBorders>
            <w:shd w:val="clear" w:color="auto" w:fill="auto"/>
            <w:noWrap/>
            <w:vAlign w:val="bottom"/>
            <w:hideMark/>
            <w:tcPrChange w:id="1117" w:author="Harry" w:date="2020-11-28T10:27:00Z">
              <w:tcPr>
                <w:tcW w:w="714" w:type="dxa"/>
                <w:tcBorders>
                  <w:top w:val="nil"/>
                  <w:left w:val="nil"/>
                  <w:bottom w:val="nil"/>
                  <w:right w:val="nil"/>
                </w:tcBorders>
                <w:shd w:val="clear" w:color="auto" w:fill="auto"/>
                <w:noWrap/>
                <w:vAlign w:val="bottom"/>
                <w:hideMark/>
              </w:tcPr>
            </w:tcPrChange>
          </w:tcPr>
          <w:p w14:paraId="65DFE731" w14:textId="222D00CC" w:rsidR="00BF1479" w:rsidRPr="00BF1479" w:rsidRDefault="00BF1479">
            <w:pPr>
              <w:widowControl/>
              <w:snapToGrid w:val="0"/>
              <w:jc w:val="right"/>
              <w:rPr>
                <w:ins w:id="1118" w:author="Ragdad Cani Miranti" w:date="2020-11-09T17:10:00Z"/>
                <w:rFonts w:ascii="Times New Roman" w:eastAsia="Times New Roman" w:hAnsi="Times New Roman" w:cs="Times New Roman"/>
                <w:color w:val="000000"/>
                <w:kern w:val="0"/>
                <w:sz w:val="20"/>
                <w:szCs w:val="20"/>
                <w:rPrChange w:id="1119" w:author="Ragdad Cani Miranti" w:date="2020-11-09T17:11:00Z">
                  <w:rPr>
                    <w:ins w:id="1120" w:author="Ragdad Cani Miranti" w:date="2020-11-09T17:10:00Z"/>
                    <w:rFonts w:ascii="Times New Roman" w:eastAsia="Times New Roman" w:hAnsi="Times New Roman" w:cs="Times New Roman"/>
                    <w:color w:val="000000"/>
                    <w:kern w:val="0"/>
                    <w:sz w:val="24"/>
                    <w:szCs w:val="24"/>
                  </w:rPr>
                </w:rPrChange>
              </w:rPr>
              <w:pPrChange w:id="1121" w:author="Harry" w:date="2020-11-21T23:09:00Z">
                <w:pPr>
                  <w:widowControl/>
                  <w:jc w:val="right"/>
                </w:pPr>
              </w:pPrChange>
            </w:pPr>
            <w:ins w:id="1122" w:author="Ragdad Cani Miranti" w:date="2020-11-09T17:10:00Z">
              <w:r w:rsidRPr="00BF1479">
                <w:rPr>
                  <w:rFonts w:ascii="Times New Roman" w:eastAsia="Times New Roman" w:hAnsi="Times New Roman" w:cs="Times New Roman"/>
                  <w:color w:val="000000"/>
                  <w:kern w:val="0"/>
                  <w:sz w:val="20"/>
                  <w:szCs w:val="20"/>
                  <w:rPrChange w:id="1123" w:author="Ragdad Cani Miranti" w:date="2020-11-09T17:11:00Z">
                    <w:rPr>
                      <w:rFonts w:ascii="Times New Roman" w:eastAsia="Times New Roman" w:hAnsi="Times New Roman" w:cs="Times New Roman"/>
                      <w:color w:val="000000"/>
                      <w:kern w:val="0"/>
                      <w:sz w:val="24"/>
                      <w:szCs w:val="24"/>
                    </w:rPr>
                  </w:rPrChange>
                </w:rPr>
                <w:t>4</w:t>
              </w:r>
            </w:ins>
            <w:ins w:id="1124" w:author="Ragdad Cani Miranti" w:date="2020-11-25T16:32:00Z">
              <w:r w:rsidR="008D752F">
                <w:rPr>
                  <w:rFonts w:ascii="Times New Roman" w:eastAsia="Times New Roman" w:hAnsi="Times New Roman" w:cs="Times New Roman"/>
                  <w:color w:val="000000"/>
                  <w:kern w:val="0"/>
                  <w:sz w:val="20"/>
                  <w:szCs w:val="20"/>
                </w:rPr>
                <w:t>,</w:t>
              </w:r>
            </w:ins>
            <w:ins w:id="1125" w:author="Ragdad Cani Miranti" w:date="2020-11-09T17:10:00Z">
              <w:r w:rsidRPr="00BF1479">
                <w:rPr>
                  <w:rFonts w:ascii="Times New Roman" w:eastAsia="Times New Roman" w:hAnsi="Times New Roman" w:cs="Times New Roman"/>
                  <w:color w:val="000000"/>
                  <w:kern w:val="0"/>
                  <w:sz w:val="20"/>
                  <w:szCs w:val="20"/>
                  <w:rPrChange w:id="1126" w:author="Ragdad Cani Miranti" w:date="2020-11-09T17:11:00Z">
                    <w:rPr>
                      <w:rFonts w:ascii="Times New Roman" w:eastAsia="Times New Roman" w:hAnsi="Times New Roman" w:cs="Times New Roman"/>
                      <w:color w:val="000000"/>
                      <w:kern w:val="0"/>
                      <w:sz w:val="24"/>
                      <w:szCs w:val="24"/>
                    </w:rPr>
                  </w:rPrChange>
                </w:rPr>
                <w:t>92</w:t>
              </w:r>
            </w:ins>
          </w:p>
        </w:tc>
        <w:tc>
          <w:tcPr>
            <w:tcW w:w="851" w:type="dxa"/>
            <w:tcBorders>
              <w:top w:val="nil"/>
              <w:left w:val="nil"/>
              <w:bottom w:val="nil"/>
              <w:right w:val="nil"/>
            </w:tcBorders>
            <w:shd w:val="clear" w:color="auto" w:fill="auto"/>
            <w:noWrap/>
            <w:vAlign w:val="bottom"/>
            <w:hideMark/>
            <w:tcPrChange w:id="1127" w:author="Harry" w:date="2020-11-28T10:27:00Z">
              <w:tcPr>
                <w:tcW w:w="1737" w:type="dxa"/>
                <w:gridSpan w:val="4"/>
                <w:tcBorders>
                  <w:top w:val="nil"/>
                  <w:left w:val="nil"/>
                  <w:bottom w:val="nil"/>
                  <w:right w:val="nil"/>
                </w:tcBorders>
                <w:shd w:val="clear" w:color="auto" w:fill="auto"/>
                <w:noWrap/>
                <w:vAlign w:val="bottom"/>
                <w:hideMark/>
              </w:tcPr>
            </w:tcPrChange>
          </w:tcPr>
          <w:p w14:paraId="59B52EEC" w14:textId="04D0F69D" w:rsidR="00BF1479" w:rsidRPr="00BF1479" w:rsidRDefault="00BF1479">
            <w:pPr>
              <w:widowControl/>
              <w:snapToGrid w:val="0"/>
              <w:jc w:val="right"/>
              <w:rPr>
                <w:ins w:id="1128" w:author="Ragdad Cani Miranti" w:date="2020-11-09T17:10:00Z"/>
                <w:rFonts w:ascii="Times New Roman" w:eastAsia="Times New Roman" w:hAnsi="Times New Roman" w:cs="Times New Roman"/>
                <w:color w:val="000000"/>
                <w:kern w:val="0"/>
                <w:sz w:val="20"/>
                <w:szCs w:val="20"/>
                <w:rPrChange w:id="1129" w:author="Ragdad Cani Miranti" w:date="2020-11-09T17:11:00Z">
                  <w:rPr>
                    <w:ins w:id="1130" w:author="Ragdad Cani Miranti" w:date="2020-11-09T17:10:00Z"/>
                    <w:rFonts w:ascii="Times New Roman" w:eastAsia="Times New Roman" w:hAnsi="Times New Roman" w:cs="Times New Roman"/>
                    <w:color w:val="000000"/>
                    <w:kern w:val="0"/>
                    <w:sz w:val="24"/>
                    <w:szCs w:val="24"/>
                  </w:rPr>
                </w:rPrChange>
              </w:rPr>
              <w:pPrChange w:id="1131" w:author="Harry" w:date="2020-11-21T23:09:00Z">
                <w:pPr>
                  <w:widowControl/>
                  <w:jc w:val="right"/>
                </w:pPr>
              </w:pPrChange>
            </w:pPr>
            <w:ins w:id="1132" w:author="Ragdad Cani Miranti" w:date="2020-11-09T17:10:00Z">
              <w:r w:rsidRPr="00BF1479">
                <w:rPr>
                  <w:rFonts w:ascii="Times New Roman" w:eastAsia="Times New Roman" w:hAnsi="Times New Roman" w:cs="Times New Roman"/>
                  <w:color w:val="000000"/>
                  <w:kern w:val="0"/>
                  <w:sz w:val="20"/>
                  <w:szCs w:val="20"/>
                  <w:rPrChange w:id="1133" w:author="Ragdad Cani Miranti" w:date="2020-11-09T17:11:00Z">
                    <w:rPr>
                      <w:rFonts w:ascii="Times New Roman" w:eastAsia="Times New Roman" w:hAnsi="Times New Roman" w:cs="Times New Roman"/>
                      <w:color w:val="000000"/>
                      <w:kern w:val="0"/>
                      <w:sz w:val="24"/>
                      <w:szCs w:val="24"/>
                    </w:rPr>
                  </w:rPrChange>
                </w:rPr>
                <w:t>15</w:t>
              </w:r>
            </w:ins>
            <w:ins w:id="1134" w:author="Ragdad Cani Miranti" w:date="2020-11-25T16:32:00Z">
              <w:r w:rsidR="008D752F">
                <w:rPr>
                  <w:rFonts w:ascii="Times New Roman" w:eastAsia="Times New Roman" w:hAnsi="Times New Roman" w:cs="Times New Roman"/>
                  <w:color w:val="000000"/>
                  <w:kern w:val="0"/>
                  <w:sz w:val="20"/>
                  <w:szCs w:val="20"/>
                </w:rPr>
                <w:t>,06</w:t>
              </w:r>
            </w:ins>
          </w:p>
        </w:tc>
        <w:tc>
          <w:tcPr>
            <w:tcW w:w="850" w:type="dxa"/>
            <w:tcBorders>
              <w:top w:val="nil"/>
              <w:left w:val="nil"/>
              <w:bottom w:val="nil"/>
              <w:right w:val="nil"/>
            </w:tcBorders>
            <w:shd w:val="clear" w:color="auto" w:fill="auto"/>
            <w:noWrap/>
            <w:vAlign w:val="bottom"/>
            <w:hideMark/>
            <w:tcPrChange w:id="1135" w:author="Harry" w:date="2020-11-28T10:27:00Z">
              <w:tcPr>
                <w:tcW w:w="850" w:type="dxa"/>
                <w:tcBorders>
                  <w:top w:val="nil"/>
                  <w:left w:val="nil"/>
                  <w:bottom w:val="nil"/>
                  <w:right w:val="nil"/>
                </w:tcBorders>
                <w:shd w:val="clear" w:color="auto" w:fill="auto"/>
                <w:noWrap/>
                <w:vAlign w:val="bottom"/>
                <w:hideMark/>
              </w:tcPr>
            </w:tcPrChange>
          </w:tcPr>
          <w:p w14:paraId="16D5F1B3" w14:textId="43C7FA31" w:rsidR="00BF1479" w:rsidRPr="00BF1479" w:rsidRDefault="00BF1479">
            <w:pPr>
              <w:widowControl/>
              <w:snapToGrid w:val="0"/>
              <w:jc w:val="right"/>
              <w:rPr>
                <w:ins w:id="1136" w:author="Ragdad Cani Miranti" w:date="2020-11-09T17:10:00Z"/>
                <w:rFonts w:ascii="Times New Roman" w:eastAsia="Times New Roman" w:hAnsi="Times New Roman" w:cs="Times New Roman"/>
                <w:color w:val="000000"/>
                <w:kern w:val="0"/>
                <w:sz w:val="20"/>
                <w:szCs w:val="20"/>
                <w:rPrChange w:id="1137" w:author="Ragdad Cani Miranti" w:date="2020-11-09T17:11:00Z">
                  <w:rPr>
                    <w:ins w:id="1138" w:author="Ragdad Cani Miranti" w:date="2020-11-09T17:10:00Z"/>
                    <w:rFonts w:ascii="Times New Roman" w:eastAsia="Times New Roman" w:hAnsi="Times New Roman" w:cs="Times New Roman"/>
                    <w:color w:val="000000"/>
                    <w:kern w:val="0"/>
                    <w:sz w:val="24"/>
                    <w:szCs w:val="24"/>
                  </w:rPr>
                </w:rPrChange>
              </w:rPr>
              <w:pPrChange w:id="1139" w:author="Harry" w:date="2020-11-21T23:09:00Z">
                <w:pPr>
                  <w:widowControl/>
                  <w:jc w:val="right"/>
                </w:pPr>
              </w:pPrChange>
            </w:pPr>
            <w:ins w:id="1140" w:author="Ragdad Cani Miranti" w:date="2020-11-09T17:10:00Z">
              <w:r w:rsidRPr="00BF1479">
                <w:rPr>
                  <w:rFonts w:ascii="Times New Roman" w:eastAsia="Times New Roman" w:hAnsi="Times New Roman" w:cs="Times New Roman"/>
                  <w:color w:val="000000"/>
                  <w:kern w:val="0"/>
                  <w:sz w:val="20"/>
                  <w:szCs w:val="20"/>
                  <w:rPrChange w:id="1141" w:author="Ragdad Cani Miranti" w:date="2020-11-09T17:11:00Z">
                    <w:rPr>
                      <w:rFonts w:ascii="Times New Roman" w:eastAsia="Times New Roman" w:hAnsi="Times New Roman" w:cs="Times New Roman"/>
                      <w:color w:val="000000"/>
                      <w:kern w:val="0"/>
                      <w:sz w:val="24"/>
                      <w:szCs w:val="24"/>
                    </w:rPr>
                  </w:rPrChange>
                </w:rPr>
                <w:t>27</w:t>
              </w:r>
            </w:ins>
            <w:ins w:id="1142" w:author="Ragdad Cani Miranti" w:date="2020-11-25T16:33:00Z">
              <w:r w:rsidR="008D752F">
                <w:rPr>
                  <w:rFonts w:ascii="Times New Roman" w:eastAsia="Times New Roman" w:hAnsi="Times New Roman" w:cs="Times New Roman"/>
                  <w:color w:val="000000"/>
                  <w:kern w:val="0"/>
                  <w:sz w:val="20"/>
                  <w:szCs w:val="20"/>
                </w:rPr>
                <w:t>,5</w:t>
              </w:r>
            </w:ins>
          </w:p>
        </w:tc>
        <w:tc>
          <w:tcPr>
            <w:tcW w:w="847" w:type="dxa"/>
            <w:tcBorders>
              <w:top w:val="nil"/>
              <w:left w:val="nil"/>
              <w:bottom w:val="nil"/>
              <w:right w:val="nil"/>
            </w:tcBorders>
            <w:shd w:val="clear" w:color="auto" w:fill="auto"/>
            <w:noWrap/>
            <w:vAlign w:val="bottom"/>
            <w:hideMark/>
            <w:tcPrChange w:id="1143" w:author="Harry" w:date="2020-11-28T10:27:00Z">
              <w:tcPr>
                <w:tcW w:w="847" w:type="dxa"/>
                <w:tcBorders>
                  <w:top w:val="nil"/>
                  <w:left w:val="nil"/>
                  <w:bottom w:val="nil"/>
                  <w:right w:val="nil"/>
                </w:tcBorders>
                <w:shd w:val="clear" w:color="auto" w:fill="auto"/>
                <w:noWrap/>
                <w:vAlign w:val="bottom"/>
                <w:hideMark/>
              </w:tcPr>
            </w:tcPrChange>
          </w:tcPr>
          <w:p w14:paraId="28A60AF7" w14:textId="720E6936" w:rsidR="00BF1479" w:rsidRPr="00BF1479" w:rsidRDefault="00BF1479">
            <w:pPr>
              <w:widowControl/>
              <w:snapToGrid w:val="0"/>
              <w:jc w:val="right"/>
              <w:rPr>
                <w:ins w:id="1144" w:author="Ragdad Cani Miranti" w:date="2020-11-09T17:10:00Z"/>
                <w:rFonts w:ascii="Times New Roman" w:eastAsia="Times New Roman" w:hAnsi="Times New Roman" w:cs="Times New Roman"/>
                <w:color w:val="000000"/>
                <w:kern w:val="0"/>
                <w:sz w:val="20"/>
                <w:szCs w:val="20"/>
                <w:rPrChange w:id="1145" w:author="Ragdad Cani Miranti" w:date="2020-11-09T17:11:00Z">
                  <w:rPr>
                    <w:ins w:id="1146" w:author="Ragdad Cani Miranti" w:date="2020-11-09T17:10:00Z"/>
                    <w:rFonts w:ascii="Times New Roman" w:eastAsia="Times New Roman" w:hAnsi="Times New Roman" w:cs="Times New Roman"/>
                    <w:color w:val="000000"/>
                    <w:kern w:val="0"/>
                    <w:sz w:val="24"/>
                    <w:szCs w:val="24"/>
                  </w:rPr>
                </w:rPrChange>
              </w:rPr>
              <w:pPrChange w:id="1147" w:author="Harry" w:date="2020-11-21T23:09:00Z">
                <w:pPr>
                  <w:widowControl/>
                  <w:jc w:val="right"/>
                </w:pPr>
              </w:pPrChange>
            </w:pPr>
            <w:ins w:id="1148" w:author="Ragdad Cani Miranti" w:date="2020-11-09T17:10:00Z">
              <w:r w:rsidRPr="00BF1479">
                <w:rPr>
                  <w:rFonts w:ascii="Times New Roman" w:eastAsia="Times New Roman" w:hAnsi="Times New Roman" w:cs="Times New Roman"/>
                  <w:color w:val="000000"/>
                  <w:kern w:val="0"/>
                  <w:sz w:val="20"/>
                  <w:szCs w:val="20"/>
                  <w:rPrChange w:id="1149" w:author="Ragdad Cani Miranti" w:date="2020-11-09T17:11:00Z">
                    <w:rPr>
                      <w:rFonts w:ascii="Times New Roman" w:eastAsia="Times New Roman" w:hAnsi="Times New Roman" w:cs="Times New Roman"/>
                      <w:color w:val="000000"/>
                      <w:kern w:val="0"/>
                      <w:sz w:val="24"/>
                      <w:szCs w:val="24"/>
                    </w:rPr>
                  </w:rPrChange>
                </w:rPr>
                <w:t>60</w:t>
              </w:r>
            </w:ins>
            <w:ins w:id="1150" w:author="Ragdad Cani Miranti" w:date="2020-11-25T16:34:00Z">
              <w:r w:rsidR="008D752F">
                <w:rPr>
                  <w:rFonts w:ascii="Times New Roman" w:eastAsia="Times New Roman" w:hAnsi="Times New Roman" w:cs="Times New Roman"/>
                  <w:color w:val="000000"/>
                  <w:kern w:val="0"/>
                  <w:sz w:val="20"/>
                  <w:szCs w:val="20"/>
                </w:rPr>
                <w:t>,67</w:t>
              </w:r>
            </w:ins>
          </w:p>
        </w:tc>
        <w:tc>
          <w:tcPr>
            <w:tcW w:w="666" w:type="dxa"/>
            <w:tcBorders>
              <w:top w:val="nil"/>
              <w:left w:val="nil"/>
              <w:bottom w:val="nil"/>
              <w:right w:val="nil"/>
            </w:tcBorders>
            <w:shd w:val="clear" w:color="auto" w:fill="auto"/>
            <w:noWrap/>
            <w:vAlign w:val="bottom"/>
            <w:hideMark/>
            <w:tcPrChange w:id="1151" w:author="Harry" w:date="2020-11-28T10:27:00Z">
              <w:tcPr>
                <w:tcW w:w="666" w:type="dxa"/>
                <w:tcBorders>
                  <w:top w:val="nil"/>
                  <w:left w:val="nil"/>
                  <w:bottom w:val="nil"/>
                  <w:right w:val="nil"/>
                </w:tcBorders>
                <w:shd w:val="clear" w:color="auto" w:fill="auto"/>
                <w:noWrap/>
                <w:vAlign w:val="bottom"/>
                <w:hideMark/>
              </w:tcPr>
            </w:tcPrChange>
          </w:tcPr>
          <w:p w14:paraId="04FF5C48" w14:textId="0DD5161C" w:rsidR="00BF1479" w:rsidRPr="00BF1479" w:rsidRDefault="00BF1479">
            <w:pPr>
              <w:widowControl/>
              <w:snapToGrid w:val="0"/>
              <w:jc w:val="right"/>
              <w:rPr>
                <w:ins w:id="1152" w:author="Ragdad Cani Miranti" w:date="2020-11-09T17:10:00Z"/>
                <w:rFonts w:ascii="Times New Roman" w:eastAsia="Times New Roman" w:hAnsi="Times New Roman" w:cs="Times New Roman"/>
                <w:color w:val="000000"/>
                <w:kern w:val="0"/>
                <w:sz w:val="20"/>
                <w:szCs w:val="20"/>
                <w:rPrChange w:id="1153" w:author="Ragdad Cani Miranti" w:date="2020-11-09T17:11:00Z">
                  <w:rPr>
                    <w:ins w:id="1154" w:author="Ragdad Cani Miranti" w:date="2020-11-09T17:10:00Z"/>
                    <w:rFonts w:ascii="Times New Roman" w:eastAsia="Times New Roman" w:hAnsi="Times New Roman" w:cs="Times New Roman"/>
                    <w:color w:val="000000"/>
                    <w:kern w:val="0"/>
                    <w:sz w:val="24"/>
                    <w:szCs w:val="24"/>
                  </w:rPr>
                </w:rPrChange>
              </w:rPr>
              <w:pPrChange w:id="1155" w:author="Harry" w:date="2020-11-21T23:09:00Z">
                <w:pPr>
                  <w:widowControl/>
                  <w:jc w:val="right"/>
                </w:pPr>
              </w:pPrChange>
            </w:pPr>
            <w:ins w:id="1156" w:author="Ragdad Cani Miranti" w:date="2020-11-09T17:10:00Z">
              <w:r w:rsidRPr="00BF1479">
                <w:rPr>
                  <w:rFonts w:ascii="Times New Roman" w:eastAsia="Times New Roman" w:hAnsi="Times New Roman" w:cs="Times New Roman"/>
                  <w:color w:val="000000"/>
                  <w:kern w:val="0"/>
                  <w:sz w:val="20"/>
                  <w:szCs w:val="20"/>
                  <w:rPrChange w:id="1157" w:author="Ragdad Cani Miranti" w:date="2020-11-09T17:11:00Z">
                    <w:rPr>
                      <w:rFonts w:ascii="Times New Roman" w:eastAsia="Times New Roman" w:hAnsi="Times New Roman" w:cs="Times New Roman"/>
                      <w:color w:val="000000"/>
                      <w:kern w:val="0"/>
                      <w:sz w:val="24"/>
                      <w:szCs w:val="24"/>
                    </w:rPr>
                  </w:rPrChange>
                </w:rPr>
                <w:t>351</w:t>
              </w:r>
            </w:ins>
          </w:p>
        </w:tc>
      </w:tr>
      <w:tr w:rsidR="009F077D" w:rsidRPr="003570B9" w14:paraId="5B03DBB7" w14:textId="77777777" w:rsidTr="00892822">
        <w:trPr>
          <w:trHeight w:val="253"/>
          <w:ins w:id="1158" w:author="Ragdad Cani Miranti" w:date="2020-11-09T17:10:00Z"/>
          <w:trPrChange w:id="1159" w:author="Harry" w:date="2020-11-28T10:27:00Z">
            <w:trPr>
              <w:trHeight w:val="253"/>
            </w:trPr>
          </w:trPrChange>
        </w:trPr>
        <w:tc>
          <w:tcPr>
            <w:tcW w:w="3119" w:type="dxa"/>
            <w:tcBorders>
              <w:top w:val="nil"/>
              <w:left w:val="nil"/>
              <w:bottom w:val="nil"/>
              <w:right w:val="nil"/>
            </w:tcBorders>
            <w:shd w:val="clear" w:color="auto" w:fill="auto"/>
            <w:noWrap/>
            <w:vAlign w:val="bottom"/>
            <w:hideMark/>
            <w:tcPrChange w:id="1160" w:author="Harry" w:date="2020-11-28T10:27:00Z">
              <w:tcPr>
                <w:tcW w:w="2520" w:type="dxa"/>
                <w:tcBorders>
                  <w:top w:val="nil"/>
                  <w:left w:val="nil"/>
                  <w:bottom w:val="nil"/>
                  <w:right w:val="nil"/>
                </w:tcBorders>
                <w:shd w:val="clear" w:color="auto" w:fill="auto"/>
                <w:noWrap/>
                <w:vAlign w:val="bottom"/>
                <w:hideMark/>
              </w:tcPr>
            </w:tcPrChange>
          </w:tcPr>
          <w:p w14:paraId="07FFAE02" w14:textId="05BBB227" w:rsidR="00BF1479" w:rsidRPr="00BF1479" w:rsidRDefault="00B0317C">
            <w:pPr>
              <w:widowControl/>
              <w:snapToGrid w:val="0"/>
              <w:jc w:val="left"/>
              <w:rPr>
                <w:ins w:id="1161" w:author="Ragdad Cani Miranti" w:date="2020-11-09T17:10:00Z"/>
                <w:rFonts w:ascii="Times New Roman" w:eastAsia="Times New Roman" w:hAnsi="Times New Roman" w:cs="Times New Roman"/>
                <w:color w:val="000000"/>
                <w:kern w:val="0"/>
                <w:sz w:val="20"/>
                <w:szCs w:val="20"/>
                <w:rPrChange w:id="1162" w:author="Ragdad Cani Miranti" w:date="2020-11-09T17:11:00Z">
                  <w:rPr>
                    <w:ins w:id="1163" w:author="Ragdad Cani Miranti" w:date="2020-11-09T17:10:00Z"/>
                    <w:rFonts w:ascii="Times New Roman" w:eastAsia="Times New Roman" w:hAnsi="Times New Roman" w:cs="Times New Roman"/>
                    <w:color w:val="000000"/>
                    <w:kern w:val="0"/>
                    <w:sz w:val="24"/>
                    <w:szCs w:val="24"/>
                  </w:rPr>
                </w:rPrChange>
              </w:rPr>
              <w:pPrChange w:id="1164" w:author="Harry" w:date="2020-11-21T23:09:00Z">
                <w:pPr>
                  <w:widowControl/>
                  <w:jc w:val="left"/>
                </w:pPr>
              </w:pPrChange>
            </w:pPr>
            <w:ins w:id="1165" w:author="Ragdad Cani Miranti" w:date="2020-11-09T17:54:00Z">
              <w:r>
                <w:rPr>
                  <w:rFonts w:ascii="Times New Roman" w:eastAsia="Times New Roman" w:hAnsi="Times New Roman" w:cs="Times New Roman"/>
                  <w:color w:val="000000"/>
                  <w:kern w:val="0"/>
                  <w:sz w:val="20"/>
                  <w:szCs w:val="20"/>
                </w:rPr>
                <w:t>GDP</w:t>
              </w:r>
            </w:ins>
            <w:ins w:id="1166" w:author="Ragdad Cani Miranti" w:date="2020-11-09T17:10:00Z">
              <w:r w:rsidR="00BF1479" w:rsidRPr="00BF1479">
                <w:rPr>
                  <w:rFonts w:ascii="Times New Roman" w:eastAsia="Times New Roman" w:hAnsi="Times New Roman" w:cs="Times New Roman"/>
                  <w:color w:val="000000"/>
                  <w:kern w:val="0"/>
                  <w:sz w:val="20"/>
                  <w:szCs w:val="20"/>
                  <w:rPrChange w:id="1167" w:author="Ragdad Cani Miranti" w:date="2020-11-09T17:11:00Z">
                    <w:rPr>
                      <w:rFonts w:ascii="Times New Roman" w:eastAsia="Times New Roman" w:hAnsi="Times New Roman" w:cs="Times New Roman"/>
                      <w:color w:val="000000"/>
                      <w:kern w:val="0"/>
                      <w:sz w:val="24"/>
                      <w:szCs w:val="24"/>
                    </w:rPr>
                  </w:rPrChange>
                </w:rPr>
                <w:t xml:space="preserve"> 2019</w:t>
              </w:r>
            </w:ins>
            <w:ins w:id="1168" w:author="Harry" w:date="2020-11-21T23:10:00Z">
              <w:r w:rsidR="00330039">
                <w:rPr>
                  <w:rFonts w:ascii="Times New Roman" w:eastAsia="Times New Roman" w:hAnsi="Times New Roman" w:cs="Times New Roman"/>
                  <w:color w:val="000000"/>
                  <w:kern w:val="0"/>
                  <w:sz w:val="20"/>
                  <w:szCs w:val="20"/>
                </w:rPr>
                <w:t>:</w:t>
              </w:r>
            </w:ins>
            <w:ins w:id="1169" w:author="Ragdad Cani Miranti" w:date="2020-11-09T17:10:00Z">
              <w:del w:id="1170" w:author="Harry" w:date="2020-11-21T23:10:00Z">
                <w:r w:rsidR="00BF1479" w:rsidRPr="00BF1479" w:rsidDel="00330039">
                  <w:rPr>
                    <w:rFonts w:ascii="Times New Roman" w:eastAsia="Times New Roman" w:hAnsi="Times New Roman" w:cs="Times New Roman"/>
                    <w:color w:val="000000"/>
                    <w:kern w:val="0"/>
                    <w:sz w:val="20"/>
                    <w:szCs w:val="20"/>
                    <w:rPrChange w:id="1171"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172" w:author="Ragdad Cani Miranti" w:date="2020-11-09T17:11:00Z">
                    <w:rPr>
                      <w:rFonts w:ascii="Times New Roman" w:eastAsia="Times New Roman" w:hAnsi="Times New Roman" w:cs="Times New Roman"/>
                      <w:color w:val="000000"/>
                      <w:kern w:val="0"/>
                      <w:sz w:val="24"/>
                      <w:szCs w:val="24"/>
                    </w:rPr>
                  </w:rPrChange>
                </w:rPr>
                <w:t>Q4</w:t>
              </w:r>
            </w:ins>
          </w:p>
        </w:tc>
        <w:tc>
          <w:tcPr>
            <w:tcW w:w="850" w:type="dxa"/>
            <w:tcBorders>
              <w:top w:val="nil"/>
              <w:left w:val="nil"/>
              <w:bottom w:val="nil"/>
              <w:right w:val="nil"/>
            </w:tcBorders>
            <w:shd w:val="clear" w:color="auto" w:fill="auto"/>
            <w:noWrap/>
            <w:vAlign w:val="bottom"/>
            <w:hideMark/>
            <w:tcPrChange w:id="1173" w:author="Harry" w:date="2020-11-28T10:27:00Z">
              <w:tcPr>
                <w:tcW w:w="878" w:type="dxa"/>
                <w:gridSpan w:val="2"/>
                <w:tcBorders>
                  <w:top w:val="nil"/>
                  <w:left w:val="nil"/>
                  <w:bottom w:val="nil"/>
                  <w:right w:val="nil"/>
                </w:tcBorders>
                <w:shd w:val="clear" w:color="auto" w:fill="auto"/>
                <w:noWrap/>
                <w:vAlign w:val="bottom"/>
                <w:hideMark/>
              </w:tcPr>
            </w:tcPrChange>
          </w:tcPr>
          <w:p w14:paraId="76C339F2" w14:textId="665644F9" w:rsidR="00BF1479" w:rsidRPr="00BF1479" w:rsidRDefault="00BF1479">
            <w:pPr>
              <w:widowControl/>
              <w:snapToGrid w:val="0"/>
              <w:jc w:val="right"/>
              <w:rPr>
                <w:ins w:id="1174" w:author="Ragdad Cani Miranti" w:date="2020-11-09T17:10:00Z"/>
                <w:rFonts w:ascii="Times New Roman" w:eastAsia="Times New Roman" w:hAnsi="Times New Roman" w:cs="Times New Roman"/>
                <w:color w:val="000000"/>
                <w:kern w:val="0"/>
                <w:sz w:val="20"/>
                <w:szCs w:val="20"/>
                <w:rPrChange w:id="1175" w:author="Ragdad Cani Miranti" w:date="2020-11-09T17:11:00Z">
                  <w:rPr>
                    <w:ins w:id="1176" w:author="Ragdad Cani Miranti" w:date="2020-11-09T17:10:00Z"/>
                    <w:rFonts w:ascii="Times New Roman" w:eastAsia="Times New Roman" w:hAnsi="Times New Roman" w:cs="Times New Roman"/>
                    <w:color w:val="000000"/>
                    <w:kern w:val="0"/>
                    <w:sz w:val="24"/>
                    <w:szCs w:val="24"/>
                  </w:rPr>
                </w:rPrChange>
              </w:rPr>
              <w:pPrChange w:id="1177" w:author="Harry" w:date="2020-11-21T23:09:00Z">
                <w:pPr>
                  <w:widowControl/>
                  <w:jc w:val="right"/>
                </w:pPr>
              </w:pPrChange>
            </w:pPr>
            <w:ins w:id="1178" w:author="Ragdad Cani Miranti" w:date="2020-11-09T17:10:00Z">
              <w:r w:rsidRPr="00BF1479">
                <w:rPr>
                  <w:rFonts w:ascii="Times New Roman" w:eastAsia="Times New Roman" w:hAnsi="Times New Roman" w:cs="Times New Roman"/>
                  <w:color w:val="000000"/>
                  <w:kern w:val="0"/>
                  <w:sz w:val="20"/>
                  <w:szCs w:val="20"/>
                  <w:rPrChange w:id="1179" w:author="Ragdad Cani Miranti" w:date="2020-11-09T17:11:00Z">
                    <w:rPr>
                      <w:rFonts w:ascii="Times New Roman" w:eastAsia="Times New Roman" w:hAnsi="Times New Roman" w:cs="Times New Roman"/>
                      <w:color w:val="000000"/>
                      <w:kern w:val="0"/>
                      <w:sz w:val="24"/>
                      <w:szCs w:val="24"/>
                    </w:rPr>
                  </w:rPrChange>
                </w:rPr>
                <w:t>83</w:t>
              </w:r>
            </w:ins>
            <w:ins w:id="1180" w:author="Ragdad Cani Miranti" w:date="2020-11-25T16:22:00Z">
              <w:r w:rsidR="00924E51">
                <w:rPr>
                  <w:rFonts w:ascii="Times New Roman" w:eastAsia="Times New Roman" w:hAnsi="Times New Roman" w:cs="Times New Roman"/>
                  <w:color w:val="000000"/>
                  <w:kern w:val="0"/>
                  <w:sz w:val="20"/>
                  <w:szCs w:val="20"/>
                </w:rPr>
                <w:t>,1</w:t>
              </w:r>
            </w:ins>
          </w:p>
        </w:tc>
        <w:tc>
          <w:tcPr>
            <w:tcW w:w="993" w:type="dxa"/>
            <w:tcBorders>
              <w:top w:val="nil"/>
              <w:left w:val="nil"/>
              <w:bottom w:val="nil"/>
              <w:right w:val="nil"/>
            </w:tcBorders>
            <w:shd w:val="clear" w:color="auto" w:fill="auto"/>
            <w:noWrap/>
            <w:vAlign w:val="bottom"/>
            <w:hideMark/>
            <w:tcPrChange w:id="1181" w:author="Harry" w:date="2020-11-28T10:27:00Z">
              <w:tcPr>
                <w:tcW w:w="814" w:type="dxa"/>
                <w:gridSpan w:val="2"/>
                <w:tcBorders>
                  <w:top w:val="nil"/>
                  <w:left w:val="nil"/>
                  <w:bottom w:val="nil"/>
                  <w:right w:val="nil"/>
                </w:tcBorders>
                <w:shd w:val="clear" w:color="auto" w:fill="auto"/>
                <w:noWrap/>
                <w:vAlign w:val="bottom"/>
                <w:hideMark/>
              </w:tcPr>
            </w:tcPrChange>
          </w:tcPr>
          <w:p w14:paraId="3A92F419" w14:textId="27509358" w:rsidR="00BF1479" w:rsidRPr="00BF1479" w:rsidRDefault="00BF1479">
            <w:pPr>
              <w:widowControl/>
              <w:snapToGrid w:val="0"/>
              <w:jc w:val="right"/>
              <w:rPr>
                <w:ins w:id="1182" w:author="Ragdad Cani Miranti" w:date="2020-11-09T17:10:00Z"/>
                <w:rFonts w:ascii="Times New Roman" w:eastAsia="Times New Roman" w:hAnsi="Times New Roman" w:cs="Times New Roman"/>
                <w:color w:val="000000"/>
                <w:kern w:val="0"/>
                <w:sz w:val="20"/>
                <w:szCs w:val="20"/>
                <w:rPrChange w:id="1183" w:author="Ragdad Cani Miranti" w:date="2020-11-09T17:11:00Z">
                  <w:rPr>
                    <w:ins w:id="1184" w:author="Ragdad Cani Miranti" w:date="2020-11-09T17:10:00Z"/>
                    <w:rFonts w:ascii="Times New Roman" w:eastAsia="Times New Roman" w:hAnsi="Times New Roman" w:cs="Times New Roman"/>
                    <w:color w:val="000000"/>
                    <w:kern w:val="0"/>
                    <w:sz w:val="24"/>
                    <w:szCs w:val="24"/>
                  </w:rPr>
                </w:rPrChange>
              </w:rPr>
              <w:pPrChange w:id="1185" w:author="Harry" w:date="2020-11-21T23:09:00Z">
                <w:pPr>
                  <w:widowControl/>
                  <w:jc w:val="right"/>
                </w:pPr>
              </w:pPrChange>
            </w:pPr>
            <w:ins w:id="1186" w:author="Ragdad Cani Miranti" w:date="2020-11-09T17:10:00Z">
              <w:r w:rsidRPr="00BF1479">
                <w:rPr>
                  <w:rFonts w:ascii="Times New Roman" w:eastAsia="Times New Roman" w:hAnsi="Times New Roman" w:cs="Times New Roman"/>
                  <w:color w:val="000000"/>
                  <w:kern w:val="0"/>
                  <w:sz w:val="20"/>
                  <w:szCs w:val="20"/>
                  <w:rPrChange w:id="1187" w:author="Ragdad Cani Miranti" w:date="2020-11-09T17:11:00Z">
                    <w:rPr>
                      <w:rFonts w:ascii="Times New Roman" w:eastAsia="Times New Roman" w:hAnsi="Times New Roman" w:cs="Times New Roman"/>
                      <w:color w:val="000000"/>
                      <w:kern w:val="0"/>
                      <w:sz w:val="24"/>
                      <w:szCs w:val="24"/>
                    </w:rPr>
                  </w:rPrChange>
                </w:rPr>
                <w:t>119</w:t>
              </w:r>
            </w:ins>
          </w:p>
        </w:tc>
        <w:tc>
          <w:tcPr>
            <w:tcW w:w="850" w:type="dxa"/>
            <w:tcBorders>
              <w:top w:val="nil"/>
              <w:left w:val="nil"/>
              <w:bottom w:val="nil"/>
              <w:right w:val="nil"/>
            </w:tcBorders>
            <w:shd w:val="clear" w:color="auto" w:fill="auto"/>
            <w:noWrap/>
            <w:vAlign w:val="bottom"/>
            <w:hideMark/>
            <w:tcPrChange w:id="1188" w:author="Harry" w:date="2020-11-28T10:27:00Z">
              <w:tcPr>
                <w:tcW w:w="714" w:type="dxa"/>
                <w:tcBorders>
                  <w:top w:val="nil"/>
                  <w:left w:val="nil"/>
                  <w:bottom w:val="nil"/>
                  <w:right w:val="nil"/>
                </w:tcBorders>
                <w:shd w:val="clear" w:color="auto" w:fill="auto"/>
                <w:noWrap/>
                <w:vAlign w:val="bottom"/>
                <w:hideMark/>
              </w:tcPr>
            </w:tcPrChange>
          </w:tcPr>
          <w:p w14:paraId="32AB2E3C" w14:textId="6496F8D6" w:rsidR="00BF1479" w:rsidRPr="00BF1479" w:rsidRDefault="00BF1479">
            <w:pPr>
              <w:widowControl/>
              <w:snapToGrid w:val="0"/>
              <w:jc w:val="right"/>
              <w:rPr>
                <w:ins w:id="1189" w:author="Ragdad Cani Miranti" w:date="2020-11-09T17:10:00Z"/>
                <w:rFonts w:ascii="Times New Roman" w:eastAsia="Times New Roman" w:hAnsi="Times New Roman" w:cs="Times New Roman"/>
                <w:color w:val="000000"/>
                <w:kern w:val="0"/>
                <w:sz w:val="20"/>
                <w:szCs w:val="20"/>
                <w:rPrChange w:id="1190" w:author="Ragdad Cani Miranti" w:date="2020-11-09T17:11:00Z">
                  <w:rPr>
                    <w:ins w:id="1191" w:author="Ragdad Cani Miranti" w:date="2020-11-09T17:10:00Z"/>
                    <w:rFonts w:ascii="Times New Roman" w:eastAsia="Times New Roman" w:hAnsi="Times New Roman" w:cs="Times New Roman"/>
                    <w:color w:val="000000"/>
                    <w:kern w:val="0"/>
                    <w:sz w:val="24"/>
                    <w:szCs w:val="24"/>
                  </w:rPr>
                </w:rPrChange>
              </w:rPr>
              <w:pPrChange w:id="1192" w:author="Harry" w:date="2020-11-21T23:09:00Z">
                <w:pPr>
                  <w:widowControl/>
                  <w:jc w:val="right"/>
                </w:pPr>
              </w:pPrChange>
            </w:pPr>
            <w:ins w:id="1193" w:author="Ragdad Cani Miranti" w:date="2020-11-09T17:10:00Z">
              <w:r w:rsidRPr="00BF1479">
                <w:rPr>
                  <w:rFonts w:ascii="Times New Roman" w:eastAsia="Times New Roman" w:hAnsi="Times New Roman" w:cs="Times New Roman"/>
                  <w:color w:val="000000"/>
                  <w:kern w:val="0"/>
                  <w:sz w:val="20"/>
                  <w:szCs w:val="20"/>
                  <w:rPrChange w:id="1194" w:author="Ragdad Cani Miranti" w:date="2020-11-09T17:11:00Z">
                    <w:rPr>
                      <w:rFonts w:ascii="Times New Roman" w:eastAsia="Times New Roman" w:hAnsi="Times New Roman" w:cs="Times New Roman"/>
                      <w:color w:val="000000"/>
                      <w:kern w:val="0"/>
                      <w:sz w:val="24"/>
                      <w:szCs w:val="24"/>
                    </w:rPr>
                  </w:rPrChange>
                </w:rPr>
                <w:t>6</w:t>
              </w:r>
            </w:ins>
            <w:ins w:id="1195" w:author="Ragdad Cani Miranti" w:date="2020-11-25T16:32:00Z">
              <w:r w:rsidR="008D752F">
                <w:rPr>
                  <w:rFonts w:ascii="Times New Roman" w:eastAsia="Times New Roman" w:hAnsi="Times New Roman" w:cs="Times New Roman"/>
                  <w:color w:val="000000"/>
                  <w:kern w:val="0"/>
                  <w:sz w:val="20"/>
                  <w:szCs w:val="20"/>
                </w:rPr>
                <w:t>,</w:t>
              </w:r>
            </w:ins>
            <w:ins w:id="1196" w:author="Ragdad Cani Miranti" w:date="2020-11-09T17:10:00Z">
              <w:r w:rsidRPr="00BF1479">
                <w:rPr>
                  <w:rFonts w:ascii="Times New Roman" w:eastAsia="Times New Roman" w:hAnsi="Times New Roman" w:cs="Times New Roman"/>
                  <w:color w:val="000000"/>
                  <w:kern w:val="0"/>
                  <w:sz w:val="20"/>
                  <w:szCs w:val="20"/>
                  <w:rPrChange w:id="1197" w:author="Ragdad Cani Miranti" w:date="2020-11-09T17:11:00Z">
                    <w:rPr>
                      <w:rFonts w:ascii="Times New Roman" w:eastAsia="Times New Roman" w:hAnsi="Times New Roman" w:cs="Times New Roman"/>
                      <w:color w:val="000000"/>
                      <w:kern w:val="0"/>
                      <w:sz w:val="24"/>
                      <w:szCs w:val="24"/>
                    </w:rPr>
                  </w:rPrChange>
                </w:rPr>
                <w:t>8</w:t>
              </w:r>
            </w:ins>
            <w:ins w:id="1198" w:author="Ragdad Cani Miranti" w:date="2020-11-25T16:32:00Z">
              <w:r w:rsidR="008D752F">
                <w:rPr>
                  <w:rFonts w:ascii="Times New Roman" w:eastAsia="Times New Roman" w:hAnsi="Times New Roman" w:cs="Times New Roman"/>
                  <w:color w:val="000000"/>
                  <w:kern w:val="0"/>
                  <w:sz w:val="20"/>
                  <w:szCs w:val="20"/>
                </w:rPr>
                <w:t>7</w:t>
              </w:r>
            </w:ins>
          </w:p>
        </w:tc>
        <w:tc>
          <w:tcPr>
            <w:tcW w:w="851" w:type="dxa"/>
            <w:tcBorders>
              <w:top w:val="nil"/>
              <w:left w:val="nil"/>
              <w:bottom w:val="nil"/>
              <w:right w:val="nil"/>
            </w:tcBorders>
            <w:shd w:val="clear" w:color="auto" w:fill="auto"/>
            <w:noWrap/>
            <w:vAlign w:val="bottom"/>
            <w:hideMark/>
            <w:tcPrChange w:id="1199" w:author="Harry" w:date="2020-11-28T10:27:00Z">
              <w:tcPr>
                <w:tcW w:w="1737" w:type="dxa"/>
                <w:gridSpan w:val="4"/>
                <w:tcBorders>
                  <w:top w:val="nil"/>
                  <w:left w:val="nil"/>
                  <w:bottom w:val="nil"/>
                  <w:right w:val="nil"/>
                </w:tcBorders>
                <w:shd w:val="clear" w:color="auto" w:fill="auto"/>
                <w:noWrap/>
                <w:vAlign w:val="bottom"/>
                <w:hideMark/>
              </w:tcPr>
            </w:tcPrChange>
          </w:tcPr>
          <w:p w14:paraId="6C1994C0" w14:textId="72818F86" w:rsidR="00BF1479" w:rsidRPr="00BF1479" w:rsidRDefault="00BF1479">
            <w:pPr>
              <w:widowControl/>
              <w:snapToGrid w:val="0"/>
              <w:jc w:val="right"/>
              <w:rPr>
                <w:ins w:id="1200" w:author="Ragdad Cani Miranti" w:date="2020-11-09T17:10:00Z"/>
                <w:rFonts w:ascii="Times New Roman" w:eastAsia="Times New Roman" w:hAnsi="Times New Roman" w:cs="Times New Roman"/>
                <w:color w:val="000000"/>
                <w:kern w:val="0"/>
                <w:sz w:val="20"/>
                <w:szCs w:val="20"/>
                <w:rPrChange w:id="1201" w:author="Ragdad Cani Miranti" w:date="2020-11-09T17:11:00Z">
                  <w:rPr>
                    <w:ins w:id="1202" w:author="Ragdad Cani Miranti" w:date="2020-11-09T17:10:00Z"/>
                    <w:rFonts w:ascii="Times New Roman" w:eastAsia="Times New Roman" w:hAnsi="Times New Roman" w:cs="Times New Roman"/>
                    <w:color w:val="000000"/>
                    <w:kern w:val="0"/>
                    <w:sz w:val="24"/>
                    <w:szCs w:val="24"/>
                  </w:rPr>
                </w:rPrChange>
              </w:rPr>
              <w:pPrChange w:id="1203" w:author="Harry" w:date="2020-11-21T23:09:00Z">
                <w:pPr>
                  <w:widowControl/>
                  <w:jc w:val="right"/>
                </w:pPr>
              </w:pPrChange>
            </w:pPr>
            <w:ins w:id="1204" w:author="Ragdad Cani Miranti" w:date="2020-11-09T17:10:00Z">
              <w:r w:rsidRPr="00BF1479">
                <w:rPr>
                  <w:rFonts w:ascii="Times New Roman" w:eastAsia="Times New Roman" w:hAnsi="Times New Roman" w:cs="Times New Roman"/>
                  <w:color w:val="000000"/>
                  <w:kern w:val="0"/>
                  <w:sz w:val="20"/>
                  <w:szCs w:val="20"/>
                  <w:rPrChange w:id="1205" w:author="Ragdad Cani Miranti" w:date="2020-11-09T17:11:00Z">
                    <w:rPr>
                      <w:rFonts w:ascii="Times New Roman" w:eastAsia="Times New Roman" w:hAnsi="Times New Roman" w:cs="Times New Roman"/>
                      <w:color w:val="000000"/>
                      <w:kern w:val="0"/>
                      <w:sz w:val="24"/>
                      <w:szCs w:val="24"/>
                    </w:rPr>
                  </w:rPrChange>
                </w:rPr>
                <w:t>20</w:t>
              </w:r>
            </w:ins>
            <w:ins w:id="1206" w:author="Ragdad Cani Miranti" w:date="2020-11-25T16:33:00Z">
              <w:r w:rsidR="008D752F">
                <w:rPr>
                  <w:rFonts w:ascii="Times New Roman" w:eastAsia="Times New Roman" w:hAnsi="Times New Roman" w:cs="Times New Roman"/>
                  <w:color w:val="000000"/>
                  <w:kern w:val="0"/>
                  <w:sz w:val="20"/>
                  <w:szCs w:val="20"/>
                </w:rPr>
                <w:t>,</w:t>
              </w:r>
            </w:ins>
            <w:ins w:id="1207" w:author="Ragdad Cani Miranti" w:date="2020-11-09T17:10:00Z">
              <w:r w:rsidRPr="00BF1479">
                <w:rPr>
                  <w:rFonts w:ascii="Times New Roman" w:eastAsia="Times New Roman" w:hAnsi="Times New Roman" w:cs="Times New Roman"/>
                  <w:color w:val="000000"/>
                  <w:kern w:val="0"/>
                  <w:sz w:val="20"/>
                  <w:szCs w:val="20"/>
                  <w:rPrChange w:id="1208" w:author="Ragdad Cani Miranti" w:date="2020-11-09T17:11:00Z">
                    <w:rPr>
                      <w:rFonts w:ascii="Times New Roman" w:eastAsia="Times New Roman" w:hAnsi="Times New Roman" w:cs="Times New Roman"/>
                      <w:color w:val="000000"/>
                      <w:kern w:val="0"/>
                      <w:sz w:val="24"/>
                      <w:szCs w:val="24"/>
                    </w:rPr>
                  </w:rPrChange>
                </w:rPr>
                <w:t>6</w:t>
              </w:r>
            </w:ins>
            <w:ins w:id="1209" w:author="Ragdad Cani Miranti" w:date="2020-11-25T16:33:00Z">
              <w:r w:rsidR="008D752F">
                <w:rPr>
                  <w:rFonts w:ascii="Times New Roman" w:eastAsia="Times New Roman" w:hAnsi="Times New Roman" w:cs="Times New Roman"/>
                  <w:color w:val="000000"/>
                  <w:kern w:val="0"/>
                  <w:sz w:val="20"/>
                  <w:szCs w:val="20"/>
                </w:rPr>
                <w:t>1</w:t>
              </w:r>
            </w:ins>
          </w:p>
        </w:tc>
        <w:tc>
          <w:tcPr>
            <w:tcW w:w="850" w:type="dxa"/>
            <w:tcBorders>
              <w:top w:val="nil"/>
              <w:left w:val="nil"/>
              <w:bottom w:val="nil"/>
              <w:right w:val="nil"/>
            </w:tcBorders>
            <w:shd w:val="clear" w:color="auto" w:fill="auto"/>
            <w:noWrap/>
            <w:vAlign w:val="bottom"/>
            <w:hideMark/>
            <w:tcPrChange w:id="1210" w:author="Harry" w:date="2020-11-28T10:27:00Z">
              <w:tcPr>
                <w:tcW w:w="850" w:type="dxa"/>
                <w:tcBorders>
                  <w:top w:val="nil"/>
                  <w:left w:val="nil"/>
                  <w:bottom w:val="nil"/>
                  <w:right w:val="nil"/>
                </w:tcBorders>
                <w:shd w:val="clear" w:color="auto" w:fill="auto"/>
                <w:noWrap/>
                <w:vAlign w:val="bottom"/>
                <w:hideMark/>
              </w:tcPr>
            </w:tcPrChange>
          </w:tcPr>
          <w:p w14:paraId="2C6C8B9A" w14:textId="5B0899BF" w:rsidR="00BF1479" w:rsidRPr="00BF1479" w:rsidRDefault="00BF1479">
            <w:pPr>
              <w:widowControl/>
              <w:snapToGrid w:val="0"/>
              <w:jc w:val="right"/>
              <w:rPr>
                <w:ins w:id="1211" w:author="Ragdad Cani Miranti" w:date="2020-11-09T17:10:00Z"/>
                <w:rFonts w:ascii="Times New Roman" w:eastAsia="Times New Roman" w:hAnsi="Times New Roman" w:cs="Times New Roman"/>
                <w:color w:val="000000"/>
                <w:kern w:val="0"/>
                <w:sz w:val="20"/>
                <w:szCs w:val="20"/>
                <w:rPrChange w:id="1212" w:author="Ragdad Cani Miranti" w:date="2020-11-09T17:11:00Z">
                  <w:rPr>
                    <w:ins w:id="1213" w:author="Ragdad Cani Miranti" w:date="2020-11-09T17:10:00Z"/>
                    <w:rFonts w:ascii="Times New Roman" w:eastAsia="Times New Roman" w:hAnsi="Times New Roman" w:cs="Times New Roman"/>
                    <w:color w:val="000000"/>
                    <w:kern w:val="0"/>
                    <w:sz w:val="24"/>
                    <w:szCs w:val="24"/>
                  </w:rPr>
                </w:rPrChange>
              </w:rPr>
              <w:pPrChange w:id="1214" w:author="Harry" w:date="2020-11-21T23:09:00Z">
                <w:pPr>
                  <w:widowControl/>
                  <w:jc w:val="right"/>
                </w:pPr>
              </w:pPrChange>
            </w:pPr>
            <w:ins w:id="1215" w:author="Ragdad Cani Miranti" w:date="2020-11-09T17:10:00Z">
              <w:r w:rsidRPr="00BF1479">
                <w:rPr>
                  <w:rFonts w:ascii="Times New Roman" w:eastAsia="Times New Roman" w:hAnsi="Times New Roman" w:cs="Times New Roman"/>
                  <w:color w:val="000000"/>
                  <w:kern w:val="0"/>
                  <w:sz w:val="20"/>
                  <w:szCs w:val="20"/>
                  <w:rPrChange w:id="1216" w:author="Ragdad Cani Miranti" w:date="2020-11-09T17:11:00Z">
                    <w:rPr>
                      <w:rFonts w:ascii="Times New Roman" w:eastAsia="Times New Roman" w:hAnsi="Times New Roman" w:cs="Times New Roman"/>
                      <w:color w:val="000000"/>
                      <w:kern w:val="0"/>
                      <w:sz w:val="24"/>
                      <w:szCs w:val="24"/>
                    </w:rPr>
                  </w:rPrChange>
                </w:rPr>
                <w:t>34</w:t>
              </w:r>
            </w:ins>
            <w:ins w:id="1217" w:author="Ragdad Cani Miranti" w:date="2020-11-25T16:34:00Z">
              <w:r w:rsidR="008D752F">
                <w:rPr>
                  <w:rFonts w:ascii="Times New Roman" w:eastAsia="Times New Roman" w:hAnsi="Times New Roman" w:cs="Times New Roman"/>
                  <w:color w:val="000000"/>
                  <w:kern w:val="0"/>
                  <w:sz w:val="20"/>
                  <w:szCs w:val="20"/>
                </w:rPr>
                <w:t>,6</w:t>
              </w:r>
            </w:ins>
          </w:p>
        </w:tc>
        <w:tc>
          <w:tcPr>
            <w:tcW w:w="847" w:type="dxa"/>
            <w:tcBorders>
              <w:top w:val="nil"/>
              <w:left w:val="nil"/>
              <w:bottom w:val="nil"/>
              <w:right w:val="nil"/>
            </w:tcBorders>
            <w:shd w:val="clear" w:color="auto" w:fill="auto"/>
            <w:noWrap/>
            <w:vAlign w:val="bottom"/>
            <w:hideMark/>
            <w:tcPrChange w:id="1218" w:author="Harry" w:date="2020-11-28T10:27:00Z">
              <w:tcPr>
                <w:tcW w:w="847" w:type="dxa"/>
                <w:tcBorders>
                  <w:top w:val="nil"/>
                  <w:left w:val="nil"/>
                  <w:bottom w:val="nil"/>
                  <w:right w:val="nil"/>
                </w:tcBorders>
                <w:shd w:val="clear" w:color="auto" w:fill="auto"/>
                <w:noWrap/>
                <w:vAlign w:val="bottom"/>
                <w:hideMark/>
              </w:tcPr>
            </w:tcPrChange>
          </w:tcPr>
          <w:p w14:paraId="5B34648A" w14:textId="21ED56BB" w:rsidR="00BF1479" w:rsidRPr="00BF1479" w:rsidRDefault="00BF1479">
            <w:pPr>
              <w:widowControl/>
              <w:snapToGrid w:val="0"/>
              <w:jc w:val="right"/>
              <w:rPr>
                <w:ins w:id="1219" w:author="Ragdad Cani Miranti" w:date="2020-11-09T17:10:00Z"/>
                <w:rFonts w:ascii="Times New Roman" w:eastAsia="Times New Roman" w:hAnsi="Times New Roman" w:cs="Times New Roman"/>
                <w:color w:val="000000"/>
                <w:kern w:val="0"/>
                <w:sz w:val="20"/>
                <w:szCs w:val="20"/>
                <w:rPrChange w:id="1220" w:author="Ragdad Cani Miranti" w:date="2020-11-09T17:11:00Z">
                  <w:rPr>
                    <w:ins w:id="1221" w:author="Ragdad Cani Miranti" w:date="2020-11-09T17:10:00Z"/>
                    <w:rFonts w:ascii="Times New Roman" w:eastAsia="Times New Roman" w:hAnsi="Times New Roman" w:cs="Times New Roman"/>
                    <w:color w:val="000000"/>
                    <w:kern w:val="0"/>
                    <w:sz w:val="24"/>
                    <w:szCs w:val="24"/>
                  </w:rPr>
                </w:rPrChange>
              </w:rPr>
              <w:pPrChange w:id="1222" w:author="Harry" w:date="2020-11-21T23:09:00Z">
                <w:pPr>
                  <w:widowControl/>
                  <w:jc w:val="right"/>
                </w:pPr>
              </w:pPrChange>
            </w:pPr>
            <w:ins w:id="1223" w:author="Ragdad Cani Miranti" w:date="2020-11-09T17:10:00Z">
              <w:r w:rsidRPr="00BF1479">
                <w:rPr>
                  <w:rFonts w:ascii="Times New Roman" w:eastAsia="Times New Roman" w:hAnsi="Times New Roman" w:cs="Times New Roman"/>
                  <w:color w:val="000000"/>
                  <w:kern w:val="0"/>
                  <w:sz w:val="20"/>
                  <w:szCs w:val="20"/>
                  <w:rPrChange w:id="1224" w:author="Ragdad Cani Miranti" w:date="2020-11-09T17:11:00Z">
                    <w:rPr>
                      <w:rFonts w:ascii="Times New Roman" w:eastAsia="Times New Roman" w:hAnsi="Times New Roman" w:cs="Times New Roman"/>
                      <w:color w:val="000000"/>
                      <w:kern w:val="0"/>
                      <w:sz w:val="24"/>
                      <w:szCs w:val="24"/>
                    </w:rPr>
                  </w:rPrChange>
                </w:rPr>
                <w:t>81</w:t>
              </w:r>
            </w:ins>
            <w:ins w:id="1225" w:author="Ragdad Cani Miranti" w:date="2020-11-25T16:34:00Z">
              <w:r w:rsidR="008D752F">
                <w:rPr>
                  <w:rFonts w:ascii="Times New Roman" w:eastAsia="Times New Roman" w:hAnsi="Times New Roman" w:cs="Times New Roman"/>
                  <w:color w:val="000000"/>
                  <w:kern w:val="0"/>
                  <w:sz w:val="20"/>
                  <w:szCs w:val="20"/>
                </w:rPr>
                <w:t>,78</w:t>
              </w:r>
            </w:ins>
          </w:p>
        </w:tc>
        <w:tc>
          <w:tcPr>
            <w:tcW w:w="666" w:type="dxa"/>
            <w:tcBorders>
              <w:top w:val="nil"/>
              <w:left w:val="nil"/>
              <w:bottom w:val="nil"/>
              <w:right w:val="nil"/>
            </w:tcBorders>
            <w:shd w:val="clear" w:color="auto" w:fill="auto"/>
            <w:noWrap/>
            <w:vAlign w:val="bottom"/>
            <w:hideMark/>
            <w:tcPrChange w:id="1226" w:author="Harry" w:date="2020-11-28T10:27:00Z">
              <w:tcPr>
                <w:tcW w:w="666" w:type="dxa"/>
                <w:tcBorders>
                  <w:top w:val="nil"/>
                  <w:left w:val="nil"/>
                  <w:bottom w:val="nil"/>
                  <w:right w:val="nil"/>
                </w:tcBorders>
                <w:shd w:val="clear" w:color="auto" w:fill="auto"/>
                <w:noWrap/>
                <w:vAlign w:val="bottom"/>
                <w:hideMark/>
              </w:tcPr>
            </w:tcPrChange>
          </w:tcPr>
          <w:p w14:paraId="0401FAEC" w14:textId="42BDE18D" w:rsidR="00BF1479" w:rsidRPr="00BF1479" w:rsidRDefault="00BF1479">
            <w:pPr>
              <w:widowControl/>
              <w:snapToGrid w:val="0"/>
              <w:jc w:val="right"/>
              <w:rPr>
                <w:ins w:id="1227" w:author="Ragdad Cani Miranti" w:date="2020-11-09T17:10:00Z"/>
                <w:rFonts w:ascii="Times New Roman" w:eastAsia="Times New Roman" w:hAnsi="Times New Roman" w:cs="Times New Roman"/>
                <w:color w:val="000000"/>
                <w:kern w:val="0"/>
                <w:sz w:val="20"/>
                <w:szCs w:val="20"/>
                <w:rPrChange w:id="1228" w:author="Ragdad Cani Miranti" w:date="2020-11-09T17:11:00Z">
                  <w:rPr>
                    <w:ins w:id="1229" w:author="Ragdad Cani Miranti" w:date="2020-11-09T17:10:00Z"/>
                    <w:rFonts w:ascii="Times New Roman" w:eastAsia="Times New Roman" w:hAnsi="Times New Roman" w:cs="Times New Roman"/>
                    <w:color w:val="000000"/>
                    <w:kern w:val="0"/>
                    <w:sz w:val="24"/>
                    <w:szCs w:val="24"/>
                  </w:rPr>
                </w:rPrChange>
              </w:rPr>
              <w:pPrChange w:id="1230" w:author="Harry" w:date="2020-11-21T23:09:00Z">
                <w:pPr>
                  <w:widowControl/>
                  <w:jc w:val="right"/>
                </w:pPr>
              </w:pPrChange>
            </w:pPr>
            <w:ins w:id="1231" w:author="Ragdad Cani Miranti" w:date="2020-11-09T17:10:00Z">
              <w:r w:rsidRPr="00BF1479">
                <w:rPr>
                  <w:rFonts w:ascii="Times New Roman" w:eastAsia="Times New Roman" w:hAnsi="Times New Roman" w:cs="Times New Roman"/>
                  <w:color w:val="000000"/>
                  <w:kern w:val="0"/>
                  <w:sz w:val="20"/>
                  <w:szCs w:val="20"/>
                  <w:rPrChange w:id="1232" w:author="Ragdad Cani Miranti" w:date="2020-11-09T17:11:00Z">
                    <w:rPr>
                      <w:rFonts w:ascii="Times New Roman" w:eastAsia="Times New Roman" w:hAnsi="Times New Roman" w:cs="Times New Roman"/>
                      <w:color w:val="000000"/>
                      <w:kern w:val="0"/>
                      <w:sz w:val="24"/>
                      <w:szCs w:val="24"/>
                    </w:rPr>
                  </w:rPrChange>
                </w:rPr>
                <w:t>471</w:t>
              </w:r>
            </w:ins>
          </w:p>
        </w:tc>
      </w:tr>
      <w:tr w:rsidR="009F077D" w:rsidRPr="003570B9" w14:paraId="247B16FC" w14:textId="77777777" w:rsidTr="00892822">
        <w:trPr>
          <w:trHeight w:val="253"/>
          <w:ins w:id="1233" w:author="Ragdad Cani Miranti" w:date="2020-11-09T17:10:00Z"/>
          <w:trPrChange w:id="1234" w:author="Harry" w:date="2020-11-28T10:27:00Z">
            <w:trPr>
              <w:trHeight w:val="253"/>
            </w:trPr>
          </w:trPrChange>
        </w:trPr>
        <w:tc>
          <w:tcPr>
            <w:tcW w:w="3119" w:type="dxa"/>
            <w:tcBorders>
              <w:top w:val="nil"/>
              <w:left w:val="nil"/>
              <w:bottom w:val="nil"/>
              <w:right w:val="nil"/>
            </w:tcBorders>
            <w:shd w:val="clear" w:color="auto" w:fill="auto"/>
            <w:noWrap/>
            <w:vAlign w:val="bottom"/>
            <w:hideMark/>
            <w:tcPrChange w:id="1235" w:author="Harry" w:date="2020-11-28T10:27:00Z">
              <w:tcPr>
                <w:tcW w:w="2520" w:type="dxa"/>
                <w:tcBorders>
                  <w:top w:val="nil"/>
                  <w:left w:val="nil"/>
                  <w:bottom w:val="nil"/>
                  <w:right w:val="nil"/>
                </w:tcBorders>
                <w:shd w:val="clear" w:color="auto" w:fill="auto"/>
                <w:noWrap/>
                <w:vAlign w:val="bottom"/>
                <w:hideMark/>
              </w:tcPr>
            </w:tcPrChange>
          </w:tcPr>
          <w:p w14:paraId="3E10ED39" w14:textId="0CAE3A71" w:rsidR="00BF1479" w:rsidRPr="00BF1479" w:rsidRDefault="00B0317C">
            <w:pPr>
              <w:widowControl/>
              <w:snapToGrid w:val="0"/>
              <w:jc w:val="left"/>
              <w:rPr>
                <w:ins w:id="1236" w:author="Ragdad Cani Miranti" w:date="2020-11-09T17:10:00Z"/>
                <w:rFonts w:ascii="Times New Roman" w:eastAsia="Times New Roman" w:hAnsi="Times New Roman" w:cs="Times New Roman"/>
                <w:color w:val="000000"/>
                <w:kern w:val="0"/>
                <w:sz w:val="20"/>
                <w:szCs w:val="20"/>
                <w:rPrChange w:id="1237" w:author="Ragdad Cani Miranti" w:date="2020-11-09T17:11:00Z">
                  <w:rPr>
                    <w:ins w:id="1238" w:author="Ragdad Cani Miranti" w:date="2020-11-09T17:10:00Z"/>
                    <w:rFonts w:ascii="Times New Roman" w:eastAsia="Times New Roman" w:hAnsi="Times New Roman" w:cs="Times New Roman"/>
                    <w:color w:val="000000"/>
                    <w:kern w:val="0"/>
                    <w:sz w:val="24"/>
                    <w:szCs w:val="24"/>
                  </w:rPr>
                </w:rPrChange>
              </w:rPr>
              <w:pPrChange w:id="1239" w:author="Harry" w:date="2020-11-21T23:09:00Z">
                <w:pPr>
                  <w:widowControl/>
                  <w:jc w:val="left"/>
                </w:pPr>
              </w:pPrChange>
            </w:pPr>
            <w:ins w:id="1240" w:author="Ragdad Cani Miranti" w:date="2020-11-09T17:54:00Z">
              <w:r>
                <w:rPr>
                  <w:rFonts w:ascii="Times New Roman" w:eastAsia="Times New Roman" w:hAnsi="Times New Roman" w:cs="Times New Roman"/>
                  <w:color w:val="000000"/>
                  <w:kern w:val="0"/>
                  <w:sz w:val="20"/>
                  <w:szCs w:val="20"/>
                </w:rPr>
                <w:t>GDP</w:t>
              </w:r>
            </w:ins>
            <w:ins w:id="1241" w:author="Ragdad Cani Miranti" w:date="2020-11-09T17:10:00Z">
              <w:r w:rsidR="00BF1479" w:rsidRPr="00BF1479">
                <w:rPr>
                  <w:rFonts w:ascii="Times New Roman" w:eastAsia="Times New Roman" w:hAnsi="Times New Roman" w:cs="Times New Roman"/>
                  <w:color w:val="000000"/>
                  <w:kern w:val="0"/>
                  <w:sz w:val="20"/>
                  <w:szCs w:val="20"/>
                  <w:rPrChange w:id="1242" w:author="Ragdad Cani Miranti" w:date="2020-11-09T17:11:00Z">
                    <w:rPr>
                      <w:rFonts w:ascii="Times New Roman" w:eastAsia="Times New Roman" w:hAnsi="Times New Roman" w:cs="Times New Roman"/>
                      <w:color w:val="000000"/>
                      <w:kern w:val="0"/>
                      <w:sz w:val="24"/>
                      <w:szCs w:val="24"/>
                    </w:rPr>
                  </w:rPrChange>
                </w:rPr>
                <w:t xml:space="preserve"> 2019</w:t>
              </w:r>
            </w:ins>
            <w:ins w:id="1243" w:author="Harry" w:date="2020-11-21T23:10:00Z">
              <w:r w:rsidR="00330039">
                <w:rPr>
                  <w:rFonts w:ascii="Times New Roman" w:eastAsia="Times New Roman" w:hAnsi="Times New Roman" w:cs="Times New Roman"/>
                  <w:color w:val="000000"/>
                  <w:kern w:val="0"/>
                  <w:sz w:val="20"/>
                  <w:szCs w:val="20"/>
                </w:rPr>
                <w:t>:</w:t>
              </w:r>
            </w:ins>
            <w:ins w:id="1244" w:author="Ragdad Cani Miranti" w:date="2020-11-09T17:10:00Z">
              <w:del w:id="1245" w:author="Harry" w:date="2020-11-21T23:10:00Z">
                <w:r w:rsidR="00BF1479" w:rsidRPr="00BF1479" w:rsidDel="00330039">
                  <w:rPr>
                    <w:rFonts w:ascii="Times New Roman" w:eastAsia="Times New Roman" w:hAnsi="Times New Roman" w:cs="Times New Roman"/>
                    <w:color w:val="000000"/>
                    <w:kern w:val="0"/>
                    <w:sz w:val="20"/>
                    <w:szCs w:val="20"/>
                    <w:rPrChange w:id="1246"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247" w:author="Ragdad Cani Miranti" w:date="2020-11-09T17:11:00Z">
                    <w:rPr>
                      <w:rFonts w:ascii="Times New Roman" w:eastAsia="Times New Roman" w:hAnsi="Times New Roman" w:cs="Times New Roman"/>
                      <w:color w:val="000000"/>
                      <w:kern w:val="0"/>
                      <w:sz w:val="24"/>
                      <w:szCs w:val="24"/>
                    </w:rPr>
                  </w:rPrChange>
                </w:rPr>
                <w:t>Q1</w:t>
              </w:r>
            </w:ins>
          </w:p>
        </w:tc>
        <w:tc>
          <w:tcPr>
            <w:tcW w:w="850" w:type="dxa"/>
            <w:tcBorders>
              <w:top w:val="nil"/>
              <w:left w:val="nil"/>
              <w:bottom w:val="nil"/>
              <w:right w:val="nil"/>
            </w:tcBorders>
            <w:shd w:val="clear" w:color="auto" w:fill="auto"/>
            <w:noWrap/>
            <w:vAlign w:val="bottom"/>
            <w:hideMark/>
            <w:tcPrChange w:id="1248" w:author="Harry" w:date="2020-11-28T10:27:00Z">
              <w:tcPr>
                <w:tcW w:w="878" w:type="dxa"/>
                <w:gridSpan w:val="2"/>
                <w:tcBorders>
                  <w:top w:val="nil"/>
                  <w:left w:val="nil"/>
                  <w:bottom w:val="nil"/>
                  <w:right w:val="nil"/>
                </w:tcBorders>
                <w:shd w:val="clear" w:color="auto" w:fill="auto"/>
                <w:noWrap/>
                <w:vAlign w:val="bottom"/>
                <w:hideMark/>
              </w:tcPr>
            </w:tcPrChange>
          </w:tcPr>
          <w:p w14:paraId="2A697335" w14:textId="368803BF" w:rsidR="00BF1479" w:rsidRPr="00BF1479" w:rsidRDefault="00BF1479">
            <w:pPr>
              <w:widowControl/>
              <w:snapToGrid w:val="0"/>
              <w:jc w:val="right"/>
              <w:rPr>
                <w:ins w:id="1249" w:author="Ragdad Cani Miranti" w:date="2020-11-09T17:10:00Z"/>
                <w:rFonts w:ascii="Times New Roman" w:eastAsia="Times New Roman" w:hAnsi="Times New Roman" w:cs="Times New Roman"/>
                <w:color w:val="000000"/>
                <w:kern w:val="0"/>
                <w:sz w:val="20"/>
                <w:szCs w:val="20"/>
                <w:rPrChange w:id="1250" w:author="Ragdad Cani Miranti" w:date="2020-11-09T17:11:00Z">
                  <w:rPr>
                    <w:ins w:id="1251" w:author="Ragdad Cani Miranti" w:date="2020-11-09T17:10:00Z"/>
                    <w:rFonts w:ascii="Times New Roman" w:eastAsia="Times New Roman" w:hAnsi="Times New Roman" w:cs="Times New Roman"/>
                    <w:color w:val="000000"/>
                    <w:kern w:val="0"/>
                    <w:sz w:val="24"/>
                    <w:szCs w:val="24"/>
                  </w:rPr>
                </w:rPrChange>
              </w:rPr>
              <w:pPrChange w:id="1252" w:author="Harry" w:date="2020-11-21T23:09:00Z">
                <w:pPr>
                  <w:widowControl/>
                  <w:jc w:val="right"/>
                </w:pPr>
              </w:pPrChange>
            </w:pPr>
            <w:ins w:id="1253" w:author="Ragdad Cani Miranti" w:date="2020-11-09T17:10:00Z">
              <w:r w:rsidRPr="00BF1479">
                <w:rPr>
                  <w:rFonts w:ascii="Times New Roman" w:eastAsia="Times New Roman" w:hAnsi="Times New Roman" w:cs="Times New Roman"/>
                  <w:color w:val="000000"/>
                  <w:kern w:val="0"/>
                  <w:sz w:val="20"/>
                  <w:szCs w:val="20"/>
                  <w:rPrChange w:id="1254" w:author="Ragdad Cani Miranti" w:date="2020-11-09T17:11:00Z">
                    <w:rPr>
                      <w:rFonts w:ascii="Times New Roman" w:eastAsia="Times New Roman" w:hAnsi="Times New Roman" w:cs="Times New Roman"/>
                      <w:color w:val="000000"/>
                      <w:kern w:val="0"/>
                      <w:sz w:val="24"/>
                      <w:szCs w:val="24"/>
                    </w:rPr>
                  </w:rPrChange>
                </w:rPr>
                <w:t>78</w:t>
              </w:r>
            </w:ins>
            <w:ins w:id="1255" w:author="Ragdad Cani Miranti" w:date="2020-11-25T16:25:00Z">
              <w:r w:rsidR="00924E51">
                <w:rPr>
                  <w:rFonts w:ascii="Times New Roman" w:eastAsia="Times New Roman" w:hAnsi="Times New Roman" w:cs="Times New Roman"/>
                  <w:color w:val="000000"/>
                  <w:kern w:val="0"/>
                  <w:sz w:val="20"/>
                  <w:szCs w:val="20"/>
                </w:rPr>
                <w:t>,</w:t>
              </w:r>
            </w:ins>
            <w:ins w:id="1256" w:author="Ragdad Cani Miranti" w:date="2020-11-09T17:10:00Z">
              <w:r w:rsidRPr="00BF1479">
                <w:rPr>
                  <w:rFonts w:ascii="Times New Roman" w:eastAsia="Times New Roman" w:hAnsi="Times New Roman" w:cs="Times New Roman"/>
                  <w:color w:val="000000"/>
                  <w:kern w:val="0"/>
                  <w:sz w:val="20"/>
                  <w:szCs w:val="20"/>
                  <w:rPrChange w:id="1257" w:author="Ragdad Cani Miranti" w:date="2020-11-09T17:11:00Z">
                    <w:rPr>
                      <w:rFonts w:ascii="Times New Roman" w:eastAsia="Times New Roman" w:hAnsi="Times New Roman" w:cs="Times New Roman"/>
                      <w:color w:val="000000"/>
                      <w:kern w:val="0"/>
                      <w:sz w:val="24"/>
                      <w:szCs w:val="24"/>
                    </w:rPr>
                  </w:rPrChange>
                </w:rPr>
                <w:t>5</w:t>
              </w:r>
            </w:ins>
          </w:p>
        </w:tc>
        <w:tc>
          <w:tcPr>
            <w:tcW w:w="993" w:type="dxa"/>
            <w:tcBorders>
              <w:top w:val="nil"/>
              <w:left w:val="nil"/>
              <w:bottom w:val="nil"/>
              <w:right w:val="nil"/>
            </w:tcBorders>
            <w:shd w:val="clear" w:color="auto" w:fill="auto"/>
            <w:noWrap/>
            <w:vAlign w:val="bottom"/>
            <w:hideMark/>
            <w:tcPrChange w:id="1258" w:author="Harry" w:date="2020-11-28T10:27:00Z">
              <w:tcPr>
                <w:tcW w:w="814" w:type="dxa"/>
                <w:gridSpan w:val="2"/>
                <w:tcBorders>
                  <w:top w:val="nil"/>
                  <w:left w:val="nil"/>
                  <w:bottom w:val="nil"/>
                  <w:right w:val="nil"/>
                </w:tcBorders>
                <w:shd w:val="clear" w:color="auto" w:fill="auto"/>
                <w:noWrap/>
                <w:vAlign w:val="bottom"/>
                <w:hideMark/>
              </w:tcPr>
            </w:tcPrChange>
          </w:tcPr>
          <w:p w14:paraId="2A758761" w14:textId="59314CD7" w:rsidR="00BF1479" w:rsidRPr="00BF1479" w:rsidRDefault="00BF1479">
            <w:pPr>
              <w:widowControl/>
              <w:snapToGrid w:val="0"/>
              <w:jc w:val="right"/>
              <w:rPr>
                <w:ins w:id="1259" w:author="Ragdad Cani Miranti" w:date="2020-11-09T17:10:00Z"/>
                <w:rFonts w:ascii="Times New Roman" w:eastAsia="Times New Roman" w:hAnsi="Times New Roman" w:cs="Times New Roman"/>
                <w:color w:val="000000"/>
                <w:kern w:val="0"/>
                <w:sz w:val="20"/>
                <w:szCs w:val="20"/>
                <w:rPrChange w:id="1260" w:author="Ragdad Cani Miranti" w:date="2020-11-09T17:11:00Z">
                  <w:rPr>
                    <w:ins w:id="1261" w:author="Ragdad Cani Miranti" w:date="2020-11-09T17:10:00Z"/>
                    <w:rFonts w:ascii="Times New Roman" w:eastAsia="Times New Roman" w:hAnsi="Times New Roman" w:cs="Times New Roman"/>
                    <w:color w:val="000000"/>
                    <w:kern w:val="0"/>
                    <w:sz w:val="24"/>
                    <w:szCs w:val="24"/>
                  </w:rPr>
                </w:rPrChange>
              </w:rPr>
              <w:pPrChange w:id="1262" w:author="Harry" w:date="2020-11-21T23:09:00Z">
                <w:pPr>
                  <w:widowControl/>
                  <w:jc w:val="right"/>
                </w:pPr>
              </w:pPrChange>
            </w:pPr>
            <w:ins w:id="1263" w:author="Ragdad Cani Miranti" w:date="2020-11-09T17:10:00Z">
              <w:r w:rsidRPr="00BF1479">
                <w:rPr>
                  <w:rFonts w:ascii="Times New Roman" w:eastAsia="Times New Roman" w:hAnsi="Times New Roman" w:cs="Times New Roman"/>
                  <w:color w:val="000000"/>
                  <w:kern w:val="0"/>
                  <w:sz w:val="20"/>
                  <w:szCs w:val="20"/>
                  <w:rPrChange w:id="1264" w:author="Ragdad Cani Miranti" w:date="2020-11-09T17:11:00Z">
                    <w:rPr>
                      <w:rFonts w:ascii="Times New Roman" w:eastAsia="Times New Roman" w:hAnsi="Times New Roman" w:cs="Times New Roman"/>
                      <w:color w:val="000000"/>
                      <w:kern w:val="0"/>
                      <w:sz w:val="24"/>
                      <w:szCs w:val="24"/>
                    </w:rPr>
                  </w:rPrChange>
                </w:rPr>
                <w:t>113</w:t>
              </w:r>
            </w:ins>
          </w:p>
        </w:tc>
        <w:tc>
          <w:tcPr>
            <w:tcW w:w="850" w:type="dxa"/>
            <w:tcBorders>
              <w:top w:val="nil"/>
              <w:left w:val="nil"/>
              <w:bottom w:val="nil"/>
              <w:right w:val="nil"/>
            </w:tcBorders>
            <w:shd w:val="clear" w:color="auto" w:fill="auto"/>
            <w:noWrap/>
            <w:vAlign w:val="bottom"/>
            <w:hideMark/>
            <w:tcPrChange w:id="1265" w:author="Harry" w:date="2020-11-28T10:27:00Z">
              <w:tcPr>
                <w:tcW w:w="714" w:type="dxa"/>
                <w:tcBorders>
                  <w:top w:val="nil"/>
                  <w:left w:val="nil"/>
                  <w:bottom w:val="nil"/>
                  <w:right w:val="nil"/>
                </w:tcBorders>
                <w:shd w:val="clear" w:color="auto" w:fill="auto"/>
                <w:noWrap/>
                <w:vAlign w:val="bottom"/>
                <w:hideMark/>
              </w:tcPr>
            </w:tcPrChange>
          </w:tcPr>
          <w:p w14:paraId="79D766E2" w14:textId="564639A9" w:rsidR="00BF1479" w:rsidRPr="00BF1479" w:rsidRDefault="00BF1479">
            <w:pPr>
              <w:widowControl/>
              <w:snapToGrid w:val="0"/>
              <w:jc w:val="right"/>
              <w:rPr>
                <w:ins w:id="1266" w:author="Ragdad Cani Miranti" w:date="2020-11-09T17:10:00Z"/>
                <w:rFonts w:ascii="Times New Roman" w:eastAsia="Times New Roman" w:hAnsi="Times New Roman" w:cs="Times New Roman"/>
                <w:color w:val="000000"/>
                <w:kern w:val="0"/>
                <w:sz w:val="20"/>
                <w:szCs w:val="20"/>
                <w:rPrChange w:id="1267" w:author="Ragdad Cani Miranti" w:date="2020-11-09T17:11:00Z">
                  <w:rPr>
                    <w:ins w:id="1268" w:author="Ragdad Cani Miranti" w:date="2020-11-09T17:10:00Z"/>
                    <w:rFonts w:ascii="Times New Roman" w:eastAsia="Times New Roman" w:hAnsi="Times New Roman" w:cs="Times New Roman"/>
                    <w:color w:val="000000"/>
                    <w:kern w:val="0"/>
                    <w:sz w:val="24"/>
                    <w:szCs w:val="24"/>
                  </w:rPr>
                </w:rPrChange>
              </w:rPr>
              <w:pPrChange w:id="1269" w:author="Harry" w:date="2020-11-21T23:09:00Z">
                <w:pPr>
                  <w:widowControl/>
                  <w:jc w:val="right"/>
                </w:pPr>
              </w:pPrChange>
            </w:pPr>
            <w:ins w:id="1270" w:author="Ragdad Cani Miranti" w:date="2020-11-09T17:10:00Z">
              <w:r w:rsidRPr="00BF1479">
                <w:rPr>
                  <w:rFonts w:ascii="Times New Roman" w:eastAsia="Times New Roman" w:hAnsi="Times New Roman" w:cs="Times New Roman"/>
                  <w:color w:val="000000"/>
                  <w:kern w:val="0"/>
                  <w:sz w:val="20"/>
                  <w:szCs w:val="20"/>
                  <w:rPrChange w:id="1271" w:author="Ragdad Cani Miranti" w:date="2020-11-09T17:11:00Z">
                    <w:rPr>
                      <w:rFonts w:ascii="Times New Roman" w:eastAsia="Times New Roman" w:hAnsi="Times New Roman" w:cs="Times New Roman"/>
                      <w:color w:val="000000"/>
                      <w:kern w:val="0"/>
                      <w:sz w:val="24"/>
                      <w:szCs w:val="24"/>
                    </w:rPr>
                  </w:rPrChange>
                </w:rPr>
                <w:t>6</w:t>
              </w:r>
            </w:ins>
            <w:ins w:id="1272" w:author="Ragdad Cani Miranti" w:date="2020-11-25T16:32:00Z">
              <w:r w:rsidR="008D752F">
                <w:rPr>
                  <w:rFonts w:ascii="Times New Roman" w:eastAsia="Times New Roman" w:hAnsi="Times New Roman" w:cs="Times New Roman"/>
                  <w:color w:val="000000"/>
                  <w:kern w:val="0"/>
                  <w:sz w:val="20"/>
                  <w:szCs w:val="20"/>
                </w:rPr>
                <w:t>,</w:t>
              </w:r>
            </w:ins>
            <w:ins w:id="1273" w:author="Ragdad Cani Miranti" w:date="2020-11-09T17:10:00Z">
              <w:r w:rsidRPr="00BF1479">
                <w:rPr>
                  <w:rFonts w:ascii="Times New Roman" w:eastAsia="Times New Roman" w:hAnsi="Times New Roman" w:cs="Times New Roman"/>
                  <w:color w:val="000000"/>
                  <w:kern w:val="0"/>
                  <w:sz w:val="20"/>
                  <w:szCs w:val="20"/>
                  <w:rPrChange w:id="1274" w:author="Ragdad Cani Miranti" w:date="2020-11-09T17:11:00Z">
                    <w:rPr>
                      <w:rFonts w:ascii="Times New Roman" w:eastAsia="Times New Roman" w:hAnsi="Times New Roman" w:cs="Times New Roman"/>
                      <w:color w:val="000000"/>
                      <w:kern w:val="0"/>
                      <w:sz w:val="24"/>
                      <w:szCs w:val="24"/>
                    </w:rPr>
                  </w:rPrChange>
                </w:rPr>
                <w:t>47</w:t>
              </w:r>
            </w:ins>
          </w:p>
        </w:tc>
        <w:tc>
          <w:tcPr>
            <w:tcW w:w="851" w:type="dxa"/>
            <w:tcBorders>
              <w:top w:val="nil"/>
              <w:left w:val="nil"/>
              <w:bottom w:val="nil"/>
              <w:right w:val="nil"/>
            </w:tcBorders>
            <w:shd w:val="clear" w:color="auto" w:fill="auto"/>
            <w:noWrap/>
            <w:vAlign w:val="bottom"/>
            <w:hideMark/>
            <w:tcPrChange w:id="1275" w:author="Harry" w:date="2020-11-28T10:27:00Z">
              <w:tcPr>
                <w:tcW w:w="1737" w:type="dxa"/>
                <w:gridSpan w:val="4"/>
                <w:tcBorders>
                  <w:top w:val="nil"/>
                  <w:left w:val="nil"/>
                  <w:bottom w:val="nil"/>
                  <w:right w:val="nil"/>
                </w:tcBorders>
                <w:shd w:val="clear" w:color="auto" w:fill="auto"/>
                <w:noWrap/>
                <w:vAlign w:val="bottom"/>
                <w:hideMark/>
              </w:tcPr>
            </w:tcPrChange>
          </w:tcPr>
          <w:p w14:paraId="5792D35A" w14:textId="2531E880" w:rsidR="00BF1479" w:rsidRPr="00BF1479" w:rsidRDefault="00BF1479">
            <w:pPr>
              <w:widowControl/>
              <w:snapToGrid w:val="0"/>
              <w:jc w:val="right"/>
              <w:rPr>
                <w:ins w:id="1276" w:author="Ragdad Cani Miranti" w:date="2020-11-09T17:10:00Z"/>
                <w:rFonts w:ascii="Times New Roman" w:eastAsia="Times New Roman" w:hAnsi="Times New Roman" w:cs="Times New Roman"/>
                <w:color w:val="000000"/>
                <w:kern w:val="0"/>
                <w:sz w:val="20"/>
                <w:szCs w:val="20"/>
                <w:rPrChange w:id="1277" w:author="Ragdad Cani Miranti" w:date="2020-11-09T17:11:00Z">
                  <w:rPr>
                    <w:ins w:id="1278" w:author="Ragdad Cani Miranti" w:date="2020-11-09T17:10:00Z"/>
                    <w:rFonts w:ascii="Times New Roman" w:eastAsia="Times New Roman" w:hAnsi="Times New Roman" w:cs="Times New Roman"/>
                    <w:color w:val="000000"/>
                    <w:kern w:val="0"/>
                    <w:sz w:val="24"/>
                    <w:szCs w:val="24"/>
                  </w:rPr>
                </w:rPrChange>
              </w:rPr>
              <w:pPrChange w:id="1279" w:author="Harry" w:date="2020-11-21T23:09:00Z">
                <w:pPr>
                  <w:widowControl/>
                  <w:jc w:val="right"/>
                </w:pPr>
              </w:pPrChange>
            </w:pPr>
            <w:ins w:id="1280" w:author="Ragdad Cani Miranti" w:date="2020-11-09T17:10:00Z">
              <w:r w:rsidRPr="00BF1479">
                <w:rPr>
                  <w:rFonts w:ascii="Times New Roman" w:eastAsia="Times New Roman" w:hAnsi="Times New Roman" w:cs="Times New Roman"/>
                  <w:color w:val="000000"/>
                  <w:kern w:val="0"/>
                  <w:sz w:val="20"/>
                  <w:szCs w:val="20"/>
                  <w:rPrChange w:id="1281" w:author="Ragdad Cani Miranti" w:date="2020-11-09T17:11:00Z">
                    <w:rPr>
                      <w:rFonts w:ascii="Times New Roman" w:eastAsia="Times New Roman" w:hAnsi="Times New Roman" w:cs="Times New Roman"/>
                      <w:color w:val="000000"/>
                      <w:kern w:val="0"/>
                      <w:sz w:val="24"/>
                      <w:szCs w:val="24"/>
                    </w:rPr>
                  </w:rPrChange>
                </w:rPr>
                <w:t>17</w:t>
              </w:r>
            </w:ins>
            <w:ins w:id="1282" w:author="Ragdad Cani Miranti" w:date="2020-11-25T16:33:00Z">
              <w:r w:rsidR="008D752F">
                <w:rPr>
                  <w:rFonts w:ascii="Times New Roman" w:eastAsia="Times New Roman" w:hAnsi="Times New Roman" w:cs="Times New Roman"/>
                  <w:color w:val="000000"/>
                  <w:kern w:val="0"/>
                  <w:sz w:val="20"/>
                  <w:szCs w:val="20"/>
                </w:rPr>
                <w:t>,33</w:t>
              </w:r>
            </w:ins>
          </w:p>
        </w:tc>
        <w:tc>
          <w:tcPr>
            <w:tcW w:w="850" w:type="dxa"/>
            <w:tcBorders>
              <w:top w:val="nil"/>
              <w:left w:val="nil"/>
              <w:bottom w:val="nil"/>
              <w:right w:val="nil"/>
            </w:tcBorders>
            <w:shd w:val="clear" w:color="auto" w:fill="auto"/>
            <w:noWrap/>
            <w:vAlign w:val="bottom"/>
            <w:hideMark/>
            <w:tcPrChange w:id="1283" w:author="Harry" w:date="2020-11-28T10:27:00Z">
              <w:tcPr>
                <w:tcW w:w="850" w:type="dxa"/>
                <w:tcBorders>
                  <w:top w:val="nil"/>
                  <w:left w:val="nil"/>
                  <w:bottom w:val="nil"/>
                  <w:right w:val="nil"/>
                </w:tcBorders>
                <w:shd w:val="clear" w:color="auto" w:fill="auto"/>
                <w:noWrap/>
                <w:vAlign w:val="bottom"/>
                <w:hideMark/>
              </w:tcPr>
            </w:tcPrChange>
          </w:tcPr>
          <w:p w14:paraId="36C30939" w14:textId="3EAAC710" w:rsidR="00BF1479" w:rsidRPr="00BF1479" w:rsidRDefault="00BF1479">
            <w:pPr>
              <w:widowControl/>
              <w:snapToGrid w:val="0"/>
              <w:jc w:val="right"/>
              <w:rPr>
                <w:ins w:id="1284" w:author="Ragdad Cani Miranti" w:date="2020-11-09T17:10:00Z"/>
                <w:rFonts w:ascii="Times New Roman" w:eastAsia="Times New Roman" w:hAnsi="Times New Roman" w:cs="Times New Roman"/>
                <w:color w:val="000000"/>
                <w:kern w:val="0"/>
                <w:sz w:val="20"/>
                <w:szCs w:val="20"/>
                <w:rPrChange w:id="1285" w:author="Ragdad Cani Miranti" w:date="2020-11-09T17:11:00Z">
                  <w:rPr>
                    <w:ins w:id="1286" w:author="Ragdad Cani Miranti" w:date="2020-11-09T17:10:00Z"/>
                    <w:rFonts w:ascii="Times New Roman" w:eastAsia="Times New Roman" w:hAnsi="Times New Roman" w:cs="Times New Roman"/>
                    <w:color w:val="000000"/>
                    <w:kern w:val="0"/>
                    <w:sz w:val="24"/>
                    <w:szCs w:val="24"/>
                  </w:rPr>
                </w:rPrChange>
              </w:rPr>
              <w:pPrChange w:id="1287" w:author="Harry" w:date="2020-11-21T23:09:00Z">
                <w:pPr>
                  <w:widowControl/>
                  <w:jc w:val="right"/>
                </w:pPr>
              </w:pPrChange>
            </w:pPr>
            <w:ins w:id="1288" w:author="Ragdad Cani Miranti" w:date="2020-11-09T17:10:00Z">
              <w:r w:rsidRPr="00BF1479">
                <w:rPr>
                  <w:rFonts w:ascii="Times New Roman" w:eastAsia="Times New Roman" w:hAnsi="Times New Roman" w:cs="Times New Roman"/>
                  <w:color w:val="000000"/>
                  <w:kern w:val="0"/>
                  <w:sz w:val="20"/>
                  <w:szCs w:val="20"/>
                  <w:rPrChange w:id="1289" w:author="Ragdad Cani Miranti" w:date="2020-11-09T17:11:00Z">
                    <w:rPr>
                      <w:rFonts w:ascii="Times New Roman" w:eastAsia="Times New Roman" w:hAnsi="Times New Roman" w:cs="Times New Roman"/>
                      <w:color w:val="000000"/>
                      <w:kern w:val="0"/>
                      <w:sz w:val="24"/>
                      <w:szCs w:val="24"/>
                    </w:rPr>
                  </w:rPrChange>
                </w:rPr>
                <w:t>31</w:t>
              </w:r>
            </w:ins>
            <w:ins w:id="1290" w:author="Ragdad Cani Miranti" w:date="2020-11-25T16:34:00Z">
              <w:r w:rsidR="008D752F">
                <w:rPr>
                  <w:rFonts w:ascii="Times New Roman" w:eastAsia="Times New Roman" w:hAnsi="Times New Roman" w:cs="Times New Roman"/>
                  <w:color w:val="000000"/>
                  <w:kern w:val="0"/>
                  <w:sz w:val="20"/>
                  <w:szCs w:val="20"/>
                </w:rPr>
                <w:t>,4</w:t>
              </w:r>
            </w:ins>
          </w:p>
        </w:tc>
        <w:tc>
          <w:tcPr>
            <w:tcW w:w="847" w:type="dxa"/>
            <w:tcBorders>
              <w:top w:val="nil"/>
              <w:left w:val="nil"/>
              <w:bottom w:val="nil"/>
              <w:right w:val="nil"/>
            </w:tcBorders>
            <w:shd w:val="clear" w:color="auto" w:fill="auto"/>
            <w:noWrap/>
            <w:vAlign w:val="bottom"/>
            <w:hideMark/>
            <w:tcPrChange w:id="1291" w:author="Harry" w:date="2020-11-28T10:27:00Z">
              <w:tcPr>
                <w:tcW w:w="847" w:type="dxa"/>
                <w:tcBorders>
                  <w:top w:val="nil"/>
                  <w:left w:val="nil"/>
                  <w:bottom w:val="nil"/>
                  <w:right w:val="nil"/>
                </w:tcBorders>
                <w:shd w:val="clear" w:color="auto" w:fill="auto"/>
                <w:noWrap/>
                <w:vAlign w:val="bottom"/>
                <w:hideMark/>
              </w:tcPr>
            </w:tcPrChange>
          </w:tcPr>
          <w:p w14:paraId="7345AE44" w14:textId="769AF858" w:rsidR="00BF1479" w:rsidRPr="00BF1479" w:rsidRDefault="00BF1479">
            <w:pPr>
              <w:widowControl/>
              <w:snapToGrid w:val="0"/>
              <w:jc w:val="right"/>
              <w:rPr>
                <w:ins w:id="1292" w:author="Ragdad Cani Miranti" w:date="2020-11-09T17:10:00Z"/>
                <w:rFonts w:ascii="Times New Roman" w:eastAsia="Times New Roman" w:hAnsi="Times New Roman" w:cs="Times New Roman"/>
                <w:color w:val="000000"/>
                <w:kern w:val="0"/>
                <w:sz w:val="20"/>
                <w:szCs w:val="20"/>
                <w:rPrChange w:id="1293" w:author="Ragdad Cani Miranti" w:date="2020-11-09T17:11:00Z">
                  <w:rPr>
                    <w:ins w:id="1294" w:author="Ragdad Cani Miranti" w:date="2020-11-09T17:10:00Z"/>
                    <w:rFonts w:ascii="Times New Roman" w:eastAsia="Times New Roman" w:hAnsi="Times New Roman" w:cs="Times New Roman"/>
                    <w:color w:val="000000"/>
                    <w:kern w:val="0"/>
                    <w:sz w:val="24"/>
                    <w:szCs w:val="24"/>
                  </w:rPr>
                </w:rPrChange>
              </w:rPr>
              <w:pPrChange w:id="1295" w:author="Harry" w:date="2020-11-21T23:09:00Z">
                <w:pPr>
                  <w:widowControl/>
                  <w:jc w:val="right"/>
                </w:pPr>
              </w:pPrChange>
            </w:pPr>
            <w:ins w:id="1296" w:author="Ragdad Cani Miranti" w:date="2020-11-09T17:10:00Z">
              <w:r w:rsidRPr="00BF1479">
                <w:rPr>
                  <w:rFonts w:ascii="Times New Roman" w:eastAsia="Times New Roman" w:hAnsi="Times New Roman" w:cs="Times New Roman"/>
                  <w:color w:val="000000"/>
                  <w:kern w:val="0"/>
                  <w:sz w:val="20"/>
                  <w:szCs w:val="20"/>
                  <w:rPrChange w:id="1297" w:author="Ragdad Cani Miranti" w:date="2020-11-09T17:11:00Z">
                    <w:rPr>
                      <w:rFonts w:ascii="Times New Roman" w:eastAsia="Times New Roman" w:hAnsi="Times New Roman" w:cs="Times New Roman"/>
                      <w:color w:val="000000"/>
                      <w:kern w:val="0"/>
                      <w:sz w:val="24"/>
                      <w:szCs w:val="24"/>
                    </w:rPr>
                  </w:rPrChange>
                </w:rPr>
                <w:t>81</w:t>
              </w:r>
            </w:ins>
            <w:ins w:id="1298" w:author="Ragdad Cani Miranti" w:date="2020-11-25T16:34:00Z">
              <w:r w:rsidR="008D752F">
                <w:rPr>
                  <w:rFonts w:ascii="Times New Roman" w:eastAsia="Times New Roman" w:hAnsi="Times New Roman" w:cs="Times New Roman"/>
                  <w:color w:val="000000"/>
                  <w:kern w:val="0"/>
                  <w:sz w:val="20"/>
                  <w:szCs w:val="20"/>
                </w:rPr>
                <w:t>,78</w:t>
              </w:r>
            </w:ins>
          </w:p>
        </w:tc>
        <w:tc>
          <w:tcPr>
            <w:tcW w:w="666" w:type="dxa"/>
            <w:tcBorders>
              <w:top w:val="nil"/>
              <w:left w:val="nil"/>
              <w:bottom w:val="nil"/>
              <w:right w:val="nil"/>
            </w:tcBorders>
            <w:shd w:val="clear" w:color="auto" w:fill="auto"/>
            <w:noWrap/>
            <w:vAlign w:val="bottom"/>
            <w:hideMark/>
            <w:tcPrChange w:id="1299" w:author="Harry" w:date="2020-11-28T10:27:00Z">
              <w:tcPr>
                <w:tcW w:w="666" w:type="dxa"/>
                <w:tcBorders>
                  <w:top w:val="nil"/>
                  <w:left w:val="nil"/>
                  <w:bottom w:val="nil"/>
                  <w:right w:val="nil"/>
                </w:tcBorders>
                <w:shd w:val="clear" w:color="auto" w:fill="auto"/>
                <w:noWrap/>
                <w:vAlign w:val="bottom"/>
                <w:hideMark/>
              </w:tcPr>
            </w:tcPrChange>
          </w:tcPr>
          <w:p w14:paraId="533B4962" w14:textId="0982AC9A" w:rsidR="00BF1479" w:rsidRPr="00BF1479" w:rsidRDefault="00BF1479">
            <w:pPr>
              <w:widowControl/>
              <w:snapToGrid w:val="0"/>
              <w:jc w:val="right"/>
              <w:rPr>
                <w:ins w:id="1300" w:author="Ragdad Cani Miranti" w:date="2020-11-09T17:10:00Z"/>
                <w:rFonts w:ascii="Times New Roman" w:eastAsia="Times New Roman" w:hAnsi="Times New Roman" w:cs="Times New Roman"/>
                <w:color w:val="000000"/>
                <w:kern w:val="0"/>
                <w:sz w:val="20"/>
                <w:szCs w:val="20"/>
                <w:rPrChange w:id="1301" w:author="Ragdad Cani Miranti" w:date="2020-11-09T17:11:00Z">
                  <w:rPr>
                    <w:ins w:id="1302" w:author="Ragdad Cani Miranti" w:date="2020-11-09T17:10:00Z"/>
                    <w:rFonts w:ascii="Times New Roman" w:eastAsia="Times New Roman" w:hAnsi="Times New Roman" w:cs="Times New Roman"/>
                    <w:color w:val="000000"/>
                    <w:kern w:val="0"/>
                    <w:sz w:val="24"/>
                    <w:szCs w:val="24"/>
                  </w:rPr>
                </w:rPrChange>
              </w:rPr>
              <w:pPrChange w:id="1303" w:author="Harry" w:date="2020-11-21T23:09:00Z">
                <w:pPr>
                  <w:widowControl/>
                  <w:jc w:val="right"/>
                </w:pPr>
              </w:pPrChange>
            </w:pPr>
            <w:ins w:id="1304" w:author="Ragdad Cani Miranti" w:date="2020-11-09T17:10:00Z">
              <w:r w:rsidRPr="00BF1479">
                <w:rPr>
                  <w:rFonts w:ascii="Times New Roman" w:eastAsia="Times New Roman" w:hAnsi="Times New Roman" w:cs="Times New Roman"/>
                  <w:color w:val="000000"/>
                  <w:kern w:val="0"/>
                  <w:sz w:val="20"/>
                  <w:szCs w:val="20"/>
                  <w:rPrChange w:id="1305" w:author="Ragdad Cani Miranti" w:date="2020-11-09T17:11:00Z">
                    <w:rPr>
                      <w:rFonts w:ascii="Times New Roman" w:eastAsia="Times New Roman" w:hAnsi="Times New Roman" w:cs="Times New Roman"/>
                      <w:color w:val="000000"/>
                      <w:kern w:val="0"/>
                      <w:sz w:val="24"/>
                      <w:szCs w:val="24"/>
                    </w:rPr>
                  </w:rPrChange>
                </w:rPr>
                <w:t>446</w:t>
              </w:r>
              <w:del w:id="1306" w:author="Harry" w:date="2020-11-28T10:24:00Z">
                <w:r w:rsidRPr="00BF1479" w:rsidDel="009F077D">
                  <w:rPr>
                    <w:rFonts w:ascii="Times New Roman" w:eastAsia="Times New Roman" w:hAnsi="Times New Roman" w:cs="Times New Roman"/>
                    <w:color w:val="000000"/>
                    <w:kern w:val="0"/>
                    <w:sz w:val="20"/>
                    <w:szCs w:val="20"/>
                    <w:rPrChange w:id="1307" w:author="Ragdad Cani Miranti" w:date="2020-11-09T17:11:00Z">
                      <w:rPr>
                        <w:rFonts w:ascii="Times New Roman" w:eastAsia="Times New Roman" w:hAnsi="Times New Roman" w:cs="Times New Roman"/>
                        <w:color w:val="000000"/>
                        <w:kern w:val="0"/>
                        <w:sz w:val="24"/>
                        <w:szCs w:val="24"/>
                      </w:rPr>
                    </w:rPrChange>
                  </w:rPr>
                  <w:delText>0</w:delText>
                </w:r>
              </w:del>
            </w:ins>
          </w:p>
        </w:tc>
      </w:tr>
      <w:tr w:rsidR="009F077D" w:rsidRPr="003570B9" w14:paraId="3AAE6E02" w14:textId="77777777" w:rsidTr="00892822">
        <w:trPr>
          <w:trHeight w:val="253"/>
          <w:ins w:id="1308" w:author="Ragdad Cani Miranti" w:date="2020-11-09T17:10:00Z"/>
          <w:trPrChange w:id="1309" w:author="Harry" w:date="2020-11-28T10:27:00Z">
            <w:trPr>
              <w:trHeight w:val="253"/>
            </w:trPr>
          </w:trPrChange>
        </w:trPr>
        <w:tc>
          <w:tcPr>
            <w:tcW w:w="3119" w:type="dxa"/>
            <w:tcBorders>
              <w:top w:val="nil"/>
              <w:left w:val="nil"/>
              <w:bottom w:val="nil"/>
              <w:right w:val="nil"/>
            </w:tcBorders>
            <w:shd w:val="clear" w:color="auto" w:fill="auto"/>
            <w:noWrap/>
            <w:vAlign w:val="bottom"/>
            <w:hideMark/>
            <w:tcPrChange w:id="1310" w:author="Harry" w:date="2020-11-28T10:27:00Z">
              <w:tcPr>
                <w:tcW w:w="2520" w:type="dxa"/>
                <w:tcBorders>
                  <w:top w:val="nil"/>
                  <w:left w:val="nil"/>
                  <w:bottom w:val="nil"/>
                  <w:right w:val="nil"/>
                </w:tcBorders>
                <w:shd w:val="clear" w:color="auto" w:fill="auto"/>
                <w:noWrap/>
                <w:vAlign w:val="bottom"/>
                <w:hideMark/>
              </w:tcPr>
            </w:tcPrChange>
          </w:tcPr>
          <w:p w14:paraId="212D87FB" w14:textId="1304C457" w:rsidR="00BF1479" w:rsidRPr="00BF1479" w:rsidRDefault="00B0317C">
            <w:pPr>
              <w:widowControl/>
              <w:snapToGrid w:val="0"/>
              <w:jc w:val="left"/>
              <w:rPr>
                <w:ins w:id="1311" w:author="Ragdad Cani Miranti" w:date="2020-11-09T17:10:00Z"/>
                <w:rFonts w:ascii="Times New Roman" w:eastAsia="Times New Roman" w:hAnsi="Times New Roman" w:cs="Times New Roman"/>
                <w:color w:val="000000"/>
                <w:kern w:val="0"/>
                <w:sz w:val="20"/>
                <w:szCs w:val="20"/>
                <w:rPrChange w:id="1312" w:author="Ragdad Cani Miranti" w:date="2020-11-09T17:11:00Z">
                  <w:rPr>
                    <w:ins w:id="1313" w:author="Ragdad Cani Miranti" w:date="2020-11-09T17:10:00Z"/>
                    <w:rFonts w:ascii="Times New Roman" w:eastAsia="Times New Roman" w:hAnsi="Times New Roman" w:cs="Times New Roman"/>
                    <w:color w:val="000000"/>
                    <w:kern w:val="0"/>
                    <w:sz w:val="24"/>
                    <w:szCs w:val="24"/>
                  </w:rPr>
                </w:rPrChange>
              </w:rPr>
              <w:pPrChange w:id="1314" w:author="Harry" w:date="2020-11-21T23:09:00Z">
                <w:pPr>
                  <w:widowControl/>
                  <w:jc w:val="left"/>
                </w:pPr>
              </w:pPrChange>
            </w:pPr>
            <w:ins w:id="1315" w:author="Ragdad Cani Miranti" w:date="2020-11-09T17:54:00Z">
              <w:r>
                <w:rPr>
                  <w:rFonts w:ascii="Times New Roman" w:eastAsia="Times New Roman" w:hAnsi="Times New Roman" w:cs="Times New Roman"/>
                  <w:color w:val="000000"/>
                  <w:kern w:val="0"/>
                  <w:sz w:val="20"/>
                  <w:szCs w:val="20"/>
                </w:rPr>
                <w:t>GDP</w:t>
              </w:r>
            </w:ins>
            <w:ins w:id="1316" w:author="Ragdad Cani Miranti" w:date="2020-11-09T17:10:00Z">
              <w:r w:rsidR="00BF1479" w:rsidRPr="00BF1479">
                <w:rPr>
                  <w:rFonts w:ascii="Times New Roman" w:eastAsia="Times New Roman" w:hAnsi="Times New Roman" w:cs="Times New Roman"/>
                  <w:color w:val="000000"/>
                  <w:kern w:val="0"/>
                  <w:sz w:val="20"/>
                  <w:szCs w:val="20"/>
                  <w:rPrChange w:id="1317" w:author="Ragdad Cani Miranti" w:date="2020-11-09T17:11:00Z">
                    <w:rPr>
                      <w:rFonts w:ascii="Times New Roman" w:eastAsia="Times New Roman" w:hAnsi="Times New Roman" w:cs="Times New Roman"/>
                      <w:color w:val="000000"/>
                      <w:kern w:val="0"/>
                      <w:sz w:val="24"/>
                      <w:szCs w:val="24"/>
                    </w:rPr>
                  </w:rPrChange>
                </w:rPr>
                <w:t xml:space="preserve"> 2020</w:t>
              </w:r>
            </w:ins>
            <w:ins w:id="1318" w:author="Harry" w:date="2020-11-21T23:10:00Z">
              <w:r w:rsidR="00330039">
                <w:rPr>
                  <w:rFonts w:ascii="Times New Roman" w:eastAsia="Times New Roman" w:hAnsi="Times New Roman" w:cs="Times New Roman"/>
                  <w:color w:val="000000"/>
                  <w:kern w:val="0"/>
                  <w:sz w:val="20"/>
                  <w:szCs w:val="20"/>
                </w:rPr>
                <w:t>:</w:t>
              </w:r>
            </w:ins>
            <w:ins w:id="1319" w:author="Ragdad Cani Miranti" w:date="2020-11-09T17:10:00Z">
              <w:del w:id="1320" w:author="Harry" w:date="2020-11-21T23:10:00Z">
                <w:r w:rsidR="00BF1479" w:rsidRPr="00BF1479" w:rsidDel="00330039">
                  <w:rPr>
                    <w:rFonts w:ascii="Times New Roman" w:eastAsia="Times New Roman" w:hAnsi="Times New Roman" w:cs="Times New Roman"/>
                    <w:color w:val="000000"/>
                    <w:kern w:val="0"/>
                    <w:sz w:val="20"/>
                    <w:szCs w:val="20"/>
                    <w:rPrChange w:id="1321"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322" w:author="Ragdad Cani Miranti" w:date="2020-11-09T17:11:00Z">
                    <w:rPr>
                      <w:rFonts w:ascii="Times New Roman" w:eastAsia="Times New Roman" w:hAnsi="Times New Roman" w:cs="Times New Roman"/>
                      <w:color w:val="000000"/>
                      <w:kern w:val="0"/>
                      <w:sz w:val="24"/>
                      <w:szCs w:val="24"/>
                    </w:rPr>
                  </w:rPrChange>
                </w:rPr>
                <w:t>Q2</w:t>
              </w:r>
            </w:ins>
          </w:p>
        </w:tc>
        <w:tc>
          <w:tcPr>
            <w:tcW w:w="850" w:type="dxa"/>
            <w:tcBorders>
              <w:top w:val="nil"/>
              <w:left w:val="nil"/>
              <w:bottom w:val="nil"/>
              <w:right w:val="nil"/>
            </w:tcBorders>
            <w:shd w:val="clear" w:color="auto" w:fill="auto"/>
            <w:noWrap/>
            <w:vAlign w:val="bottom"/>
            <w:hideMark/>
            <w:tcPrChange w:id="1323" w:author="Harry" w:date="2020-11-28T10:27:00Z">
              <w:tcPr>
                <w:tcW w:w="878" w:type="dxa"/>
                <w:gridSpan w:val="2"/>
                <w:tcBorders>
                  <w:top w:val="nil"/>
                  <w:left w:val="nil"/>
                  <w:bottom w:val="nil"/>
                  <w:right w:val="nil"/>
                </w:tcBorders>
                <w:shd w:val="clear" w:color="auto" w:fill="auto"/>
                <w:noWrap/>
                <w:vAlign w:val="bottom"/>
                <w:hideMark/>
              </w:tcPr>
            </w:tcPrChange>
          </w:tcPr>
          <w:p w14:paraId="6AC67821" w14:textId="59B19CB1" w:rsidR="00BF1479" w:rsidRPr="00BF1479" w:rsidRDefault="008D752F">
            <w:pPr>
              <w:widowControl/>
              <w:snapToGrid w:val="0"/>
              <w:jc w:val="right"/>
              <w:rPr>
                <w:ins w:id="1324" w:author="Ragdad Cani Miranti" w:date="2020-11-09T17:10:00Z"/>
                <w:rFonts w:ascii="Times New Roman" w:eastAsia="Times New Roman" w:hAnsi="Times New Roman" w:cs="Times New Roman"/>
                <w:color w:val="000000"/>
                <w:kern w:val="0"/>
                <w:sz w:val="20"/>
                <w:szCs w:val="20"/>
                <w:rPrChange w:id="1325" w:author="Ragdad Cani Miranti" w:date="2020-11-09T17:11:00Z">
                  <w:rPr>
                    <w:ins w:id="1326" w:author="Ragdad Cani Miranti" w:date="2020-11-09T17:10:00Z"/>
                    <w:rFonts w:ascii="Times New Roman" w:eastAsia="Times New Roman" w:hAnsi="Times New Roman" w:cs="Times New Roman"/>
                    <w:color w:val="000000"/>
                    <w:kern w:val="0"/>
                    <w:sz w:val="24"/>
                    <w:szCs w:val="24"/>
                  </w:rPr>
                </w:rPrChange>
              </w:rPr>
              <w:pPrChange w:id="1327" w:author="Harry" w:date="2020-11-21T23:09:00Z">
                <w:pPr>
                  <w:widowControl/>
                  <w:jc w:val="right"/>
                </w:pPr>
              </w:pPrChange>
            </w:pPr>
            <w:ins w:id="1328" w:author="Ragdad Cani Miranti" w:date="2020-11-25T16:39:00Z">
              <w:r>
                <w:rPr>
                  <w:rFonts w:ascii="Times New Roman" w:eastAsia="Times New Roman" w:hAnsi="Times New Roman" w:cs="Times New Roman"/>
                  <w:color w:val="000000"/>
                  <w:kern w:val="0"/>
                  <w:sz w:val="20"/>
                  <w:szCs w:val="20"/>
                </w:rPr>
                <w:t xml:space="preserve"> </w:t>
              </w:r>
            </w:ins>
            <w:ins w:id="1329" w:author="Ragdad Cani Miranti" w:date="2020-11-09T17:10:00Z">
              <w:r w:rsidR="00BF1479" w:rsidRPr="00BF1479">
                <w:rPr>
                  <w:rFonts w:ascii="Times New Roman" w:eastAsia="Times New Roman" w:hAnsi="Times New Roman" w:cs="Times New Roman"/>
                  <w:color w:val="000000"/>
                  <w:kern w:val="0"/>
                  <w:sz w:val="20"/>
                  <w:szCs w:val="20"/>
                  <w:rPrChange w:id="1330" w:author="Ragdad Cani Miranti" w:date="2020-11-09T17:11:00Z">
                    <w:rPr>
                      <w:rFonts w:ascii="Times New Roman" w:eastAsia="Times New Roman" w:hAnsi="Times New Roman" w:cs="Times New Roman"/>
                      <w:color w:val="000000"/>
                      <w:kern w:val="0"/>
                      <w:sz w:val="24"/>
                      <w:szCs w:val="24"/>
                    </w:rPr>
                  </w:rPrChange>
                </w:rPr>
                <w:t>76</w:t>
              </w:r>
            </w:ins>
            <w:ins w:id="1331" w:author="Ragdad Cani Miranti" w:date="2020-11-25T16:26:00Z">
              <w:r w:rsidR="00924E51">
                <w:rPr>
                  <w:rFonts w:ascii="Times New Roman" w:eastAsia="Times New Roman" w:hAnsi="Times New Roman" w:cs="Times New Roman"/>
                  <w:color w:val="000000"/>
                  <w:kern w:val="0"/>
                  <w:sz w:val="20"/>
                  <w:szCs w:val="20"/>
                </w:rPr>
                <w:t>,44</w:t>
              </w:r>
            </w:ins>
          </w:p>
        </w:tc>
        <w:tc>
          <w:tcPr>
            <w:tcW w:w="993" w:type="dxa"/>
            <w:tcBorders>
              <w:top w:val="nil"/>
              <w:left w:val="nil"/>
              <w:bottom w:val="nil"/>
              <w:right w:val="nil"/>
            </w:tcBorders>
            <w:shd w:val="clear" w:color="auto" w:fill="auto"/>
            <w:noWrap/>
            <w:vAlign w:val="bottom"/>
            <w:hideMark/>
            <w:tcPrChange w:id="1332" w:author="Harry" w:date="2020-11-28T10:27:00Z">
              <w:tcPr>
                <w:tcW w:w="814" w:type="dxa"/>
                <w:gridSpan w:val="2"/>
                <w:tcBorders>
                  <w:top w:val="nil"/>
                  <w:left w:val="nil"/>
                  <w:bottom w:val="nil"/>
                  <w:right w:val="nil"/>
                </w:tcBorders>
                <w:shd w:val="clear" w:color="auto" w:fill="auto"/>
                <w:noWrap/>
                <w:vAlign w:val="bottom"/>
                <w:hideMark/>
              </w:tcPr>
            </w:tcPrChange>
          </w:tcPr>
          <w:p w14:paraId="5AFB82EC" w14:textId="640DD0F1" w:rsidR="00BF1479" w:rsidRPr="00BF1479" w:rsidRDefault="00BF1479">
            <w:pPr>
              <w:widowControl/>
              <w:snapToGrid w:val="0"/>
              <w:jc w:val="right"/>
              <w:rPr>
                <w:ins w:id="1333" w:author="Ragdad Cani Miranti" w:date="2020-11-09T17:10:00Z"/>
                <w:rFonts w:ascii="Times New Roman" w:eastAsia="Times New Roman" w:hAnsi="Times New Roman" w:cs="Times New Roman"/>
                <w:color w:val="000000"/>
                <w:kern w:val="0"/>
                <w:sz w:val="20"/>
                <w:szCs w:val="20"/>
                <w:rPrChange w:id="1334" w:author="Ragdad Cani Miranti" w:date="2020-11-09T17:11:00Z">
                  <w:rPr>
                    <w:ins w:id="1335" w:author="Ragdad Cani Miranti" w:date="2020-11-09T17:10:00Z"/>
                    <w:rFonts w:ascii="Times New Roman" w:eastAsia="Times New Roman" w:hAnsi="Times New Roman" w:cs="Times New Roman"/>
                    <w:color w:val="000000"/>
                    <w:kern w:val="0"/>
                    <w:sz w:val="24"/>
                    <w:szCs w:val="24"/>
                  </w:rPr>
                </w:rPrChange>
              </w:rPr>
              <w:pPrChange w:id="1336" w:author="Harry" w:date="2020-11-21T23:09:00Z">
                <w:pPr>
                  <w:widowControl/>
                  <w:jc w:val="right"/>
                </w:pPr>
              </w:pPrChange>
            </w:pPr>
            <w:ins w:id="1337" w:author="Ragdad Cani Miranti" w:date="2020-11-09T17:10:00Z">
              <w:r w:rsidRPr="00BF1479">
                <w:rPr>
                  <w:rFonts w:ascii="Times New Roman" w:eastAsia="Times New Roman" w:hAnsi="Times New Roman" w:cs="Times New Roman"/>
                  <w:color w:val="000000"/>
                  <w:kern w:val="0"/>
                  <w:sz w:val="20"/>
                  <w:szCs w:val="20"/>
                  <w:rPrChange w:id="1338" w:author="Ragdad Cani Miranti" w:date="2020-11-09T17:11:00Z">
                    <w:rPr>
                      <w:rFonts w:ascii="Times New Roman" w:eastAsia="Times New Roman" w:hAnsi="Times New Roman" w:cs="Times New Roman"/>
                      <w:color w:val="000000"/>
                      <w:kern w:val="0"/>
                      <w:sz w:val="24"/>
                      <w:szCs w:val="24"/>
                    </w:rPr>
                  </w:rPrChange>
                </w:rPr>
                <w:t>108</w:t>
              </w:r>
            </w:ins>
          </w:p>
        </w:tc>
        <w:tc>
          <w:tcPr>
            <w:tcW w:w="850" w:type="dxa"/>
            <w:tcBorders>
              <w:top w:val="nil"/>
              <w:left w:val="nil"/>
              <w:bottom w:val="nil"/>
              <w:right w:val="nil"/>
            </w:tcBorders>
            <w:shd w:val="clear" w:color="auto" w:fill="auto"/>
            <w:noWrap/>
            <w:vAlign w:val="bottom"/>
            <w:hideMark/>
            <w:tcPrChange w:id="1339" w:author="Harry" w:date="2020-11-28T10:27:00Z">
              <w:tcPr>
                <w:tcW w:w="714" w:type="dxa"/>
                <w:tcBorders>
                  <w:top w:val="nil"/>
                  <w:left w:val="nil"/>
                  <w:bottom w:val="nil"/>
                  <w:right w:val="nil"/>
                </w:tcBorders>
                <w:shd w:val="clear" w:color="auto" w:fill="auto"/>
                <w:noWrap/>
                <w:vAlign w:val="bottom"/>
                <w:hideMark/>
              </w:tcPr>
            </w:tcPrChange>
          </w:tcPr>
          <w:p w14:paraId="7DDA782A" w14:textId="5934DB2E" w:rsidR="00BF1479" w:rsidRPr="00BF1479" w:rsidRDefault="00BF1479">
            <w:pPr>
              <w:widowControl/>
              <w:snapToGrid w:val="0"/>
              <w:jc w:val="right"/>
              <w:rPr>
                <w:ins w:id="1340" w:author="Ragdad Cani Miranti" w:date="2020-11-09T17:10:00Z"/>
                <w:rFonts w:ascii="Times New Roman" w:eastAsia="Times New Roman" w:hAnsi="Times New Roman" w:cs="Times New Roman"/>
                <w:color w:val="000000"/>
                <w:kern w:val="0"/>
                <w:sz w:val="20"/>
                <w:szCs w:val="20"/>
                <w:rPrChange w:id="1341" w:author="Ragdad Cani Miranti" w:date="2020-11-09T17:11:00Z">
                  <w:rPr>
                    <w:ins w:id="1342" w:author="Ragdad Cani Miranti" w:date="2020-11-09T17:10:00Z"/>
                    <w:rFonts w:ascii="Times New Roman" w:eastAsia="Times New Roman" w:hAnsi="Times New Roman" w:cs="Times New Roman"/>
                    <w:color w:val="000000"/>
                    <w:kern w:val="0"/>
                    <w:sz w:val="24"/>
                    <w:szCs w:val="24"/>
                  </w:rPr>
                </w:rPrChange>
              </w:rPr>
              <w:pPrChange w:id="1343" w:author="Harry" w:date="2020-11-21T23:09:00Z">
                <w:pPr>
                  <w:widowControl/>
                  <w:jc w:val="right"/>
                </w:pPr>
              </w:pPrChange>
            </w:pPr>
            <w:ins w:id="1344" w:author="Ragdad Cani Miranti" w:date="2020-11-09T17:10:00Z">
              <w:r w:rsidRPr="00BF1479">
                <w:rPr>
                  <w:rFonts w:ascii="Times New Roman" w:eastAsia="Times New Roman" w:hAnsi="Times New Roman" w:cs="Times New Roman"/>
                  <w:color w:val="000000"/>
                  <w:kern w:val="0"/>
                  <w:sz w:val="20"/>
                  <w:szCs w:val="20"/>
                  <w:rPrChange w:id="1345" w:author="Ragdad Cani Miranti" w:date="2020-11-09T17:11:00Z">
                    <w:rPr>
                      <w:rFonts w:ascii="Times New Roman" w:eastAsia="Times New Roman" w:hAnsi="Times New Roman" w:cs="Times New Roman"/>
                      <w:color w:val="000000"/>
                      <w:kern w:val="0"/>
                      <w:sz w:val="24"/>
                      <w:szCs w:val="24"/>
                    </w:rPr>
                  </w:rPrChange>
                </w:rPr>
                <w:t>6</w:t>
              </w:r>
            </w:ins>
            <w:ins w:id="1346" w:author="Ragdad Cani Miranti" w:date="2020-11-25T16:32:00Z">
              <w:r w:rsidR="008D752F">
                <w:rPr>
                  <w:rFonts w:ascii="Times New Roman" w:eastAsia="Times New Roman" w:hAnsi="Times New Roman" w:cs="Times New Roman"/>
                  <w:color w:val="000000"/>
                  <w:kern w:val="0"/>
                  <w:sz w:val="20"/>
                  <w:szCs w:val="20"/>
                </w:rPr>
                <w:t>,</w:t>
              </w:r>
            </w:ins>
            <w:ins w:id="1347" w:author="Ragdad Cani Miranti" w:date="2020-11-09T17:10:00Z">
              <w:r w:rsidRPr="00BF1479">
                <w:rPr>
                  <w:rFonts w:ascii="Times New Roman" w:eastAsia="Times New Roman" w:hAnsi="Times New Roman" w:cs="Times New Roman"/>
                  <w:color w:val="000000"/>
                  <w:kern w:val="0"/>
                  <w:sz w:val="20"/>
                  <w:szCs w:val="20"/>
                  <w:rPrChange w:id="1348" w:author="Ragdad Cani Miranti" w:date="2020-11-09T17:11:00Z">
                    <w:rPr>
                      <w:rFonts w:ascii="Times New Roman" w:eastAsia="Times New Roman" w:hAnsi="Times New Roman" w:cs="Times New Roman"/>
                      <w:color w:val="000000"/>
                      <w:kern w:val="0"/>
                      <w:sz w:val="24"/>
                      <w:szCs w:val="24"/>
                    </w:rPr>
                  </w:rPrChange>
                </w:rPr>
                <w:t>58</w:t>
              </w:r>
            </w:ins>
          </w:p>
        </w:tc>
        <w:tc>
          <w:tcPr>
            <w:tcW w:w="851" w:type="dxa"/>
            <w:tcBorders>
              <w:top w:val="nil"/>
              <w:left w:val="nil"/>
              <w:bottom w:val="nil"/>
              <w:right w:val="nil"/>
            </w:tcBorders>
            <w:shd w:val="clear" w:color="auto" w:fill="auto"/>
            <w:noWrap/>
            <w:vAlign w:val="bottom"/>
            <w:hideMark/>
            <w:tcPrChange w:id="1349" w:author="Harry" w:date="2020-11-28T10:27:00Z">
              <w:tcPr>
                <w:tcW w:w="1737" w:type="dxa"/>
                <w:gridSpan w:val="4"/>
                <w:tcBorders>
                  <w:top w:val="nil"/>
                  <w:left w:val="nil"/>
                  <w:bottom w:val="nil"/>
                  <w:right w:val="nil"/>
                </w:tcBorders>
                <w:shd w:val="clear" w:color="auto" w:fill="auto"/>
                <w:noWrap/>
                <w:vAlign w:val="bottom"/>
                <w:hideMark/>
              </w:tcPr>
            </w:tcPrChange>
          </w:tcPr>
          <w:p w14:paraId="4140DAB2" w14:textId="689707B1" w:rsidR="00BF1479" w:rsidRPr="00BF1479" w:rsidRDefault="00BF1479">
            <w:pPr>
              <w:widowControl/>
              <w:snapToGrid w:val="0"/>
              <w:jc w:val="right"/>
              <w:rPr>
                <w:ins w:id="1350" w:author="Ragdad Cani Miranti" w:date="2020-11-09T17:10:00Z"/>
                <w:rFonts w:ascii="Times New Roman" w:eastAsia="Times New Roman" w:hAnsi="Times New Roman" w:cs="Times New Roman"/>
                <w:color w:val="000000"/>
                <w:kern w:val="0"/>
                <w:sz w:val="20"/>
                <w:szCs w:val="20"/>
                <w:rPrChange w:id="1351" w:author="Ragdad Cani Miranti" w:date="2020-11-09T17:11:00Z">
                  <w:rPr>
                    <w:ins w:id="1352" w:author="Ragdad Cani Miranti" w:date="2020-11-09T17:10:00Z"/>
                    <w:rFonts w:ascii="Times New Roman" w:eastAsia="Times New Roman" w:hAnsi="Times New Roman" w:cs="Times New Roman"/>
                    <w:color w:val="000000"/>
                    <w:kern w:val="0"/>
                    <w:sz w:val="24"/>
                    <w:szCs w:val="24"/>
                  </w:rPr>
                </w:rPrChange>
              </w:rPr>
              <w:pPrChange w:id="1353" w:author="Harry" w:date="2020-11-21T23:09:00Z">
                <w:pPr>
                  <w:widowControl/>
                  <w:jc w:val="right"/>
                </w:pPr>
              </w:pPrChange>
            </w:pPr>
            <w:ins w:id="1354" w:author="Ragdad Cani Miranti" w:date="2020-11-09T17:10:00Z">
              <w:r w:rsidRPr="00BF1479">
                <w:rPr>
                  <w:rFonts w:ascii="Times New Roman" w:eastAsia="Times New Roman" w:hAnsi="Times New Roman" w:cs="Times New Roman"/>
                  <w:color w:val="000000"/>
                  <w:kern w:val="0"/>
                  <w:sz w:val="20"/>
                  <w:szCs w:val="20"/>
                  <w:rPrChange w:id="1355" w:author="Ragdad Cani Miranti" w:date="2020-11-09T17:11:00Z">
                    <w:rPr>
                      <w:rFonts w:ascii="Times New Roman" w:eastAsia="Times New Roman" w:hAnsi="Times New Roman" w:cs="Times New Roman"/>
                      <w:color w:val="000000"/>
                      <w:kern w:val="0"/>
                      <w:sz w:val="24"/>
                      <w:szCs w:val="24"/>
                    </w:rPr>
                  </w:rPrChange>
                </w:rPr>
                <w:t>17</w:t>
              </w:r>
            </w:ins>
            <w:ins w:id="1356" w:author="Ragdad Cani Miranti" w:date="2020-11-25T16:33:00Z">
              <w:r w:rsidR="008D752F">
                <w:rPr>
                  <w:rFonts w:ascii="Times New Roman" w:eastAsia="Times New Roman" w:hAnsi="Times New Roman" w:cs="Times New Roman"/>
                  <w:color w:val="000000"/>
                  <w:kern w:val="0"/>
                  <w:sz w:val="20"/>
                  <w:szCs w:val="20"/>
                </w:rPr>
                <w:t>,86</w:t>
              </w:r>
            </w:ins>
          </w:p>
        </w:tc>
        <w:tc>
          <w:tcPr>
            <w:tcW w:w="850" w:type="dxa"/>
            <w:tcBorders>
              <w:top w:val="nil"/>
              <w:left w:val="nil"/>
              <w:bottom w:val="nil"/>
              <w:right w:val="nil"/>
            </w:tcBorders>
            <w:shd w:val="clear" w:color="auto" w:fill="auto"/>
            <w:noWrap/>
            <w:vAlign w:val="bottom"/>
            <w:hideMark/>
            <w:tcPrChange w:id="1357" w:author="Harry" w:date="2020-11-28T10:27:00Z">
              <w:tcPr>
                <w:tcW w:w="850" w:type="dxa"/>
                <w:tcBorders>
                  <w:top w:val="nil"/>
                  <w:left w:val="nil"/>
                  <w:bottom w:val="nil"/>
                  <w:right w:val="nil"/>
                </w:tcBorders>
                <w:shd w:val="clear" w:color="auto" w:fill="auto"/>
                <w:noWrap/>
                <w:vAlign w:val="bottom"/>
                <w:hideMark/>
              </w:tcPr>
            </w:tcPrChange>
          </w:tcPr>
          <w:p w14:paraId="7012A6D1" w14:textId="07BBB61E" w:rsidR="00BF1479" w:rsidRPr="00BF1479" w:rsidRDefault="00BF1479">
            <w:pPr>
              <w:widowControl/>
              <w:snapToGrid w:val="0"/>
              <w:jc w:val="right"/>
              <w:rPr>
                <w:ins w:id="1358" w:author="Ragdad Cani Miranti" w:date="2020-11-09T17:10:00Z"/>
                <w:rFonts w:ascii="Times New Roman" w:eastAsia="Times New Roman" w:hAnsi="Times New Roman" w:cs="Times New Roman"/>
                <w:color w:val="000000"/>
                <w:kern w:val="0"/>
                <w:sz w:val="20"/>
                <w:szCs w:val="20"/>
                <w:rPrChange w:id="1359" w:author="Ragdad Cani Miranti" w:date="2020-11-09T17:11:00Z">
                  <w:rPr>
                    <w:ins w:id="1360" w:author="Ragdad Cani Miranti" w:date="2020-11-09T17:10:00Z"/>
                    <w:rFonts w:ascii="Times New Roman" w:eastAsia="Times New Roman" w:hAnsi="Times New Roman" w:cs="Times New Roman"/>
                    <w:color w:val="000000"/>
                    <w:kern w:val="0"/>
                    <w:sz w:val="24"/>
                    <w:szCs w:val="24"/>
                  </w:rPr>
                </w:rPrChange>
              </w:rPr>
              <w:pPrChange w:id="1361" w:author="Harry" w:date="2020-11-21T23:09:00Z">
                <w:pPr>
                  <w:widowControl/>
                  <w:jc w:val="right"/>
                </w:pPr>
              </w:pPrChange>
            </w:pPr>
            <w:ins w:id="1362" w:author="Ragdad Cani Miranti" w:date="2020-11-09T17:10:00Z">
              <w:r w:rsidRPr="00BF1479">
                <w:rPr>
                  <w:rFonts w:ascii="Times New Roman" w:eastAsia="Times New Roman" w:hAnsi="Times New Roman" w:cs="Times New Roman"/>
                  <w:color w:val="000000"/>
                  <w:kern w:val="0"/>
                  <w:sz w:val="20"/>
                  <w:szCs w:val="20"/>
                  <w:rPrChange w:id="1363" w:author="Ragdad Cani Miranti" w:date="2020-11-09T17:11:00Z">
                    <w:rPr>
                      <w:rFonts w:ascii="Times New Roman" w:eastAsia="Times New Roman" w:hAnsi="Times New Roman" w:cs="Times New Roman"/>
                      <w:color w:val="000000"/>
                      <w:kern w:val="0"/>
                      <w:sz w:val="24"/>
                      <w:szCs w:val="24"/>
                    </w:rPr>
                  </w:rPrChange>
                </w:rPr>
                <w:t>32</w:t>
              </w:r>
            </w:ins>
            <w:ins w:id="1364" w:author="Ragdad Cani Miranti" w:date="2020-11-25T16:34:00Z">
              <w:r w:rsidR="008D752F">
                <w:rPr>
                  <w:rFonts w:ascii="Times New Roman" w:eastAsia="Times New Roman" w:hAnsi="Times New Roman" w:cs="Times New Roman"/>
                  <w:color w:val="000000"/>
                  <w:kern w:val="0"/>
                  <w:sz w:val="20"/>
                  <w:szCs w:val="20"/>
                </w:rPr>
                <w:t>,3</w:t>
              </w:r>
            </w:ins>
          </w:p>
        </w:tc>
        <w:tc>
          <w:tcPr>
            <w:tcW w:w="847" w:type="dxa"/>
            <w:tcBorders>
              <w:top w:val="nil"/>
              <w:left w:val="nil"/>
              <w:bottom w:val="nil"/>
              <w:right w:val="nil"/>
            </w:tcBorders>
            <w:shd w:val="clear" w:color="auto" w:fill="auto"/>
            <w:noWrap/>
            <w:vAlign w:val="bottom"/>
            <w:hideMark/>
            <w:tcPrChange w:id="1365" w:author="Harry" w:date="2020-11-28T10:27:00Z">
              <w:tcPr>
                <w:tcW w:w="847" w:type="dxa"/>
                <w:tcBorders>
                  <w:top w:val="nil"/>
                  <w:left w:val="nil"/>
                  <w:bottom w:val="nil"/>
                  <w:right w:val="nil"/>
                </w:tcBorders>
                <w:shd w:val="clear" w:color="auto" w:fill="auto"/>
                <w:noWrap/>
                <w:vAlign w:val="bottom"/>
                <w:hideMark/>
              </w:tcPr>
            </w:tcPrChange>
          </w:tcPr>
          <w:p w14:paraId="16969D0F" w14:textId="5D246E8A" w:rsidR="00BF1479" w:rsidRPr="00BF1479" w:rsidRDefault="00BF1479">
            <w:pPr>
              <w:widowControl/>
              <w:snapToGrid w:val="0"/>
              <w:jc w:val="right"/>
              <w:rPr>
                <w:ins w:id="1366" w:author="Ragdad Cani Miranti" w:date="2020-11-09T17:10:00Z"/>
                <w:rFonts w:ascii="Times New Roman" w:eastAsia="Times New Roman" w:hAnsi="Times New Roman" w:cs="Times New Roman"/>
                <w:color w:val="000000"/>
                <w:kern w:val="0"/>
                <w:sz w:val="20"/>
                <w:szCs w:val="20"/>
                <w:rPrChange w:id="1367" w:author="Ragdad Cani Miranti" w:date="2020-11-09T17:11:00Z">
                  <w:rPr>
                    <w:ins w:id="1368" w:author="Ragdad Cani Miranti" w:date="2020-11-09T17:10:00Z"/>
                    <w:rFonts w:ascii="Times New Roman" w:eastAsia="Times New Roman" w:hAnsi="Times New Roman" w:cs="Times New Roman"/>
                    <w:color w:val="000000"/>
                    <w:kern w:val="0"/>
                    <w:sz w:val="24"/>
                    <w:szCs w:val="24"/>
                  </w:rPr>
                </w:rPrChange>
              </w:rPr>
              <w:pPrChange w:id="1369" w:author="Harry" w:date="2020-11-21T23:09:00Z">
                <w:pPr>
                  <w:widowControl/>
                  <w:jc w:val="right"/>
                </w:pPr>
              </w:pPrChange>
            </w:pPr>
            <w:ins w:id="1370" w:author="Ragdad Cani Miranti" w:date="2020-11-09T17:10:00Z">
              <w:r w:rsidRPr="00BF1479">
                <w:rPr>
                  <w:rFonts w:ascii="Times New Roman" w:eastAsia="Times New Roman" w:hAnsi="Times New Roman" w:cs="Times New Roman"/>
                  <w:color w:val="000000"/>
                  <w:kern w:val="0"/>
                  <w:sz w:val="20"/>
                  <w:szCs w:val="20"/>
                  <w:rPrChange w:id="1371" w:author="Ragdad Cani Miranti" w:date="2020-11-09T17:11:00Z">
                    <w:rPr>
                      <w:rFonts w:ascii="Times New Roman" w:eastAsia="Times New Roman" w:hAnsi="Times New Roman" w:cs="Times New Roman"/>
                      <w:color w:val="000000"/>
                      <w:kern w:val="0"/>
                      <w:sz w:val="24"/>
                      <w:szCs w:val="24"/>
                    </w:rPr>
                  </w:rPrChange>
                </w:rPr>
                <w:t>79</w:t>
              </w:r>
            </w:ins>
            <w:ins w:id="1372" w:author="Ragdad Cani Miranti" w:date="2020-11-25T16:35:00Z">
              <w:r w:rsidR="008D752F">
                <w:rPr>
                  <w:rFonts w:ascii="Times New Roman" w:eastAsia="Times New Roman" w:hAnsi="Times New Roman" w:cs="Times New Roman"/>
                  <w:color w:val="000000"/>
                  <w:kern w:val="0"/>
                  <w:sz w:val="20"/>
                  <w:szCs w:val="20"/>
                </w:rPr>
                <w:t>,26</w:t>
              </w:r>
            </w:ins>
          </w:p>
        </w:tc>
        <w:tc>
          <w:tcPr>
            <w:tcW w:w="666" w:type="dxa"/>
            <w:tcBorders>
              <w:top w:val="nil"/>
              <w:left w:val="nil"/>
              <w:bottom w:val="nil"/>
              <w:right w:val="nil"/>
            </w:tcBorders>
            <w:shd w:val="clear" w:color="auto" w:fill="auto"/>
            <w:noWrap/>
            <w:vAlign w:val="bottom"/>
            <w:hideMark/>
            <w:tcPrChange w:id="1373" w:author="Harry" w:date="2020-11-28T10:27:00Z">
              <w:tcPr>
                <w:tcW w:w="666" w:type="dxa"/>
                <w:tcBorders>
                  <w:top w:val="nil"/>
                  <w:left w:val="nil"/>
                  <w:bottom w:val="nil"/>
                  <w:right w:val="nil"/>
                </w:tcBorders>
                <w:shd w:val="clear" w:color="auto" w:fill="auto"/>
                <w:noWrap/>
                <w:vAlign w:val="bottom"/>
                <w:hideMark/>
              </w:tcPr>
            </w:tcPrChange>
          </w:tcPr>
          <w:p w14:paraId="2B14091D" w14:textId="75244345" w:rsidR="00BF1479" w:rsidRPr="00BF1479" w:rsidRDefault="00BF1479">
            <w:pPr>
              <w:widowControl/>
              <w:snapToGrid w:val="0"/>
              <w:jc w:val="right"/>
              <w:rPr>
                <w:ins w:id="1374" w:author="Ragdad Cani Miranti" w:date="2020-11-09T17:10:00Z"/>
                <w:rFonts w:ascii="Times New Roman" w:eastAsia="Times New Roman" w:hAnsi="Times New Roman" w:cs="Times New Roman"/>
                <w:color w:val="000000"/>
                <w:kern w:val="0"/>
                <w:sz w:val="20"/>
                <w:szCs w:val="20"/>
                <w:rPrChange w:id="1375" w:author="Ragdad Cani Miranti" w:date="2020-11-09T17:11:00Z">
                  <w:rPr>
                    <w:ins w:id="1376" w:author="Ragdad Cani Miranti" w:date="2020-11-09T17:10:00Z"/>
                    <w:rFonts w:ascii="Times New Roman" w:eastAsia="Times New Roman" w:hAnsi="Times New Roman" w:cs="Times New Roman"/>
                    <w:color w:val="000000"/>
                    <w:kern w:val="0"/>
                    <w:sz w:val="24"/>
                    <w:szCs w:val="24"/>
                  </w:rPr>
                </w:rPrChange>
              </w:rPr>
              <w:pPrChange w:id="1377" w:author="Harry" w:date="2020-11-21T23:09:00Z">
                <w:pPr>
                  <w:widowControl/>
                  <w:jc w:val="right"/>
                </w:pPr>
              </w:pPrChange>
            </w:pPr>
            <w:ins w:id="1378" w:author="Ragdad Cani Miranti" w:date="2020-11-09T17:10:00Z">
              <w:r w:rsidRPr="00BF1479">
                <w:rPr>
                  <w:rFonts w:ascii="Times New Roman" w:eastAsia="Times New Roman" w:hAnsi="Times New Roman" w:cs="Times New Roman"/>
                  <w:color w:val="000000"/>
                  <w:kern w:val="0"/>
                  <w:sz w:val="20"/>
                  <w:szCs w:val="20"/>
                  <w:rPrChange w:id="1379" w:author="Ragdad Cani Miranti" w:date="2020-11-09T17:11:00Z">
                    <w:rPr>
                      <w:rFonts w:ascii="Times New Roman" w:eastAsia="Times New Roman" w:hAnsi="Times New Roman" w:cs="Times New Roman"/>
                      <w:color w:val="000000"/>
                      <w:kern w:val="0"/>
                      <w:sz w:val="24"/>
                      <w:szCs w:val="24"/>
                    </w:rPr>
                  </w:rPrChange>
                </w:rPr>
                <w:t>415</w:t>
              </w:r>
            </w:ins>
          </w:p>
        </w:tc>
      </w:tr>
      <w:tr w:rsidR="009B65E4" w:rsidRPr="003570B9" w14:paraId="72FCC71F" w14:textId="77777777" w:rsidTr="009B65E4">
        <w:trPr>
          <w:trHeight w:val="253"/>
          <w:ins w:id="1380" w:author="Ragdad Cani Miranti" w:date="2020-11-09T17:10:00Z"/>
          <w:trPrChange w:id="1381" w:author="Harry" w:date="2020-11-28T10:30:00Z">
            <w:trPr>
              <w:trHeight w:val="253"/>
            </w:trPr>
          </w:trPrChange>
        </w:trPr>
        <w:tc>
          <w:tcPr>
            <w:tcW w:w="3119" w:type="dxa"/>
            <w:tcBorders>
              <w:top w:val="nil"/>
              <w:left w:val="nil"/>
              <w:bottom w:val="nil"/>
              <w:right w:val="nil"/>
            </w:tcBorders>
            <w:shd w:val="clear" w:color="auto" w:fill="auto"/>
            <w:noWrap/>
            <w:vAlign w:val="bottom"/>
            <w:hideMark/>
            <w:tcPrChange w:id="1382" w:author="Harry" w:date="2020-11-28T10:30:00Z">
              <w:tcPr>
                <w:tcW w:w="3119" w:type="dxa"/>
                <w:gridSpan w:val="2"/>
                <w:tcBorders>
                  <w:top w:val="nil"/>
                  <w:left w:val="nil"/>
                  <w:bottom w:val="nil"/>
                  <w:right w:val="nil"/>
                </w:tcBorders>
                <w:shd w:val="clear" w:color="auto" w:fill="auto"/>
                <w:noWrap/>
                <w:vAlign w:val="bottom"/>
                <w:hideMark/>
              </w:tcPr>
            </w:tcPrChange>
          </w:tcPr>
          <w:p w14:paraId="50BF1FB6" w14:textId="700047D1" w:rsidR="009B65E4" w:rsidRPr="00BF1479" w:rsidRDefault="009B65E4">
            <w:pPr>
              <w:widowControl/>
              <w:snapToGrid w:val="0"/>
              <w:jc w:val="left"/>
              <w:rPr>
                <w:ins w:id="1383" w:author="Ragdad Cani Miranti" w:date="2020-11-09T17:10:00Z"/>
                <w:rFonts w:ascii="Times New Roman" w:eastAsia="Times New Roman" w:hAnsi="Times New Roman" w:cs="Times New Roman"/>
                <w:color w:val="000000"/>
                <w:kern w:val="0"/>
                <w:sz w:val="20"/>
                <w:szCs w:val="20"/>
                <w:rPrChange w:id="1384" w:author="Ragdad Cani Miranti" w:date="2020-11-09T17:11:00Z">
                  <w:rPr>
                    <w:ins w:id="1385" w:author="Ragdad Cani Miranti" w:date="2020-11-09T17:10:00Z"/>
                    <w:rFonts w:ascii="Times New Roman" w:eastAsia="Times New Roman" w:hAnsi="Times New Roman" w:cs="Times New Roman"/>
                    <w:color w:val="000000"/>
                    <w:kern w:val="0"/>
                    <w:sz w:val="24"/>
                    <w:szCs w:val="24"/>
                  </w:rPr>
                </w:rPrChange>
              </w:rPr>
              <w:pPrChange w:id="1386" w:author="Harry" w:date="2020-11-21T23:09:00Z">
                <w:pPr>
                  <w:widowControl/>
                  <w:jc w:val="left"/>
                </w:pPr>
              </w:pPrChange>
            </w:pPr>
            <w:ins w:id="1387" w:author="Ragdad Cani Miranti" w:date="2020-11-09T17:54:00Z">
              <w:r>
                <w:rPr>
                  <w:rFonts w:ascii="Times New Roman" w:eastAsia="Times New Roman" w:hAnsi="Times New Roman" w:cs="Times New Roman"/>
                  <w:color w:val="000000"/>
                  <w:kern w:val="0"/>
                  <w:sz w:val="20"/>
                  <w:szCs w:val="20"/>
                </w:rPr>
                <w:t>GDP</w:t>
              </w:r>
            </w:ins>
            <w:ins w:id="1388" w:author="Ragdad Cani Miranti" w:date="2020-11-09T17:10:00Z">
              <w:r w:rsidRPr="00BF1479">
                <w:rPr>
                  <w:rFonts w:ascii="Times New Roman" w:eastAsia="Times New Roman" w:hAnsi="Times New Roman" w:cs="Times New Roman"/>
                  <w:color w:val="000000"/>
                  <w:kern w:val="0"/>
                  <w:sz w:val="20"/>
                  <w:szCs w:val="20"/>
                  <w:rPrChange w:id="1389" w:author="Ragdad Cani Miranti" w:date="2020-11-09T17:11:00Z">
                    <w:rPr>
                      <w:rFonts w:ascii="Times New Roman" w:eastAsia="Times New Roman" w:hAnsi="Times New Roman" w:cs="Times New Roman"/>
                      <w:color w:val="000000"/>
                      <w:kern w:val="0"/>
                      <w:sz w:val="24"/>
                      <w:szCs w:val="24"/>
                    </w:rPr>
                  </w:rPrChange>
                </w:rPr>
                <w:t xml:space="preserve"> Growth 2015</w:t>
              </w:r>
            </w:ins>
            <w:ins w:id="1390" w:author="Harry" w:date="2020-11-21T23:10:00Z">
              <w:r>
                <w:rPr>
                  <w:rFonts w:ascii="Times New Roman" w:eastAsia="Times New Roman" w:hAnsi="Times New Roman" w:cs="Times New Roman"/>
                  <w:color w:val="000000"/>
                  <w:kern w:val="0"/>
                  <w:sz w:val="20"/>
                  <w:szCs w:val="20"/>
                </w:rPr>
                <w:t>:</w:t>
              </w:r>
            </w:ins>
            <w:ins w:id="1391" w:author="Ragdad Cani Miranti" w:date="2020-11-09T17:10:00Z">
              <w:del w:id="1392" w:author="Harry" w:date="2020-11-21T23:10:00Z">
                <w:r w:rsidRPr="00BF1479" w:rsidDel="00330039">
                  <w:rPr>
                    <w:rFonts w:ascii="Times New Roman" w:eastAsia="Times New Roman" w:hAnsi="Times New Roman" w:cs="Times New Roman"/>
                    <w:color w:val="000000"/>
                    <w:kern w:val="0"/>
                    <w:sz w:val="20"/>
                    <w:szCs w:val="20"/>
                    <w:rPrChange w:id="1393"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394" w:author="Ragdad Cani Miranti" w:date="2020-11-09T17:11:00Z">
                    <w:rPr>
                      <w:rFonts w:ascii="Times New Roman" w:eastAsia="Times New Roman" w:hAnsi="Times New Roman" w:cs="Times New Roman"/>
                      <w:color w:val="000000"/>
                      <w:kern w:val="0"/>
                      <w:sz w:val="24"/>
                      <w:szCs w:val="24"/>
                    </w:rPr>
                  </w:rPrChange>
                </w:rPr>
                <w:t xml:space="preserve">Q1 </w:t>
              </w:r>
              <w:del w:id="1395" w:author="Harry" w:date="2020-11-21T23:10:00Z">
                <w:r w:rsidRPr="00BF1479" w:rsidDel="00330039">
                  <w:rPr>
                    <w:rFonts w:ascii="Times New Roman" w:eastAsia="Times New Roman" w:hAnsi="Times New Roman" w:cs="Times New Roman"/>
                    <w:color w:val="000000"/>
                    <w:kern w:val="0"/>
                    <w:sz w:val="20"/>
                    <w:szCs w:val="20"/>
                    <w:rPrChange w:id="1396" w:author="Ragdad Cani Miranti" w:date="2020-11-09T17:11:00Z">
                      <w:rPr>
                        <w:rFonts w:ascii="Times New Roman" w:eastAsia="Times New Roman" w:hAnsi="Times New Roman" w:cs="Times New Roman"/>
                        <w:color w:val="000000"/>
                        <w:kern w:val="0"/>
                        <w:sz w:val="24"/>
                        <w:szCs w:val="24"/>
                      </w:rPr>
                    </w:rPrChange>
                  </w:rPr>
                  <w:delText>-</w:delText>
                </w:r>
              </w:del>
            </w:ins>
            <w:ins w:id="1397" w:author="Harry" w:date="2020-11-21T23:10:00Z">
              <w:r>
                <w:rPr>
                  <w:rFonts w:ascii="Times New Roman" w:eastAsia="Times New Roman" w:hAnsi="Times New Roman" w:cs="Times New Roman"/>
                  <w:color w:val="000000"/>
                  <w:kern w:val="0"/>
                  <w:sz w:val="20"/>
                  <w:szCs w:val="20"/>
                </w:rPr>
                <w:t>–</w:t>
              </w:r>
            </w:ins>
            <w:ins w:id="1398" w:author="Ragdad Cani Miranti" w:date="2020-11-09T17:10:00Z">
              <w:r w:rsidRPr="00BF1479">
                <w:rPr>
                  <w:rFonts w:ascii="Times New Roman" w:eastAsia="Times New Roman" w:hAnsi="Times New Roman" w:cs="Times New Roman"/>
                  <w:color w:val="000000"/>
                  <w:kern w:val="0"/>
                  <w:sz w:val="20"/>
                  <w:szCs w:val="20"/>
                  <w:rPrChange w:id="1399" w:author="Ragdad Cani Miranti" w:date="2020-11-09T17:11:00Z">
                    <w:rPr>
                      <w:rFonts w:ascii="Times New Roman" w:eastAsia="Times New Roman" w:hAnsi="Times New Roman" w:cs="Times New Roman"/>
                      <w:color w:val="000000"/>
                      <w:kern w:val="0"/>
                      <w:sz w:val="24"/>
                      <w:szCs w:val="24"/>
                    </w:rPr>
                  </w:rPrChange>
                </w:rPr>
                <w:t xml:space="preserve"> 2019</w:t>
              </w:r>
            </w:ins>
            <w:ins w:id="1400" w:author="Harry" w:date="2020-11-21T23:10:00Z">
              <w:r>
                <w:rPr>
                  <w:rFonts w:ascii="Times New Roman" w:eastAsia="Times New Roman" w:hAnsi="Times New Roman" w:cs="Times New Roman"/>
                  <w:color w:val="000000"/>
                  <w:kern w:val="0"/>
                  <w:sz w:val="20"/>
                  <w:szCs w:val="20"/>
                </w:rPr>
                <w:t>:</w:t>
              </w:r>
            </w:ins>
            <w:ins w:id="1401" w:author="Ragdad Cani Miranti" w:date="2020-11-09T17:10:00Z">
              <w:del w:id="1402" w:author="Harry" w:date="2020-11-21T23:10:00Z">
                <w:r w:rsidRPr="00BF1479" w:rsidDel="00330039">
                  <w:rPr>
                    <w:rFonts w:ascii="Times New Roman" w:eastAsia="Times New Roman" w:hAnsi="Times New Roman" w:cs="Times New Roman"/>
                    <w:color w:val="000000"/>
                    <w:kern w:val="0"/>
                    <w:sz w:val="20"/>
                    <w:szCs w:val="20"/>
                    <w:rPrChange w:id="1403"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404" w:author="Ragdad Cani Miranti" w:date="2020-11-09T17:11:00Z">
                    <w:rPr>
                      <w:rFonts w:ascii="Times New Roman" w:eastAsia="Times New Roman" w:hAnsi="Times New Roman" w:cs="Times New Roman"/>
                      <w:color w:val="000000"/>
                      <w:kern w:val="0"/>
                      <w:sz w:val="24"/>
                      <w:szCs w:val="24"/>
                    </w:rPr>
                  </w:rPrChange>
                </w:rPr>
                <w:t>Q4</w:t>
              </w:r>
            </w:ins>
          </w:p>
        </w:tc>
        <w:tc>
          <w:tcPr>
            <w:tcW w:w="850" w:type="dxa"/>
            <w:vMerge w:val="restart"/>
            <w:tcBorders>
              <w:top w:val="nil"/>
              <w:left w:val="nil"/>
              <w:right w:val="nil"/>
            </w:tcBorders>
            <w:shd w:val="clear" w:color="auto" w:fill="auto"/>
            <w:noWrap/>
            <w:vAlign w:val="center"/>
            <w:hideMark/>
            <w:tcPrChange w:id="1405" w:author="Harry" w:date="2020-11-28T10:30:00Z">
              <w:tcPr>
                <w:tcW w:w="850" w:type="dxa"/>
                <w:gridSpan w:val="2"/>
                <w:vMerge w:val="restart"/>
                <w:tcBorders>
                  <w:top w:val="nil"/>
                  <w:left w:val="nil"/>
                  <w:right w:val="nil"/>
                </w:tcBorders>
                <w:shd w:val="clear" w:color="auto" w:fill="auto"/>
                <w:noWrap/>
                <w:hideMark/>
              </w:tcPr>
            </w:tcPrChange>
          </w:tcPr>
          <w:p w14:paraId="4F3072EA" w14:textId="77777777" w:rsidR="009B65E4" w:rsidRPr="00BF1479" w:rsidRDefault="009B65E4">
            <w:pPr>
              <w:widowControl/>
              <w:snapToGrid w:val="0"/>
              <w:jc w:val="right"/>
              <w:rPr>
                <w:ins w:id="1406" w:author="Ragdad Cani Miranti" w:date="2020-11-09T17:10:00Z"/>
                <w:rFonts w:ascii="Times New Roman" w:eastAsia="Times New Roman" w:hAnsi="Times New Roman" w:cs="Times New Roman"/>
                <w:color w:val="000000"/>
                <w:kern w:val="0"/>
                <w:sz w:val="20"/>
                <w:szCs w:val="20"/>
                <w:rPrChange w:id="1407" w:author="Ragdad Cani Miranti" w:date="2020-11-09T17:11:00Z">
                  <w:rPr>
                    <w:ins w:id="1408" w:author="Ragdad Cani Miranti" w:date="2020-11-09T17:10:00Z"/>
                    <w:rFonts w:ascii="Times New Roman" w:eastAsia="Times New Roman" w:hAnsi="Times New Roman" w:cs="Times New Roman"/>
                    <w:color w:val="000000"/>
                    <w:kern w:val="0"/>
                    <w:sz w:val="24"/>
                    <w:szCs w:val="24"/>
                  </w:rPr>
                </w:rPrChange>
              </w:rPr>
              <w:pPrChange w:id="1409" w:author="Harry" w:date="2020-11-21T23:09:00Z">
                <w:pPr>
                  <w:widowControl/>
                  <w:jc w:val="right"/>
                </w:pPr>
              </w:pPrChange>
            </w:pPr>
            <w:ins w:id="1410" w:author="Ragdad Cani Miranti" w:date="2020-11-09T17:10:00Z">
              <w:r w:rsidRPr="00BF1479">
                <w:rPr>
                  <w:rFonts w:ascii="Times New Roman" w:eastAsia="Times New Roman" w:hAnsi="Times New Roman" w:cs="Times New Roman"/>
                  <w:color w:val="000000"/>
                  <w:kern w:val="0"/>
                  <w:sz w:val="20"/>
                  <w:szCs w:val="20"/>
                  <w:rPrChange w:id="1411" w:author="Ragdad Cani Miranti" w:date="2020-11-09T17:11:00Z">
                    <w:rPr>
                      <w:rFonts w:ascii="Times New Roman" w:eastAsia="Times New Roman" w:hAnsi="Times New Roman" w:cs="Times New Roman"/>
                      <w:color w:val="000000"/>
                      <w:kern w:val="0"/>
                      <w:sz w:val="24"/>
                      <w:szCs w:val="24"/>
                    </w:rPr>
                  </w:rPrChange>
                </w:rPr>
                <w:t>0.014</w:t>
              </w:r>
            </w:ins>
          </w:p>
        </w:tc>
        <w:tc>
          <w:tcPr>
            <w:tcW w:w="993" w:type="dxa"/>
            <w:vMerge w:val="restart"/>
            <w:tcBorders>
              <w:top w:val="nil"/>
              <w:left w:val="nil"/>
              <w:right w:val="nil"/>
            </w:tcBorders>
            <w:shd w:val="clear" w:color="auto" w:fill="auto"/>
            <w:noWrap/>
            <w:vAlign w:val="center"/>
            <w:hideMark/>
            <w:tcPrChange w:id="1412" w:author="Harry" w:date="2020-11-28T10:30:00Z">
              <w:tcPr>
                <w:tcW w:w="993" w:type="dxa"/>
                <w:gridSpan w:val="3"/>
                <w:vMerge w:val="restart"/>
                <w:tcBorders>
                  <w:top w:val="nil"/>
                  <w:left w:val="nil"/>
                  <w:right w:val="nil"/>
                </w:tcBorders>
                <w:shd w:val="clear" w:color="auto" w:fill="auto"/>
                <w:noWrap/>
                <w:vAlign w:val="bottom"/>
                <w:hideMark/>
              </w:tcPr>
            </w:tcPrChange>
          </w:tcPr>
          <w:p w14:paraId="10B56722" w14:textId="77777777" w:rsidR="009B65E4" w:rsidRPr="00BF1479" w:rsidRDefault="009B65E4">
            <w:pPr>
              <w:widowControl/>
              <w:snapToGrid w:val="0"/>
              <w:jc w:val="right"/>
              <w:rPr>
                <w:ins w:id="1413" w:author="Ragdad Cani Miranti" w:date="2020-11-09T17:10:00Z"/>
                <w:rFonts w:ascii="Times New Roman" w:eastAsia="Times New Roman" w:hAnsi="Times New Roman" w:cs="Times New Roman"/>
                <w:color w:val="000000"/>
                <w:kern w:val="0"/>
                <w:sz w:val="20"/>
                <w:szCs w:val="20"/>
                <w:rPrChange w:id="1414" w:author="Ragdad Cani Miranti" w:date="2020-11-09T17:11:00Z">
                  <w:rPr>
                    <w:ins w:id="1415" w:author="Ragdad Cani Miranti" w:date="2020-11-09T17:10:00Z"/>
                    <w:rFonts w:ascii="Times New Roman" w:eastAsia="Times New Roman" w:hAnsi="Times New Roman" w:cs="Times New Roman"/>
                    <w:color w:val="000000"/>
                    <w:kern w:val="0"/>
                    <w:sz w:val="24"/>
                    <w:szCs w:val="24"/>
                  </w:rPr>
                </w:rPrChange>
              </w:rPr>
              <w:pPrChange w:id="1416" w:author="Harry" w:date="2020-11-21T23:09:00Z">
                <w:pPr>
                  <w:widowControl/>
                  <w:jc w:val="right"/>
                </w:pPr>
              </w:pPrChange>
            </w:pPr>
            <w:ins w:id="1417" w:author="Ragdad Cani Miranti" w:date="2020-11-09T17:10:00Z">
              <w:r w:rsidRPr="00BF1479">
                <w:rPr>
                  <w:rFonts w:ascii="Times New Roman" w:eastAsia="Times New Roman" w:hAnsi="Times New Roman" w:cs="Times New Roman"/>
                  <w:color w:val="000000"/>
                  <w:kern w:val="0"/>
                  <w:sz w:val="20"/>
                  <w:szCs w:val="20"/>
                  <w:rPrChange w:id="1418" w:author="Ragdad Cani Miranti" w:date="2020-11-09T17:11:00Z">
                    <w:rPr>
                      <w:rFonts w:ascii="Times New Roman" w:eastAsia="Times New Roman" w:hAnsi="Times New Roman" w:cs="Times New Roman"/>
                      <w:color w:val="000000"/>
                      <w:kern w:val="0"/>
                      <w:sz w:val="24"/>
                      <w:szCs w:val="24"/>
                    </w:rPr>
                  </w:rPrChange>
                </w:rPr>
                <w:t>0.004</w:t>
              </w:r>
            </w:ins>
          </w:p>
        </w:tc>
        <w:tc>
          <w:tcPr>
            <w:tcW w:w="850" w:type="dxa"/>
            <w:vMerge w:val="restart"/>
            <w:tcBorders>
              <w:top w:val="nil"/>
              <w:left w:val="nil"/>
              <w:right w:val="nil"/>
            </w:tcBorders>
            <w:shd w:val="clear" w:color="auto" w:fill="auto"/>
            <w:noWrap/>
            <w:vAlign w:val="center"/>
            <w:hideMark/>
            <w:tcPrChange w:id="1419" w:author="Harry" w:date="2020-11-28T10:30:00Z">
              <w:tcPr>
                <w:tcW w:w="850" w:type="dxa"/>
                <w:gridSpan w:val="2"/>
                <w:vMerge w:val="restart"/>
                <w:tcBorders>
                  <w:top w:val="nil"/>
                  <w:left w:val="nil"/>
                  <w:right w:val="nil"/>
                </w:tcBorders>
                <w:shd w:val="clear" w:color="auto" w:fill="auto"/>
                <w:noWrap/>
                <w:vAlign w:val="bottom"/>
                <w:hideMark/>
              </w:tcPr>
            </w:tcPrChange>
          </w:tcPr>
          <w:p w14:paraId="1A423AF3" w14:textId="77777777" w:rsidR="009B65E4" w:rsidRPr="00BF1479" w:rsidRDefault="009B65E4">
            <w:pPr>
              <w:widowControl/>
              <w:snapToGrid w:val="0"/>
              <w:jc w:val="right"/>
              <w:rPr>
                <w:ins w:id="1420" w:author="Ragdad Cani Miranti" w:date="2020-11-09T17:10:00Z"/>
                <w:rFonts w:ascii="Times New Roman" w:eastAsia="Times New Roman" w:hAnsi="Times New Roman" w:cs="Times New Roman"/>
                <w:color w:val="000000"/>
                <w:kern w:val="0"/>
                <w:sz w:val="20"/>
                <w:szCs w:val="20"/>
                <w:rPrChange w:id="1421" w:author="Ragdad Cani Miranti" w:date="2020-11-09T17:11:00Z">
                  <w:rPr>
                    <w:ins w:id="1422" w:author="Ragdad Cani Miranti" w:date="2020-11-09T17:10:00Z"/>
                    <w:rFonts w:ascii="Times New Roman" w:eastAsia="Times New Roman" w:hAnsi="Times New Roman" w:cs="Times New Roman"/>
                    <w:color w:val="000000"/>
                    <w:kern w:val="0"/>
                    <w:sz w:val="24"/>
                    <w:szCs w:val="24"/>
                  </w:rPr>
                </w:rPrChange>
              </w:rPr>
              <w:pPrChange w:id="1423" w:author="Harry" w:date="2020-11-21T23:09:00Z">
                <w:pPr>
                  <w:widowControl/>
                  <w:jc w:val="right"/>
                </w:pPr>
              </w:pPrChange>
            </w:pPr>
            <w:ins w:id="1424" w:author="Ragdad Cani Miranti" w:date="2020-11-09T17:10:00Z">
              <w:r w:rsidRPr="00BF1479">
                <w:rPr>
                  <w:rFonts w:ascii="Times New Roman" w:eastAsia="Times New Roman" w:hAnsi="Times New Roman" w:cs="Times New Roman"/>
                  <w:color w:val="000000"/>
                  <w:kern w:val="0"/>
                  <w:sz w:val="20"/>
                  <w:szCs w:val="20"/>
                  <w:rPrChange w:id="1425" w:author="Ragdad Cani Miranti" w:date="2020-11-09T17:11:00Z">
                    <w:rPr>
                      <w:rFonts w:ascii="Times New Roman" w:eastAsia="Times New Roman" w:hAnsi="Times New Roman" w:cs="Times New Roman"/>
                      <w:color w:val="000000"/>
                      <w:kern w:val="0"/>
                      <w:sz w:val="24"/>
                      <w:szCs w:val="24"/>
                    </w:rPr>
                  </w:rPrChange>
                </w:rPr>
                <w:t>0.006</w:t>
              </w:r>
            </w:ins>
          </w:p>
        </w:tc>
        <w:tc>
          <w:tcPr>
            <w:tcW w:w="851" w:type="dxa"/>
            <w:vMerge w:val="restart"/>
            <w:tcBorders>
              <w:top w:val="nil"/>
              <w:left w:val="nil"/>
              <w:right w:val="nil"/>
            </w:tcBorders>
            <w:shd w:val="clear" w:color="auto" w:fill="auto"/>
            <w:noWrap/>
            <w:vAlign w:val="center"/>
            <w:hideMark/>
            <w:tcPrChange w:id="1426" w:author="Harry" w:date="2020-11-28T10:30:00Z">
              <w:tcPr>
                <w:tcW w:w="851" w:type="dxa"/>
                <w:vMerge w:val="restart"/>
                <w:tcBorders>
                  <w:top w:val="nil"/>
                  <w:left w:val="nil"/>
                  <w:right w:val="nil"/>
                </w:tcBorders>
                <w:shd w:val="clear" w:color="auto" w:fill="auto"/>
                <w:noWrap/>
                <w:vAlign w:val="bottom"/>
                <w:hideMark/>
              </w:tcPr>
            </w:tcPrChange>
          </w:tcPr>
          <w:p w14:paraId="79DC4D92" w14:textId="77777777" w:rsidR="009B65E4" w:rsidRPr="00BF1479" w:rsidRDefault="009B65E4">
            <w:pPr>
              <w:widowControl/>
              <w:snapToGrid w:val="0"/>
              <w:jc w:val="right"/>
              <w:rPr>
                <w:ins w:id="1427" w:author="Ragdad Cani Miranti" w:date="2020-11-09T17:10:00Z"/>
                <w:rFonts w:ascii="Times New Roman" w:eastAsia="Times New Roman" w:hAnsi="Times New Roman" w:cs="Times New Roman"/>
                <w:color w:val="000000"/>
                <w:kern w:val="0"/>
                <w:sz w:val="20"/>
                <w:szCs w:val="20"/>
                <w:rPrChange w:id="1428" w:author="Ragdad Cani Miranti" w:date="2020-11-09T17:11:00Z">
                  <w:rPr>
                    <w:ins w:id="1429" w:author="Ragdad Cani Miranti" w:date="2020-11-09T17:10:00Z"/>
                    <w:rFonts w:ascii="Times New Roman" w:eastAsia="Times New Roman" w:hAnsi="Times New Roman" w:cs="Times New Roman"/>
                    <w:color w:val="000000"/>
                    <w:kern w:val="0"/>
                    <w:sz w:val="24"/>
                    <w:szCs w:val="24"/>
                  </w:rPr>
                </w:rPrChange>
              </w:rPr>
              <w:pPrChange w:id="1430" w:author="Harry" w:date="2020-11-21T23:09:00Z">
                <w:pPr>
                  <w:widowControl/>
                  <w:jc w:val="right"/>
                </w:pPr>
              </w:pPrChange>
            </w:pPr>
            <w:ins w:id="1431" w:author="Ragdad Cani Miranti" w:date="2020-11-09T17:10:00Z">
              <w:r w:rsidRPr="00BF1479">
                <w:rPr>
                  <w:rFonts w:ascii="Times New Roman" w:eastAsia="Times New Roman" w:hAnsi="Times New Roman" w:cs="Times New Roman"/>
                  <w:color w:val="000000"/>
                  <w:kern w:val="0"/>
                  <w:sz w:val="20"/>
                  <w:szCs w:val="20"/>
                  <w:rPrChange w:id="1432" w:author="Ragdad Cani Miranti" w:date="2020-11-09T17:11:00Z">
                    <w:rPr>
                      <w:rFonts w:ascii="Times New Roman" w:eastAsia="Times New Roman" w:hAnsi="Times New Roman" w:cs="Times New Roman"/>
                      <w:color w:val="000000"/>
                      <w:kern w:val="0"/>
                      <w:sz w:val="24"/>
                      <w:szCs w:val="24"/>
                    </w:rPr>
                  </w:rPrChange>
                </w:rPr>
                <w:t>0.012</w:t>
              </w:r>
            </w:ins>
          </w:p>
        </w:tc>
        <w:tc>
          <w:tcPr>
            <w:tcW w:w="850" w:type="dxa"/>
            <w:vMerge w:val="restart"/>
            <w:tcBorders>
              <w:top w:val="nil"/>
              <w:left w:val="nil"/>
              <w:right w:val="nil"/>
            </w:tcBorders>
            <w:shd w:val="clear" w:color="auto" w:fill="auto"/>
            <w:noWrap/>
            <w:vAlign w:val="center"/>
            <w:hideMark/>
            <w:tcPrChange w:id="1433" w:author="Harry" w:date="2020-11-28T10:30:00Z">
              <w:tcPr>
                <w:tcW w:w="850" w:type="dxa"/>
                <w:vMerge w:val="restart"/>
                <w:tcBorders>
                  <w:top w:val="nil"/>
                  <w:left w:val="nil"/>
                  <w:right w:val="nil"/>
                </w:tcBorders>
                <w:shd w:val="clear" w:color="auto" w:fill="auto"/>
                <w:noWrap/>
                <w:vAlign w:val="bottom"/>
                <w:hideMark/>
              </w:tcPr>
            </w:tcPrChange>
          </w:tcPr>
          <w:p w14:paraId="1398DD51" w14:textId="77777777" w:rsidR="009B65E4" w:rsidRPr="00BF1479" w:rsidRDefault="009B65E4">
            <w:pPr>
              <w:widowControl/>
              <w:snapToGrid w:val="0"/>
              <w:jc w:val="right"/>
              <w:rPr>
                <w:ins w:id="1434" w:author="Ragdad Cani Miranti" w:date="2020-11-09T17:10:00Z"/>
                <w:rFonts w:ascii="Times New Roman" w:eastAsia="Times New Roman" w:hAnsi="Times New Roman" w:cs="Times New Roman"/>
                <w:color w:val="000000"/>
                <w:kern w:val="0"/>
                <w:sz w:val="20"/>
                <w:szCs w:val="20"/>
                <w:rPrChange w:id="1435" w:author="Ragdad Cani Miranti" w:date="2020-11-09T17:11:00Z">
                  <w:rPr>
                    <w:ins w:id="1436" w:author="Ragdad Cani Miranti" w:date="2020-11-09T17:10:00Z"/>
                    <w:rFonts w:ascii="Times New Roman" w:eastAsia="Times New Roman" w:hAnsi="Times New Roman" w:cs="Times New Roman"/>
                    <w:color w:val="000000"/>
                    <w:kern w:val="0"/>
                    <w:sz w:val="24"/>
                    <w:szCs w:val="24"/>
                  </w:rPr>
                </w:rPrChange>
              </w:rPr>
              <w:pPrChange w:id="1437" w:author="Harry" w:date="2020-11-21T23:09:00Z">
                <w:pPr>
                  <w:widowControl/>
                  <w:jc w:val="right"/>
                </w:pPr>
              </w:pPrChange>
            </w:pPr>
            <w:ins w:id="1438" w:author="Ragdad Cani Miranti" w:date="2020-11-09T17:10:00Z">
              <w:r w:rsidRPr="00BF1479">
                <w:rPr>
                  <w:rFonts w:ascii="Times New Roman" w:eastAsia="Times New Roman" w:hAnsi="Times New Roman" w:cs="Times New Roman"/>
                  <w:color w:val="000000"/>
                  <w:kern w:val="0"/>
                  <w:sz w:val="20"/>
                  <w:szCs w:val="20"/>
                  <w:rPrChange w:id="1439" w:author="Ragdad Cani Miranti" w:date="2020-11-09T17:11:00Z">
                    <w:rPr>
                      <w:rFonts w:ascii="Times New Roman" w:eastAsia="Times New Roman" w:hAnsi="Times New Roman" w:cs="Times New Roman"/>
                      <w:color w:val="000000"/>
                      <w:kern w:val="0"/>
                      <w:sz w:val="24"/>
                      <w:szCs w:val="24"/>
                    </w:rPr>
                  </w:rPrChange>
                </w:rPr>
                <w:t>0.013</w:t>
              </w:r>
            </w:ins>
          </w:p>
        </w:tc>
        <w:tc>
          <w:tcPr>
            <w:tcW w:w="847" w:type="dxa"/>
            <w:vMerge w:val="restart"/>
            <w:tcBorders>
              <w:top w:val="nil"/>
              <w:left w:val="nil"/>
              <w:right w:val="nil"/>
            </w:tcBorders>
            <w:shd w:val="clear" w:color="auto" w:fill="auto"/>
            <w:noWrap/>
            <w:vAlign w:val="center"/>
            <w:hideMark/>
            <w:tcPrChange w:id="1440" w:author="Harry" w:date="2020-11-28T10:30:00Z">
              <w:tcPr>
                <w:tcW w:w="847" w:type="dxa"/>
                <w:vMerge w:val="restart"/>
                <w:tcBorders>
                  <w:top w:val="nil"/>
                  <w:left w:val="nil"/>
                  <w:right w:val="nil"/>
                </w:tcBorders>
                <w:shd w:val="clear" w:color="auto" w:fill="auto"/>
                <w:noWrap/>
                <w:vAlign w:val="bottom"/>
                <w:hideMark/>
              </w:tcPr>
            </w:tcPrChange>
          </w:tcPr>
          <w:p w14:paraId="6A6F28E4" w14:textId="77777777" w:rsidR="009B65E4" w:rsidRPr="00BF1479" w:rsidRDefault="009B65E4">
            <w:pPr>
              <w:widowControl/>
              <w:snapToGrid w:val="0"/>
              <w:jc w:val="right"/>
              <w:rPr>
                <w:ins w:id="1441" w:author="Ragdad Cani Miranti" w:date="2020-11-09T17:10:00Z"/>
                <w:rFonts w:ascii="Times New Roman" w:eastAsia="Times New Roman" w:hAnsi="Times New Roman" w:cs="Times New Roman"/>
                <w:color w:val="000000"/>
                <w:kern w:val="0"/>
                <w:sz w:val="20"/>
                <w:szCs w:val="20"/>
                <w:rPrChange w:id="1442" w:author="Ragdad Cani Miranti" w:date="2020-11-09T17:11:00Z">
                  <w:rPr>
                    <w:ins w:id="1443" w:author="Ragdad Cani Miranti" w:date="2020-11-09T17:10:00Z"/>
                    <w:rFonts w:ascii="Times New Roman" w:eastAsia="Times New Roman" w:hAnsi="Times New Roman" w:cs="Times New Roman"/>
                    <w:color w:val="000000"/>
                    <w:kern w:val="0"/>
                    <w:sz w:val="24"/>
                    <w:szCs w:val="24"/>
                  </w:rPr>
                </w:rPrChange>
              </w:rPr>
              <w:pPrChange w:id="1444" w:author="Harry" w:date="2020-11-21T23:09:00Z">
                <w:pPr>
                  <w:widowControl/>
                  <w:jc w:val="right"/>
                </w:pPr>
              </w:pPrChange>
            </w:pPr>
            <w:ins w:id="1445" w:author="Ragdad Cani Miranti" w:date="2020-11-09T17:10:00Z">
              <w:r w:rsidRPr="00BF1479">
                <w:rPr>
                  <w:rFonts w:ascii="Times New Roman" w:eastAsia="Times New Roman" w:hAnsi="Times New Roman" w:cs="Times New Roman"/>
                  <w:color w:val="000000"/>
                  <w:kern w:val="0"/>
                  <w:sz w:val="20"/>
                  <w:szCs w:val="20"/>
                  <w:rPrChange w:id="1446" w:author="Ragdad Cani Miranti" w:date="2020-11-09T17:11:00Z">
                    <w:rPr>
                      <w:rFonts w:ascii="Times New Roman" w:eastAsia="Times New Roman" w:hAnsi="Times New Roman" w:cs="Times New Roman"/>
                      <w:color w:val="000000"/>
                      <w:kern w:val="0"/>
                      <w:sz w:val="24"/>
                      <w:szCs w:val="24"/>
                    </w:rPr>
                  </w:rPrChange>
                </w:rPr>
                <w:t>0.303</w:t>
              </w:r>
            </w:ins>
          </w:p>
        </w:tc>
        <w:tc>
          <w:tcPr>
            <w:tcW w:w="666" w:type="dxa"/>
            <w:vMerge w:val="restart"/>
            <w:tcBorders>
              <w:top w:val="nil"/>
              <w:left w:val="nil"/>
              <w:right w:val="nil"/>
            </w:tcBorders>
            <w:shd w:val="clear" w:color="auto" w:fill="auto"/>
            <w:noWrap/>
            <w:vAlign w:val="center"/>
            <w:hideMark/>
            <w:tcPrChange w:id="1447" w:author="Harry" w:date="2020-11-28T10:30:00Z">
              <w:tcPr>
                <w:tcW w:w="666" w:type="dxa"/>
                <w:vMerge w:val="restart"/>
                <w:tcBorders>
                  <w:top w:val="nil"/>
                  <w:left w:val="nil"/>
                  <w:right w:val="nil"/>
                </w:tcBorders>
                <w:shd w:val="clear" w:color="auto" w:fill="auto"/>
                <w:noWrap/>
                <w:vAlign w:val="bottom"/>
                <w:hideMark/>
              </w:tcPr>
            </w:tcPrChange>
          </w:tcPr>
          <w:p w14:paraId="4580A312" w14:textId="3839F57D" w:rsidR="009B65E4" w:rsidRPr="00BF1479" w:rsidRDefault="009B65E4">
            <w:pPr>
              <w:widowControl/>
              <w:snapToGrid w:val="0"/>
              <w:jc w:val="right"/>
              <w:rPr>
                <w:ins w:id="1448" w:author="Ragdad Cani Miranti" w:date="2020-11-09T17:10:00Z"/>
                <w:rFonts w:ascii="Times New Roman" w:eastAsia="Times New Roman" w:hAnsi="Times New Roman" w:cs="Times New Roman"/>
                <w:color w:val="000000"/>
                <w:kern w:val="0"/>
                <w:sz w:val="20"/>
                <w:szCs w:val="20"/>
                <w:rPrChange w:id="1449" w:author="Ragdad Cani Miranti" w:date="2020-11-09T17:11:00Z">
                  <w:rPr>
                    <w:ins w:id="1450" w:author="Ragdad Cani Miranti" w:date="2020-11-09T17:10:00Z"/>
                    <w:rFonts w:ascii="Times New Roman" w:eastAsia="Times New Roman" w:hAnsi="Times New Roman" w:cs="Times New Roman"/>
                    <w:color w:val="000000"/>
                    <w:kern w:val="0"/>
                    <w:sz w:val="24"/>
                    <w:szCs w:val="24"/>
                  </w:rPr>
                </w:rPrChange>
              </w:rPr>
              <w:pPrChange w:id="1451" w:author="Harry" w:date="2020-11-21T23:09:00Z">
                <w:pPr>
                  <w:widowControl/>
                  <w:jc w:val="right"/>
                </w:pPr>
              </w:pPrChange>
            </w:pPr>
            <w:ins w:id="1452" w:author="Ragdad Cani Miranti" w:date="2020-11-09T17:10:00Z">
              <w:r w:rsidRPr="00BF1479">
                <w:rPr>
                  <w:rFonts w:ascii="Times New Roman" w:eastAsia="Times New Roman" w:hAnsi="Times New Roman" w:cs="Times New Roman"/>
                  <w:color w:val="000000"/>
                  <w:kern w:val="0"/>
                  <w:sz w:val="20"/>
                  <w:szCs w:val="20"/>
                  <w:rPrChange w:id="1453" w:author="Ragdad Cani Miranti" w:date="2020-11-09T17:11:00Z">
                    <w:rPr>
                      <w:rFonts w:ascii="Times New Roman" w:eastAsia="Times New Roman" w:hAnsi="Times New Roman" w:cs="Times New Roman"/>
                      <w:color w:val="000000"/>
                      <w:kern w:val="0"/>
                      <w:sz w:val="24"/>
                      <w:szCs w:val="24"/>
                    </w:rPr>
                  </w:rPrChange>
                </w:rPr>
                <w:t>0.03</w:t>
              </w:r>
            </w:ins>
            <w:ins w:id="1454" w:author="Harry" w:date="2020-11-28T10:33:00Z">
              <w:r w:rsidR="00ED2922">
                <w:rPr>
                  <w:rFonts w:ascii="Times New Roman" w:eastAsia="Times New Roman" w:hAnsi="Times New Roman" w:cs="Times New Roman"/>
                  <w:color w:val="000000"/>
                  <w:kern w:val="0"/>
                  <w:sz w:val="20"/>
                  <w:szCs w:val="20"/>
                </w:rPr>
                <w:t>0</w:t>
              </w:r>
            </w:ins>
          </w:p>
        </w:tc>
      </w:tr>
      <w:tr w:rsidR="009B65E4" w:rsidRPr="003570B9" w14:paraId="03A620CB" w14:textId="77777777" w:rsidTr="009B65E4">
        <w:trPr>
          <w:trHeight w:val="253"/>
          <w:ins w:id="1455" w:author="Ragdad Cani Miranti" w:date="2020-11-09T17:10:00Z"/>
          <w:trPrChange w:id="1456" w:author="Harry" w:date="2020-11-28T10:30:00Z">
            <w:trPr>
              <w:trHeight w:val="253"/>
            </w:trPr>
          </w:trPrChange>
        </w:trPr>
        <w:tc>
          <w:tcPr>
            <w:tcW w:w="3119" w:type="dxa"/>
            <w:tcBorders>
              <w:top w:val="nil"/>
              <w:left w:val="nil"/>
              <w:bottom w:val="nil"/>
              <w:right w:val="nil"/>
            </w:tcBorders>
            <w:shd w:val="clear" w:color="auto" w:fill="auto"/>
            <w:noWrap/>
            <w:vAlign w:val="bottom"/>
            <w:hideMark/>
            <w:tcPrChange w:id="1457" w:author="Harry" w:date="2020-11-28T10:30:00Z">
              <w:tcPr>
                <w:tcW w:w="3119" w:type="dxa"/>
                <w:gridSpan w:val="2"/>
                <w:tcBorders>
                  <w:top w:val="nil"/>
                  <w:left w:val="nil"/>
                  <w:bottom w:val="nil"/>
                  <w:right w:val="nil"/>
                </w:tcBorders>
                <w:shd w:val="clear" w:color="auto" w:fill="auto"/>
                <w:noWrap/>
                <w:vAlign w:val="bottom"/>
                <w:hideMark/>
              </w:tcPr>
            </w:tcPrChange>
          </w:tcPr>
          <w:p w14:paraId="666FEB71" w14:textId="77777777" w:rsidR="009B65E4" w:rsidRPr="00BF1479" w:rsidRDefault="009B65E4">
            <w:pPr>
              <w:widowControl/>
              <w:snapToGrid w:val="0"/>
              <w:jc w:val="left"/>
              <w:rPr>
                <w:ins w:id="1458" w:author="Ragdad Cani Miranti" w:date="2020-11-09T17:10:00Z"/>
                <w:rFonts w:ascii="Times New Roman" w:eastAsia="Times New Roman" w:hAnsi="Times New Roman" w:cs="Times New Roman"/>
                <w:color w:val="000000"/>
                <w:kern w:val="0"/>
                <w:sz w:val="20"/>
                <w:szCs w:val="20"/>
                <w:rPrChange w:id="1459" w:author="Ragdad Cani Miranti" w:date="2020-11-09T17:11:00Z">
                  <w:rPr>
                    <w:ins w:id="1460" w:author="Ragdad Cani Miranti" w:date="2020-11-09T17:10:00Z"/>
                    <w:rFonts w:ascii="Times New Roman" w:eastAsia="Times New Roman" w:hAnsi="Times New Roman" w:cs="Times New Roman"/>
                    <w:color w:val="000000"/>
                    <w:kern w:val="0"/>
                    <w:sz w:val="24"/>
                    <w:szCs w:val="24"/>
                  </w:rPr>
                </w:rPrChange>
              </w:rPr>
              <w:pPrChange w:id="1461" w:author="Harry" w:date="2020-11-21T23:09:00Z">
                <w:pPr>
                  <w:widowControl/>
                  <w:jc w:val="left"/>
                </w:pPr>
              </w:pPrChange>
            </w:pPr>
            <w:ins w:id="1462" w:author="Ragdad Cani Miranti" w:date="2020-11-09T17:10:00Z">
              <w:r w:rsidRPr="00BF1479">
                <w:rPr>
                  <w:rFonts w:ascii="Times New Roman" w:eastAsia="Times New Roman" w:hAnsi="Times New Roman" w:cs="Times New Roman"/>
                  <w:color w:val="000000"/>
                  <w:kern w:val="0"/>
                  <w:sz w:val="20"/>
                  <w:szCs w:val="20"/>
                  <w:rPrChange w:id="1463" w:author="Ragdad Cani Miranti" w:date="2020-11-09T17:11:00Z">
                    <w:rPr>
                      <w:rFonts w:ascii="Times New Roman" w:eastAsia="Times New Roman" w:hAnsi="Times New Roman" w:cs="Times New Roman"/>
                      <w:color w:val="000000"/>
                      <w:kern w:val="0"/>
                      <w:sz w:val="24"/>
                      <w:szCs w:val="24"/>
                    </w:rPr>
                  </w:rPrChange>
                </w:rPr>
                <w:t xml:space="preserve">(without pandemic period) </w:t>
              </w:r>
            </w:ins>
          </w:p>
        </w:tc>
        <w:tc>
          <w:tcPr>
            <w:tcW w:w="850" w:type="dxa"/>
            <w:vMerge/>
            <w:tcBorders>
              <w:left w:val="nil"/>
              <w:bottom w:val="nil"/>
              <w:right w:val="nil"/>
            </w:tcBorders>
            <w:shd w:val="clear" w:color="auto" w:fill="auto"/>
            <w:noWrap/>
            <w:vAlign w:val="center"/>
            <w:hideMark/>
            <w:tcPrChange w:id="1464" w:author="Harry" w:date="2020-11-28T10:30:00Z">
              <w:tcPr>
                <w:tcW w:w="850" w:type="dxa"/>
                <w:gridSpan w:val="2"/>
                <w:vMerge/>
                <w:tcBorders>
                  <w:left w:val="nil"/>
                  <w:bottom w:val="nil"/>
                  <w:right w:val="nil"/>
                </w:tcBorders>
                <w:shd w:val="clear" w:color="auto" w:fill="auto"/>
                <w:noWrap/>
                <w:vAlign w:val="bottom"/>
                <w:hideMark/>
              </w:tcPr>
            </w:tcPrChange>
          </w:tcPr>
          <w:p w14:paraId="6EA83F91" w14:textId="77777777" w:rsidR="009B65E4" w:rsidRPr="00BF1479" w:rsidRDefault="009B65E4">
            <w:pPr>
              <w:widowControl/>
              <w:snapToGrid w:val="0"/>
              <w:jc w:val="left"/>
              <w:rPr>
                <w:ins w:id="1465" w:author="Ragdad Cani Miranti" w:date="2020-11-09T17:10:00Z"/>
                <w:rFonts w:ascii="Times New Roman" w:eastAsia="Times New Roman" w:hAnsi="Times New Roman" w:cs="Times New Roman"/>
                <w:color w:val="000000"/>
                <w:kern w:val="0"/>
                <w:sz w:val="20"/>
                <w:szCs w:val="20"/>
                <w:rPrChange w:id="1466" w:author="Ragdad Cani Miranti" w:date="2020-11-09T17:11:00Z">
                  <w:rPr>
                    <w:ins w:id="1467" w:author="Ragdad Cani Miranti" w:date="2020-11-09T17:10:00Z"/>
                    <w:rFonts w:ascii="Times New Roman" w:eastAsia="Times New Roman" w:hAnsi="Times New Roman" w:cs="Times New Roman"/>
                    <w:color w:val="000000"/>
                    <w:kern w:val="0"/>
                    <w:sz w:val="24"/>
                    <w:szCs w:val="24"/>
                  </w:rPr>
                </w:rPrChange>
              </w:rPr>
              <w:pPrChange w:id="1468" w:author="Harry" w:date="2020-11-21T23:09:00Z">
                <w:pPr>
                  <w:widowControl/>
                  <w:jc w:val="left"/>
                </w:pPr>
              </w:pPrChange>
            </w:pPr>
          </w:p>
        </w:tc>
        <w:tc>
          <w:tcPr>
            <w:tcW w:w="993" w:type="dxa"/>
            <w:vMerge/>
            <w:tcBorders>
              <w:left w:val="nil"/>
              <w:bottom w:val="nil"/>
              <w:right w:val="nil"/>
            </w:tcBorders>
            <w:shd w:val="clear" w:color="auto" w:fill="auto"/>
            <w:noWrap/>
            <w:vAlign w:val="center"/>
            <w:hideMark/>
            <w:tcPrChange w:id="1469" w:author="Harry" w:date="2020-11-28T10:30:00Z">
              <w:tcPr>
                <w:tcW w:w="993" w:type="dxa"/>
                <w:gridSpan w:val="3"/>
                <w:vMerge/>
                <w:tcBorders>
                  <w:left w:val="nil"/>
                  <w:bottom w:val="nil"/>
                  <w:right w:val="nil"/>
                </w:tcBorders>
                <w:shd w:val="clear" w:color="auto" w:fill="auto"/>
                <w:noWrap/>
                <w:vAlign w:val="bottom"/>
                <w:hideMark/>
              </w:tcPr>
            </w:tcPrChange>
          </w:tcPr>
          <w:p w14:paraId="479B7EA2" w14:textId="77777777" w:rsidR="009B65E4" w:rsidRPr="00BF1479" w:rsidRDefault="009B65E4">
            <w:pPr>
              <w:widowControl/>
              <w:snapToGrid w:val="0"/>
              <w:jc w:val="left"/>
              <w:rPr>
                <w:ins w:id="1470" w:author="Ragdad Cani Miranti" w:date="2020-11-09T17:10:00Z"/>
                <w:rFonts w:ascii="Times New Roman" w:eastAsia="Times New Roman" w:hAnsi="Times New Roman" w:cs="Times New Roman"/>
                <w:kern w:val="0"/>
                <w:sz w:val="20"/>
                <w:szCs w:val="20"/>
              </w:rPr>
              <w:pPrChange w:id="1471" w:author="Harry" w:date="2020-11-21T23:09:00Z">
                <w:pPr>
                  <w:widowControl/>
                  <w:jc w:val="left"/>
                </w:pPr>
              </w:pPrChange>
            </w:pPr>
          </w:p>
        </w:tc>
        <w:tc>
          <w:tcPr>
            <w:tcW w:w="850" w:type="dxa"/>
            <w:vMerge/>
            <w:tcBorders>
              <w:left w:val="nil"/>
              <w:bottom w:val="nil"/>
              <w:right w:val="nil"/>
            </w:tcBorders>
            <w:shd w:val="clear" w:color="auto" w:fill="auto"/>
            <w:noWrap/>
            <w:vAlign w:val="center"/>
            <w:hideMark/>
            <w:tcPrChange w:id="1472" w:author="Harry" w:date="2020-11-28T10:30:00Z">
              <w:tcPr>
                <w:tcW w:w="850" w:type="dxa"/>
                <w:gridSpan w:val="2"/>
                <w:vMerge/>
                <w:tcBorders>
                  <w:left w:val="nil"/>
                  <w:bottom w:val="nil"/>
                  <w:right w:val="nil"/>
                </w:tcBorders>
                <w:shd w:val="clear" w:color="auto" w:fill="auto"/>
                <w:noWrap/>
                <w:vAlign w:val="bottom"/>
                <w:hideMark/>
              </w:tcPr>
            </w:tcPrChange>
          </w:tcPr>
          <w:p w14:paraId="3355E87D" w14:textId="77777777" w:rsidR="009B65E4" w:rsidRPr="00B0317C" w:rsidRDefault="009B65E4">
            <w:pPr>
              <w:widowControl/>
              <w:snapToGrid w:val="0"/>
              <w:jc w:val="left"/>
              <w:rPr>
                <w:ins w:id="1473" w:author="Ragdad Cani Miranti" w:date="2020-11-09T17:10:00Z"/>
                <w:rFonts w:ascii="Times New Roman" w:eastAsia="Times New Roman" w:hAnsi="Times New Roman" w:cs="Times New Roman"/>
                <w:kern w:val="0"/>
                <w:sz w:val="20"/>
                <w:szCs w:val="20"/>
              </w:rPr>
              <w:pPrChange w:id="1474" w:author="Harry" w:date="2020-11-21T23:09:00Z">
                <w:pPr>
                  <w:widowControl/>
                  <w:jc w:val="left"/>
                </w:pPr>
              </w:pPrChange>
            </w:pPr>
          </w:p>
        </w:tc>
        <w:tc>
          <w:tcPr>
            <w:tcW w:w="851" w:type="dxa"/>
            <w:vMerge/>
            <w:tcBorders>
              <w:left w:val="nil"/>
              <w:bottom w:val="nil"/>
              <w:right w:val="nil"/>
            </w:tcBorders>
            <w:shd w:val="clear" w:color="auto" w:fill="auto"/>
            <w:noWrap/>
            <w:vAlign w:val="center"/>
            <w:hideMark/>
            <w:tcPrChange w:id="1475" w:author="Harry" w:date="2020-11-28T10:30:00Z">
              <w:tcPr>
                <w:tcW w:w="851" w:type="dxa"/>
                <w:vMerge/>
                <w:tcBorders>
                  <w:left w:val="nil"/>
                  <w:bottom w:val="nil"/>
                  <w:right w:val="nil"/>
                </w:tcBorders>
                <w:shd w:val="clear" w:color="auto" w:fill="auto"/>
                <w:noWrap/>
                <w:vAlign w:val="bottom"/>
                <w:hideMark/>
              </w:tcPr>
            </w:tcPrChange>
          </w:tcPr>
          <w:p w14:paraId="01C4E2DF" w14:textId="77777777" w:rsidR="009B65E4" w:rsidRPr="00B0317C" w:rsidRDefault="009B65E4">
            <w:pPr>
              <w:widowControl/>
              <w:snapToGrid w:val="0"/>
              <w:jc w:val="left"/>
              <w:rPr>
                <w:ins w:id="1476" w:author="Ragdad Cani Miranti" w:date="2020-11-09T17:10:00Z"/>
                <w:rFonts w:ascii="Times New Roman" w:eastAsia="Times New Roman" w:hAnsi="Times New Roman" w:cs="Times New Roman"/>
                <w:kern w:val="0"/>
                <w:sz w:val="20"/>
                <w:szCs w:val="20"/>
              </w:rPr>
              <w:pPrChange w:id="1477" w:author="Harry" w:date="2020-11-21T23:09:00Z">
                <w:pPr>
                  <w:widowControl/>
                  <w:jc w:val="left"/>
                </w:pPr>
              </w:pPrChange>
            </w:pPr>
          </w:p>
        </w:tc>
        <w:tc>
          <w:tcPr>
            <w:tcW w:w="850" w:type="dxa"/>
            <w:vMerge/>
            <w:tcBorders>
              <w:left w:val="nil"/>
              <w:bottom w:val="nil"/>
              <w:right w:val="nil"/>
            </w:tcBorders>
            <w:shd w:val="clear" w:color="auto" w:fill="auto"/>
            <w:noWrap/>
            <w:vAlign w:val="center"/>
            <w:hideMark/>
            <w:tcPrChange w:id="1478" w:author="Harry" w:date="2020-11-28T10:30:00Z">
              <w:tcPr>
                <w:tcW w:w="850" w:type="dxa"/>
                <w:vMerge/>
                <w:tcBorders>
                  <w:left w:val="nil"/>
                  <w:bottom w:val="nil"/>
                  <w:right w:val="nil"/>
                </w:tcBorders>
                <w:shd w:val="clear" w:color="auto" w:fill="auto"/>
                <w:noWrap/>
                <w:vAlign w:val="bottom"/>
                <w:hideMark/>
              </w:tcPr>
            </w:tcPrChange>
          </w:tcPr>
          <w:p w14:paraId="79404838" w14:textId="77777777" w:rsidR="009B65E4" w:rsidRPr="003570B9" w:rsidRDefault="009B65E4">
            <w:pPr>
              <w:widowControl/>
              <w:snapToGrid w:val="0"/>
              <w:jc w:val="left"/>
              <w:rPr>
                <w:ins w:id="1479" w:author="Ragdad Cani Miranti" w:date="2020-11-09T17:10:00Z"/>
                <w:rFonts w:ascii="Times New Roman" w:eastAsia="Times New Roman" w:hAnsi="Times New Roman" w:cs="Times New Roman"/>
                <w:kern w:val="0"/>
                <w:sz w:val="20"/>
                <w:szCs w:val="20"/>
              </w:rPr>
              <w:pPrChange w:id="1480" w:author="Harry" w:date="2020-11-21T23:09:00Z">
                <w:pPr>
                  <w:widowControl/>
                  <w:jc w:val="left"/>
                </w:pPr>
              </w:pPrChange>
            </w:pPr>
          </w:p>
        </w:tc>
        <w:tc>
          <w:tcPr>
            <w:tcW w:w="847" w:type="dxa"/>
            <w:vMerge/>
            <w:tcBorders>
              <w:left w:val="nil"/>
              <w:bottom w:val="nil"/>
              <w:right w:val="nil"/>
            </w:tcBorders>
            <w:shd w:val="clear" w:color="auto" w:fill="auto"/>
            <w:noWrap/>
            <w:vAlign w:val="center"/>
            <w:hideMark/>
            <w:tcPrChange w:id="1481" w:author="Harry" w:date="2020-11-28T10:30:00Z">
              <w:tcPr>
                <w:tcW w:w="847" w:type="dxa"/>
                <w:vMerge/>
                <w:tcBorders>
                  <w:left w:val="nil"/>
                  <w:bottom w:val="nil"/>
                  <w:right w:val="nil"/>
                </w:tcBorders>
                <w:shd w:val="clear" w:color="auto" w:fill="auto"/>
                <w:noWrap/>
                <w:vAlign w:val="bottom"/>
                <w:hideMark/>
              </w:tcPr>
            </w:tcPrChange>
          </w:tcPr>
          <w:p w14:paraId="321F89ED" w14:textId="77777777" w:rsidR="009B65E4" w:rsidRPr="003570B9" w:rsidRDefault="009B65E4">
            <w:pPr>
              <w:widowControl/>
              <w:snapToGrid w:val="0"/>
              <w:jc w:val="left"/>
              <w:rPr>
                <w:ins w:id="1482" w:author="Ragdad Cani Miranti" w:date="2020-11-09T17:10:00Z"/>
                <w:rFonts w:ascii="Times New Roman" w:eastAsia="Times New Roman" w:hAnsi="Times New Roman" w:cs="Times New Roman"/>
                <w:kern w:val="0"/>
                <w:sz w:val="20"/>
                <w:szCs w:val="20"/>
              </w:rPr>
              <w:pPrChange w:id="1483" w:author="Harry" w:date="2020-11-21T23:09:00Z">
                <w:pPr>
                  <w:widowControl/>
                  <w:jc w:val="left"/>
                </w:pPr>
              </w:pPrChange>
            </w:pPr>
          </w:p>
        </w:tc>
        <w:tc>
          <w:tcPr>
            <w:tcW w:w="666" w:type="dxa"/>
            <w:vMerge/>
            <w:tcBorders>
              <w:left w:val="nil"/>
              <w:bottom w:val="nil"/>
              <w:right w:val="nil"/>
            </w:tcBorders>
            <w:shd w:val="clear" w:color="auto" w:fill="auto"/>
            <w:noWrap/>
            <w:vAlign w:val="center"/>
            <w:hideMark/>
            <w:tcPrChange w:id="1484" w:author="Harry" w:date="2020-11-28T10:30:00Z">
              <w:tcPr>
                <w:tcW w:w="666" w:type="dxa"/>
                <w:vMerge/>
                <w:tcBorders>
                  <w:left w:val="nil"/>
                  <w:bottom w:val="nil"/>
                  <w:right w:val="nil"/>
                </w:tcBorders>
                <w:shd w:val="clear" w:color="auto" w:fill="auto"/>
                <w:noWrap/>
                <w:vAlign w:val="bottom"/>
                <w:hideMark/>
              </w:tcPr>
            </w:tcPrChange>
          </w:tcPr>
          <w:p w14:paraId="7EFB2422" w14:textId="77777777" w:rsidR="009B65E4" w:rsidRPr="003570B9" w:rsidRDefault="009B65E4">
            <w:pPr>
              <w:widowControl/>
              <w:snapToGrid w:val="0"/>
              <w:jc w:val="left"/>
              <w:rPr>
                <w:ins w:id="1485" w:author="Ragdad Cani Miranti" w:date="2020-11-09T17:10:00Z"/>
                <w:rFonts w:ascii="Times New Roman" w:eastAsia="Times New Roman" w:hAnsi="Times New Roman" w:cs="Times New Roman"/>
                <w:kern w:val="0"/>
                <w:sz w:val="20"/>
                <w:szCs w:val="20"/>
              </w:rPr>
              <w:pPrChange w:id="1486" w:author="Harry" w:date="2020-11-21T23:09:00Z">
                <w:pPr>
                  <w:widowControl/>
                  <w:jc w:val="left"/>
                </w:pPr>
              </w:pPrChange>
            </w:pPr>
          </w:p>
        </w:tc>
      </w:tr>
      <w:tr w:rsidR="009B65E4" w:rsidRPr="003570B9" w14:paraId="4640AAD7" w14:textId="77777777" w:rsidTr="009B65E4">
        <w:trPr>
          <w:trHeight w:val="253"/>
          <w:ins w:id="1487" w:author="Ragdad Cani Miranti" w:date="2020-11-09T17:10:00Z"/>
          <w:trPrChange w:id="1488" w:author="Harry" w:date="2020-11-28T10:30:00Z">
            <w:trPr>
              <w:trHeight w:val="253"/>
            </w:trPr>
          </w:trPrChange>
        </w:trPr>
        <w:tc>
          <w:tcPr>
            <w:tcW w:w="3119" w:type="dxa"/>
            <w:tcBorders>
              <w:top w:val="nil"/>
              <w:left w:val="nil"/>
              <w:bottom w:val="nil"/>
              <w:right w:val="nil"/>
            </w:tcBorders>
            <w:shd w:val="clear" w:color="auto" w:fill="auto"/>
            <w:noWrap/>
            <w:vAlign w:val="bottom"/>
            <w:hideMark/>
            <w:tcPrChange w:id="1489" w:author="Harry" w:date="2020-11-28T10:30:00Z">
              <w:tcPr>
                <w:tcW w:w="3119" w:type="dxa"/>
                <w:gridSpan w:val="2"/>
                <w:tcBorders>
                  <w:top w:val="nil"/>
                  <w:left w:val="nil"/>
                  <w:bottom w:val="nil"/>
                  <w:right w:val="nil"/>
                </w:tcBorders>
                <w:shd w:val="clear" w:color="auto" w:fill="auto"/>
                <w:noWrap/>
                <w:vAlign w:val="bottom"/>
                <w:hideMark/>
              </w:tcPr>
            </w:tcPrChange>
          </w:tcPr>
          <w:p w14:paraId="1744C9B7" w14:textId="17E03CE6" w:rsidR="009B65E4" w:rsidRPr="00BF1479" w:rsidRDefault="009B65E4">
            <w:pPr>
              <w:widowControl/>
              <w:snapToGrid w:val="0"/>
              <w:jc w:val="left"/>
              <w:rPr>
                <w:ins w:id="1490" w:author="Ragdad Cani Miranti" w:date="2020-11-09T17:10:00Z"/>
                <w:rFonts w:ascii="Times New Roman" w:eastAsia="Times New Roman" w:hAnsi="Times New Roman" w:cs="Times New Roman"/>
                <w:color w:val="000000"/>
                <w:kern w:val="0"/>
                <w:sz w:val="20"/>
                <w:szCs w:val="20"/>
                <w:rPrChange w:id="1491" w:author="Ragdad Cani Miranti" w:date="2020-11-09T17:11:00Z">
                  <w:rPr>
                    <w:ins w:id="1492" w:author="Ragdad Cani Miranti" w:date="2020-11-09T17:10:00Z"/>
                    <w:rFonts w:ascii="Times New Roman" w:eastAsia="Times New Roman" w:hAnsi="Times New Roman" w:cs="Times New Roman"/>
                    <w:color w:val="000000"/>
                    <w:kern w:val="0"/>
                    <w:sz w:val="24"/>
                    <w:szCs w:val="24"/>
                  </w:rPr>
                </w:rPrChange>
              </w:rPr>
              <w:pPrChange w:id="1493" w:author="Harry" w:date="2020-11-21T23:09:00Z">
                <w:pPr>
                  <w:widowControl/>
                  <w:jc w:val="left"/>
                </w:pPr>
              </w:pPrChange>
            </w:pPr>
            <w:ins w:id="1494" w:author="Ragdad Cani Miranti" w:date="2020-11-09T17:54:00Z">
              <w:r>
                <w:rPr>
                  <w:rFonts w:ascii="Times New Roman" w:eastAsia="Times New Roman" w:hAnsi="Times New Roman" w:cs="Times New Roman"/>
                  <w:color w:val="000000"/>
                  <w:kern w:val="0"/>
                  <w:sz w:val="20"/>
                  <w:szCs w:val="20"/>
                </w:rPr>
                <w:t>GDP</w:t>
              </w:r>
            </w:ins>
            <w:ins w:id="1495" w:author="Ragdad Cani Miranti" w:date="2020-11-09T17:10:00Z">
              <w:r w:rsidRPr="00BF1479">
                <w:rPr>
                  <w:rFonts w:ascii="Times New Roman" w:eastAsia="Times New Roman" w:hAnsi="Times New Roman" w:cs="Times New Roman"/>
                  <w:color w:val="000000"/>
                  <w:kern w:val="0"/>
                  <w:sz w:val="20"/>
                  <w:szCs w:val="20"/>
                  <w:rPrChange w:id="1496" w:author="Ragdad Cani Miranti" w:date="2020-11-09T17:11:00Z">
                    <w:rPr>
                      <w:rFonts w:ascii="Times New Roman" w:eastAsia="Times New Roman" w:hAnsi="Times New Roman" w:cs="Times New Roman"/>
                      <w:color w:val="000000"/>
                      <w:kern w:val="0"/>
                      <w:sz w:val="24"/>
                      <w:szCs w:val="24"/>
                    </w:rPr>
                  </w:rPrChange>
                </w:rPr>
                <w:t xml:space="preserve"> Growth 2019</w:t>
              </w:r>
            </w:ins>
            <w:ins w:id="1497" w:author="Harry" w:date="2020-11-21T23:10:00Z">
              <w:r>
                <w:rPr>
                  <w:rFonts w:ascii="Times New Roman" w:eastAsia="Times New Roman" w:hAnsi="Times New Roman" w:cs="Times New Roman"/>
                  <w:color w:val="000000"/>
                  <w:kern w:val="0"/>
                  <w:sz w:val="20"/>
                  <w:szCs w:val="20"/>
                </w:rPr>
                <w:t>:</w:t>
              </w:r>
            </w:ins>
            <w:ins w:id="1498" w:author="Ragdad Cani Miranti" w:date="2020-11-09T17:10:00Z">
              <w:del w:id="1499" w:author="Harry" w:date="2020-11-21T23:10:00Z">
                <w:r w:rsidRPr="00BF1479" w:rsidDel="00330039">
                  <w:rPr>
                    <w:rFonts w:ascii="Times New Roman" w:eastAsia="Times New Roman" w:hAnsi="Times New Roman" w:cs="Times New Roman"/>
                    <w:color w:val="000000"/>
                    <w:kern w:val="0"/>
                    <w:sz w:val="20"/>
                    <w:szCs w:val="20"/>
                    <w:rPrChange w:id="1500"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501" w:author="Ragdad Cani Miranti" w:date="2020-11-09T17:11:00Z">
                    <w:rPr>
                      <w:rFonts w:ascii="Times New Roman" w:eastAsia="Times New Roman" w:hAnsi="Times New Roman" w:cs="Times New Roman"/>
                      <w:color w:val="000000"/>
                      <w:kern w:val="0"/>
                      <w:sz w:val="24"/>
                      <w:szCs w:val="24"/>
                    </w:rPr>
                  </w:rPrChange>
                </w:rPr>
                <w:t xml:space="preserve">Q1 </w:t>
              </w:r>
              <w:del w:id="1502" w:author="Harry" w:date="2020-11-21T23:10:00Z">
                <w:r w:rsidRPr="00BF1479" w:rsidDel="00330039">
                  <w:rPr>
                    <w:rFonts w:ascii="Times New Roman" w:eastAsia="Times New Roman" w:hAnsi="Times New Roman" w:cs="Times New Roman"/>
                    <w:color w:val="000000"/>
                    <w:kern w:val="0"/>
                    <w:sz w:val="20"/>
                    <w:szCs w:val="20"/>
                    <w:rPrChange w:id="1503" w:author="Ragdad Cani Miranti" w:date="2020-11-09T17:11:00Z">
                      <w:rPr>
                        <w:rFonts w:ascii="Times New Roman" w:eastAsia="Times New Roman" w:hAnsi="Times New Roman" w:cs="Times New Roman"/>
                        <w:color w:val="000000"/>
                        <w:kern w:val="0"/>
                        <w:sz w:val="24"/>
                        <w:szCs w:val="24"/>
                      </w:rPr>
                    </w:rPrChange>
                  </w:rPr>
                  <w:delText>-</w:delText>
                </w:r>
              </w:del>
            </w:ins>
            <w:ins w:id="1504" w:author="Harry" w:date="2020-11-21T23:10:00Z">
              <w:r>
                <w:rPr>
                  <w:rFonts w:ascii="Times New Roman" w:eastAsia="Times New Roman" w:hAnsi="Times New Roman" w:cs="Times New Roman"/>
                  <w:color w:val="000000"/>
                  <w:kern w:val="0"/>
                  <w:sz w:val="20"/>
                  <w:szCs w:val="20"/>
                </w:rPr>
                <w:t>–</w:t>
              </w:r>
            </w:ins>
            <w:ins w:id="1505" w:author="Ragdad Cani Miranti" w:date="2020-11-09T17:10:00Z">
              <w:r w:rsidRPr="00BF1479">
                <w:rPr>
                  <w:rFonts w:ascii="Times New Roman" w:eastAsia="Times New Roman" w:hAnsi="Times New Roman" w:cs="Times New Roman"/>
                  <w:color w:val="000000"/>
                  <w:kern w:val="0"/>
                  <w:sz w:val="20"/>
                  <w:szCs w:val="20"/>
                  <w:rPrChange w:id="1506" w:author="Ragdad Cani Miranti" w:date="2020-11-09T17:11:00Z">
                    <w:rPr>
                      <w:rFonts w:ascii="Times New Roman" w:eastAsia="Times New Roman" w:hAnsi="Times New Roman" w:cs="Times New Roman"/>
                      <w:color w:val="000000"/>
                      <w:kern w:val="0"/>
                      <w:sz w:val="24"/>
                      <w:szCs w:val="24"/>
                    </w:rPr>
                  </w:rPrChange>
                </w:rPr>
                <w:t xml:space="preserve"> 2020</w:t>
              </w:r>
            </w:ins>
            <w:ins w:id="1507" w:author="Harry" w:date="2020-11-21T23:10:00Z">
              <w:r>
                <w:rPr>
                  <w:rFonts w:ascii="Times New Roman" w:eastAsia="Times New Roman" w:hAnsi="Times New Roman" w:cs="Times New Roman"/>
                  <w:color w:val="000000"/>
                  <w:kern w:val="0"/>
                  <w:sz w:val="20"/>
                  <w:szCs w:val="20"/>
                </w:rPr>
                <w:t>:</w:t>
              </w:r>
            </w:ins>
            <w:ins w:id="1508" w:author="Ragdad Cani Miranti" w:date="2020-11-09T17:10:00Z">
              <w:del w:id="1509" w:author="Harry" w:date="2020-11-21T23:10:00Z">
                <w:r w:rsidRPr="00BF1479" w:rsidDel="00330039">
                  <w:rPr>
                    <w:rFonts w:ascii="Times New Roman" w:eastAsia="Times New Roman" w:hAnsi="Times New Roman" w:cs="Times New Roman"/>
                    <w:color w:val="000000"/>
                    <w:kern w:val="0"/>
                    <w:sz w:val="20"/>
                    <w:szCs w:val="20"/>
                    <w:rPrChange w:id="1510"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511" w:author="Ragdad Cani Miranti" w:date="2020-11-09T17:11:00Z">
                    <w:rPr>
                      <w:rFonts w:ascii="Times New Roman" w:eastAsia="Times New Roman" w:hAnsi="Times New Roman" w:cs="Times New Roman"/>
                      <w:color w:val="000000"/>
                      <w:kern w:val="0"/>
                      <w:sz w:val="24"/>
                      <w:szCs w:val="24"/>
                    </w:rPr>
                  </w:rPrChange>
                </w:rPr>
                <w:t>Q2</w:t>
              </w:r>
            </w:ins>
          </w:p>
        </w:tc>
        <w:tc>
          <w:tcPr>
            <w:tcW w:w="850" w:type="dxa"/>
            <w:vMerge w:val="restart"/>
            <w:tcBorders>
              <w:top w:val="nil"/>
              <w:left w:val="nil"/>
              <w:right w:val="nil"/>
            </w:tcBorders>
            <w:shd w:val="clear" w:color="auto" w:fill="auto"/>
            <w:noWrap/>
            <w:vAlign w:val="center"/>
            <w:hideMark/>
            <w:tcPrChange w:id="1512" w:author="Harry" w:date="2020-11-28T10:30:00Z">
              <w:tcPr>
                <w:tcW w:w="850" w:type="dxa"/>
                <w:gridSpan w:val="2"/>
                <w:vMerge w:val="restart"/>
                <w:tcBorders>
                  <w:top w:val="nil"/>
                  <w:left w:val="nil"/>
                  <w:right w:val="nil"/>
                </w:tcBorders>
                <w:shd w:val="clear" w:color="auto" w:fill="auto"/>
                <w:noWrap/>
                <w:vAlign w:val="bottom"/>
                <w:hideMark/>
              </w:tcPr>
            </w:tcPrChange>
          </w:tcPr>
          <w:p w14:paraId="274E2C1D" w14:textId="77777777" w:rsidR="009B65E4" w:rsidRPr="00BF1479" w:rsidDel="009B65E4" w:rsidRDefault="009B65E4">
            <w:pPr>
              <w:widowControl/>
              <w:snapToGrid w:val="0"/>
              <w:jc w:val="right"/>
              <w:rPr>
                <w:ins w:id="1513" w:author="Ragdad Cani Miranti" w:date="2020-11-09T17:10:00Z"/>
                <w:del w:id="1514" w:author="Harry" w:date="2020-11-28T10:30:00Z"/>
                <w:rFonts w:ascii="Times New Roman" w:eastAsia="Times New Roman" w:hAnsi="Times New Roman" w:cs="Times New Roman"/>
                <w:color w:val="000000"/>
                <w:kern w:val="0"/>
                <w:sz w:val="20"/>
                <w:szCs w:val="20"/>
              </w:rPr>
            </w:pPr>
            <w:ins w:id="1515" w:author="Ragdad Cani Miranti" w:date="2020-11-09T17:10:00Z">
              <w:r w:rsidRPr="00BF1479">
                <w:rPr>
                  <w:rFonts w:ascii="Times New Roman" w:eastAsia="Times New Roman" w:hAnsi="Times New Roman" w:cs="Times New Roman"/>
                  <w:color w:val="000000"/>
                  <w:kern w:val="0"/>
                  <w:sz w:val="20"/>
                  <w:szCs w:val="20"/>
                  <w:rPrChange w:id="1516" w:author="Ragdad Cani Miranti" w:date="2020-11-09T17:11:00Z">
                    <w:rPr>
                      <w:rFonts w:ascii="Times New Roman" w:eastAsia="Times New Roman" w:hAnsi="Times New Roman" w:cs="Times New Roman"/>
                      <w:color w:val="000000"/>
                      <w:kern w:val="0"/>
                      <w:sz w:val="24"/>
                      <w:szCs w:val="24"/>
                    </w:rPr>
                  </w:rPrChange>
                </w:rPr>
                <w:t>0.001</w:t>
              </w:r>
            </w:ins>
          </w:p>
          <w:p w14:paraId="44FB2D46" w14:textId="7CFF1353" w:rsidR="009B65E4" w:rsidRPr="00BF1479" w:rsidRDefault="009B65E4">
            <w:pPr>
              <w:widowControl/>
              <w:snapToGrid w:val="0"/>
              <w:jc w:val="right"/>
              <w:rPr>
                <w:ins w:id="1517" w:author="Ragdad Cani Miranti" w:date="2020-11-09T17:10:00Z"/>
                <w:rFonts w:ascii="Times New Roman" w:eastAsia="Times New Roman" w:hAnsi="Times New Roman" w:cs="Times New Roman"/>
                <w:color w:val="000000"/>
                <w:kern w:val="0"/>
                <w:sz w:val="20"/>
                <w:szCs w:val="20"/>
                <w:rPrChange w:id="1518" w:author="Ragdad Cani Miranti" w:date="2020-11-09T17:11:00Z">
                  <w:rPr>
                    <w:ins w:id="1519" w:author="Ragdad Cani Miranti" w:date="2020-11-09T17:10:00Z"/>
                    <w:rFonts w:ascii="Times New Roman" w:eastAsia="Times New Roman" w:hAnsi="Times New Roman" w:cs="Times New Roman"/>
                    <w:color w:val="000000"/>
                    <w:kern w:val="0"/>
                    <w:sz w:val="24"/>
                    <w:szCs w:val="24"/>
                  </w:rPr>
                </w:rPrChange>
              </w:rPr>
              <w:pPrChange w:id="1520" w:author="Harry" w:date="2020-11-28T10:30:00Z">
                <w:pPr>
                  <w:widowControl/>
                  <w:jc w:val="right"/>
                </w:pPr>
              </w:pPrChange>
            </w:pPr>
            <w:ins w:id="1521" w:author="Ragdad Cani Miranti" w:date="2020-11-09T17:10:00Z">
              <w:del w:id="1522" w:author="Harry" w:date="2020-11-28T10:30:00Z">
                <w:r w:rsidRPr="00BF1479" w:rsidDel="009B65E4">
                  <w:rPr>
                    <w:rFonts w:ascii="Times New Roman" w:eastAsia="Times New Roman" w:hAnsi="Times New Roman" w:cs="Times New Roman"/>
                    <w:color w:val="000000"/>
                    <w:kern w:val="0"/>
                    <w:sz w:val="20"/>
                    <w:szCs w:val="20"/>
                    <w:rPrChange w:id="1523"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993" w:type="dxa"/>
            <w:vMerge w:val="restart"/>
            <w:tcBorders>
              <w:top w:val="nil"/>
              <w:left w:val="nil"/>
              <w:right w:val="nil"/>
            </w:tcBorders>
            <w:shd w:val="clear" w:color="auto" w:fill="auto"/>
            <w:noWrap/>
            <w:vAlign w:val="center"/>
            <w:hideMark/>
            <w:tcPrChange w:id="1524" w:author="Harry" w:date="2020-11-28T10:30:00Z">
              <w:tcPr>
                <w:tcW w:w="993" w:type="dxa"/>
                <w:gridSpan w:val="3"/>
                <w:vMerge w:val="restart"/>
                <w:tcBorders>
                  <w:top w:val="nil"/>
                  <w:left w:val="nil"/>
                  <w:right w:val="nil"/>
                </w:tcBorders>
                <w:shd w:val="clear" w:color="auto" w:fill="auto"/>
                <w:noWrap/>
                <w:vAlign w:val="bottom"/>
                <w:hideMark/>
              </w:tcPr>
            </w:tcPrChange>
          </w:tcPr>
          <w:p w14:paraId="3366FB45" w14:textId="77777777" w:rsidR="009B65E4" w:rsidRPr="00BF1479" w:rsidDel="009B65E4" w:rsidRDefault="009B65E4">
            <w:pPr>
              <w:widowControl/>
              <w:snapToGrid w:val="0"/>
              <w:jc w:val="right"/>
              <w:rPr>
                <w:ins w:id="1525" w:author="Ragdad Cani Miranti" w:date="2020-11-09T17:10:00Z"/>
                <w:del w:id="1526" w:author="Harry" w:date="2020-11-28T10:30:00Z"/>
                <w:rFonts w:ascii="Times New Roman" w:eastAsia="Times New Roman" w:hAnsi="Times New Roman" w:cs="Times New Roman"/>
                <w:color w:val="000000"/>
                <w:kern w:val="0"/>
                <w:sz w:val="20"/>
                <w:szCs w:val="20"/>
              </w:rPr>
            </w:pPr>
            <w:ins w:id="1527" w:author="Ragdad Cani Miranti" w:date="2020-11-09T17:10:00Z">
              <w:r w:rsidRPr="00BF1479">
                <w:rPr>
                  <w:rFonts w:ascii="Times New Roman" w:eastAsia="Times New Roman" w:hAnsi="Times New Roman" w:cs="Times New Roman"/>
                  <w:color w:val="000000"/>
                  <w:kern w:val="0"/>
                  <w:sz w:val="20"/>
                  <w:szCs w:val="20"/>
                  <w:rPrChange w:id="1528" w:author="Ragdad Cani Miranti" w:date="2020-11-09T17:11:00Z">
                    <w:rPr>
                      <w:rFonts w:ascii="Times New Roman" w:eastAsia="Times New Roman" w:hAnsi="Times New Roman" w:cs="Times New Roman"/>
                      <w:color w:val="000000"/>
                      <w:kern w:val="0"/>
                      <w:sz w:val="24"/>
                      <w:szCs w:val="24"/>
                    </w:rPr>
                  </w:rPrChange>
                </w:rPr>
                <w:t>0.012</w:t>
              </w:r>
            </w:ins>
          </w:p>
          <w:p w14:paraId="7304AE51" w14:textId="10C25D70" w:rsidR="009B65E4" w:rsidRPr="00BF1479" w:rsidRDefault="009B65E4">
            <w:pPr>
              <w:widowControl/>
              <w:snapToGrid w:val="0"/>
              <w:jc w:val="right"/>
              <w:rPr>
                <w:ins w:id="1529" w:author="Ragdad Cani Miranti" w:date="2020-11-09T17:10:00Z"/>
                <w:rFonts w:ascii="Times New Roman" w:eastAsia="Times New Roman" w:hAnsi="Times New Roman" w:cs="Times New Roman"/>
                <w:color w:val="000000"/>
                <w:kern w:val="0"/>
                <w:sz w:val="20"/>
                <w:szCs w:val="20"/>
                <w:rPrChange w:id="1530" w:author="Ragdad Cani Miranti" w:date="2020-11-09T17:11:00Z">
                  <w:rPr>
                    <w:ins w:id="1531" w:author="Ragdad Cani Miranti" w:date="2020-11-09T17:10:00Z"/>
                    <w:rFonts w:ascii="Times New Roman" w:eastAsia="Times New Roman" w:hAnsi="Times New Roman" w:cs="Times New Roman"/>
                    <w:color w:val="000000"/>
                    <w:kern w:val="0"/>
                    <w:sz w:val="24"/>
                    <w:szCs w:val="24"/>
                  </w:rPr>
                </w:rPrChange>
              </w:rPr>
              <w:pPrChange w:id="1532" w:author="Harry" w:date="2020-11-28T10:30:00Z">
                <w:pPr>
                  <w:widowControl/>
                  <w:jc w:val="right"/>
                </w:pPr>
              </w:pPrChange>
            </w:pPr>
            <w:ins w:id="1533" w:author="Ragdad Cani Miranti" w:date="2020-11-09T17:10:00Z">
              <w:del w:id="1534" w:author="Harry" w:date="2020-11-28T10:30:00Z">
                <w:r w:rsidRPr="00BF1479" w:rsidDel="009B65E4">
                  <w:rPr>
                    <w:rFonts w:ascii="Times New Roman" w:eastAsia="Times New Roman" w:hAnsi="Times New Roman" w:cs="Times New Roman"/>
                    <w:color w:val="000000"/>
                    <w:kern w:val="0"/>
                    <w:sz w:val="20"/>
                    <w:szCs w:val="20"/>
                    <w:rPrChange w:id="1535"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50" w:type="dxa"/>
            <w:vMerge w:val="restart"/>
            <w:tcBorders>
              <w:top w:val="nil"/>
              <w:left w:val="nil"/>
              <w:right w:val="nil"/>
            </w:tcBorders>
            <w:shd w:val="clear" w:color="auto" w:fill="auto"/>
            <w:noWrap/>
            <w:vAlign w:val="center"/>
            <w:hideMark/>
            <w:tcPrChange w:id="1536" w:author="Harry" w:date="2020-11-28T10:30:00Z">
              <w:tcPr>
                <w:tcW w:w="850" w:type="dxa"/>
                <w:gridSpan w:val="2"/>
                <w:vMerge w:val="restart"/>
                <w:tcBorders>
                  <w:top w:val="nil"/>
                  <w:left w:val="nil"/>
                  <w:right w:val="nil"/>
                </w:tcBorders>
                <w:shd w:val="clear" w:color="auto" w:fill="auto"/>
                <w:noWrap/>
                <w:vAlign w:val="bottom"/>
                <w:hideMark/>
              </w:tcPr>
            </w:tcPrChange>
          </w:tcPr>
          <w:p w14:paraId="44E33601" w14:textId="77777777" w:rsidR="009B65E4" w:rsidRPr="00BF1479" w:rsidDel="009B65E4" w:rsidRDefault="009B65E4">
            <w:pPr>
              <w:widowControl/>
              <w:snapToGrid w:val="0"/>
              <w:jc w:val="right"/>
              <w:rPr>
                <w:ins w:id="1537" w:author="Ragdad Cani Miranti" w:date="2020-11-09T17:10:00Z"/>
                <w:del w:id="1538" w:author="Harry" w:date="2020-11-28T10:30:00Z"/>
                <w:rFonts w:ascii="Times New Roman" w:eastAsia="Times New Roman" w:hAnsi="Times New Roman" w:cs="Times New Roman"/>
                <w:color w:val="000000"/>
                <w:kern w:val="0"/>
                <w:sz w:val="20"/>
                <w:szCs w:val="20"/>
              </w:rPr>
            </w:pPr>
            <w:ins w:id="1539" w:author="Ragdad Cani Miranti" w:date="2020-11-09T17:10:00Z">
              <w:r w:rsidRPr="00BF1479">
                <w:rPr>
                  <w:rFonts w:ascii="Times New Roman" w:eastAsia="Times New Roman" w:hAnsi="Times New Roman" w:cs="Times New Roman"/>
                  <w:color w:val="000000"/>
                  <w:kern w:val="0"/>
                  <w:sz w:val="20"/>
                  <w:szCs w:val="20"/>
                  <w:rPrChange w:id="1540" w:author="Ragdad Cani Miranti" w:date="2020-11-09T17:11:00Z">
                    <w:rPr>
                      <w:rFonts w:ascii="Times New Roman" w:eastAsia="Times New Roman" w:hAnsi="Times New Roman" w:cs="Times New Roman"/>
                      <w:color w:val="000000"/>
                      <w:kern w:val="0"/>
                      <w:sz w:val="24"/>
                      <w:szCs w:val="24"/>
                    </w:rPr>
                  </w:rPrChange>
                </w:rPr>
                <w:t>-0.014</w:t>
              </w:r>
            </w:ins>
          </w:p>
          <w:p w14:paraId="15A05C1B" w14:textId="5B9B8D44" w:rsidR="009B65E4" w:rsidRPr="00BF1479" w:rsidRDefault="009B65E4">
            <w:pPr>
              <w:widowControl/>
              <w:snapToGrid w:val="0"/>
              <w:jc w:val="right"/>
              <w:rPr>
                <w:ins w:id="1541" w:author="Ragdad Cani Miranti" w:date="2020-11-09T17:10:00Z"/>
                <w:rFonts w:ascii="Times New Roman" w:eastAsia="Times New Roman" w:hAnsi="Times New Roman" w:cs="Times New Roman"/>
                <w:color w:val="000000"/>
                <w:kern w:val="0"/>
                <w:sz w:val="20"/>
                <w:szCs w:val="20"/>
                <w:rPrChange w:id="1542" w:author="Ragdad Cani Miranti" w:date="2020-11-09T17:11:00Z">
                  <w:rPr>
                    <w:ins w:id="1543" w:author="Ragdad Cani Miranti" w:date="2020-11-09T17:10:00Z"/>
                    <w:rFonts w:ascii="Times New Roman" w:eastAsia="Times New Roman" w:hAnsi="Times New Roman" w:cs="Times New Roman"/>
                    <w:color w:val="000000"/>
                    <w:kern w:val="0"/>
                    <w:sz w:val="24"/>
                    <w:szCs w:val="24"/>
                  </w:rPr>
                </w:rPrChange>
              </w:rPr>
              <w:pPrChange w:id="1544" w:author="Harry" w:date="2020-11-28T10:30:00Z">
                <w:pPr>
                  <w:widowControl/>
                  <w:jc w:val="right"/>
                </w:pPr>
              </w:pPrChange>
            </w:pPr>
            <w:ins w:id="1545" w:author="Ragdad Cani Miranti" w:date="2020-11-09T17:10:00Z">
              <w:del w:id="1546" w:author="Harry" w:date="2020-11-28T10:30:00Z">
                <w:r w:rsidRPr="00BF1479" w:rsidDel="009B65E4">
                  <w:rPr>
                    <w:rFonts w:ascii="Times New Roman" w:eastAsia="Times New Roman" w:hAnsi="Times New Roman" w:cs="Times New Roman"/>
                    <w:color w:val="000000"/>
                    <w:kern w:val="0"/>
                    <w:sz w:val="20"/>
                    <w:szCs w:val="20"/>
                    <w:rPrChange w:id="1547"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51" w:type="dxa"/>
            <w:vMerge w:val="restart"/>
            <w:tcBorders>
              <w:top w:val="nil"/>
              <w:left w:val="nil"/>
              <w:right w:val="nil"/>
            </w:tcBorders>
            <w:shd w:val="clear" w:color="auto" w:fill="auto"/>
            <w:noWrap/>
            <w:vAlign w:val="center"/>
            <w:hideMark/>
            <w:tcPrChange w:id="1548" w:author="Harry" w:date="2020-11-28T10:30:00Z">
              <w:tcPr>
                <w:tcW w:w="851" w:type="dxa"/>
                <w:vMerge w:val="restart"/>
                <w:tcBorders>
                  <w:top w:val="nil"/>
                  <w:left w:val="nil"/>
                  <w:right w:val="nil"/>
                </w:tcBorders>
                <w:shd w:val="clear" w:color="auto" w:fill="auto"/>
                <w:noWrap/>
                <w:vAlign w:val="bottom"/>
                <w:hideMark/>
              </w:tcPr>
            </w:tcPrChange>
          </w:tcPr>
          <w:p w14:paraId="5922F19D" w14:textId="77777777" w:rsidR="009B65E4" w:rsidRPr="00BF1479" w:rsidDel="009B65E4" w:rsidRDefault="009B65E4">
            <w:pPr>
              <w:widowControl/>
              <w:snapToGrid w:val="0"/>
              <w:jc w:val="right"/>
              <w:rPr>
                <w:ins w:id="1549" w:author="Ragdad Cani Miranti" w:date="2020-11-09T17:10:00Z"/>
                <w:del w:id="1550" w:author="Harry" w:date="2020-11-28T10:31:00Z"/>
                <w:rFonts w:ascii="Times New Roman" w:eastAsia="Times New Roman" w:hAnsi="Times New Roman" w:cs="Times New Roman"/>
                <w:color w:val="000000"/>
                <w:kern w:val="0"/>
                <w:sz w:val="20"/>
                <w:szCs w:val="20"/>
              </w:rPr>
            </w:pPr>
            <w:ins w:id="1551" w:author="Ragdad Cani Miranti" w:date="2020-11-09T17:10:00Z">
              <w:r w:rsidRPr="00BF1479">
                <w:rPr>
                  <w:rFonts w:ascii="Times New Roman" w:eastAsia="Times New Roman" w:hAnsi="Times New Roman" w:cs="Times New Roman"/>
                  <w:color w:val="000000"/>
                  <w:kern w:val="0"/>
                  <w:sz w:val="20"/>
                  <w:szCs w:val="20"/>
                  <w:rPrChange w:id="1552" w:author="Ragdad Cani Miranti" w:date="2020-11-09T17:11:00Z">
                    <w:rPr>
                      <w:rFonts w:ascii="Times New Roman" w:eastAsia="Times New Roman" w:hAnsi="Times New Roman" w:cs="Times New Roman"/>
                      <w:color w:val="000000"/>
                      <w:kern w:val="0"/>
                      <w:sz w:val="24"/>
                      <w:szCs w:val="24"/>
                    </w:rPr>
                  </w:rPrChange>
                </w:rPr>
                <w:t>-0.004</w:t>
              </w:r>
            </w:ins>
          </w:p>
          <w:p w14:paraId="43FA22E4" w14:textId="2C9C00FB" w:rsidR="009B65E4" w:rsidRPr="00BF1479" w:rsidRDefault="009B65E4">
            <w:pPr>
              <w:widowControl/>
              <w:snapToGrid w:val="0"/>
              <w:jc w:val="right"/>
              <w:rPr>
                <w:ins w:id="1553" w:author="Ragdad Cani Miranti" w:date="2020-11-09T17:10:00Z"/>
                <w:rFonts w:ascii="Times New Roman" w:eastAsia="Times New Roman" w:hAnsi="Times New Roman" w:cs="Times New Roman"/>
                <w:color w:val="000000"/>
                <w:kern w:val="0"/>
                <w:sz w:val="20"/>
                <w:szCs w:val="20"/>
                <w:rPrChange w:id="1554" w:author="Ragdad Cani Miranti" w:date="2020-11-09T17:11:00Z">
                  <w:rPr>
                    <w:ins w:id="1555" w:author="Ragdad Cani Miranti" w:date="2020-11-09T17:10:00Z"/>
                    <w:rFonts w:ascii="Times New Roman" w:eastAsia="Times New Roman" w:hAnsi="Times New Roman" w:cs="Times New Roman"/>
                    <w:color w:val="000000"/>
                    <w:kern w:val="0"/>
                    <w:sz w:val="24"/>
                    <w:szCs w:val="24"/>
                  </w:rPr>
                </w:rPrChange>
              </w:rPr>
              <w:pPrChange w:id="1556" w:author="Harry" w:date="2020-11-28T10:31:00Z">
                <w:pPr>
                  <w:widowControl/>
                  <w:jc w:val="right"/>
                </w:pPr>
              </w:pPrChange>
            </w:pPr>
            <w:ins w:id="1557" w:author="Ragdad Cani Miranti" w:date="2020-11-09T17:10:00Z">
              <w:del w:id="1558" w:author="Harry" w:date="2020-11-28T10:31:00Z">
                <w:r w:rsidRPr="00BF1479" w:rsidDel="009B65E4">
                  <w:rPr>
                    <w:rFonts w:ascii="Times New Roman" w:eastAsia="Times New Roman" w:hAnsi="Times New Roman" w:cs="Times New Roman"/>
                    <w:color w:val="000000"/>
                    <w:kern w:val="0"/>
                    <w:sz w:val="20"/>
                    <w:szCs w:val="20"/>
                    <w:rPrChange w:id="1559"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50" w:type="dxa"/>
            <w:vMerge w:val="restart"/>
            <w:tcBorders>
              <w:top w:val="nil"/>
              <w:left w:val="nil"/>
              <w:right w:val="nil"/>
            </w:tcBorders>
            <w:shd w:val="clear" w:color="auto" w:fill="auto"/>
            <w:noWrap/>
            <w:vAlign w:val="center"/>
            <w:hideMark/>
            <w:tcPrChange w:id="1560" w:author="Harry" w:date="2020-11-28T10:30:00Z">
              <w:tcPr>
                <w:tcW w:w="850" w:type="dxa"/>
                <w:vMerge w:val="restart"/>
                <w:tcBorders>
                  <w:top w:val="nil"/>
                  <w:left w:val="nil"/>
                  <w:right w:val="nil"/>
                </w:tcBorders>
                <w:shd w:val="clear" w:color="auto" w:fill="auto"/>
                <w:noWrap/>
                <w:vAlign w:val="bottom"/>
                <w:hideMark/>
              </w:tcPr>
            </w:tcPrChange>
          </w:tcPr>
          <w:p w14:paraId="243944BF" w14:textId="77777777" w:rsidR="009B65E4" w:rsidRPr="00BF1479" w:rsidDel="009B65E4" w:rsidRDefault="009B65E4">
            <w:pPr>
              <w:widowControl/>
              <w:snapToGrid w:val="0"/>
              <w:jc w:val="right"/>
              <w:rPr>
                <w:ins w:id="1561" w:author="Ragdad Cani Miranti" w:date="2020-11-09T17:10:00Z"/>
                <w:del w:id="1562" w:author="Harry" w:date="2020-11-28T10:31:00Z"/>
                <w:rFonts w:ascii="Times New Roman" w:eastAsia="Times New Roman" w:hAnsi="Times New Roman" w:cs="Times New Roman"/>
                <w:color w:val="000000"/>
                <w:kern w:val="0"/>
                <w:sz w:val="20"/>
                <w:szCs w:val="20"/>
              </w:rPr>
            </w:pPr>
            <w:ins w:id="1563" w:author="Ragdad Cani Miranti" w:date="2020-11-09T17:10:00Z">
              <w:r w:rsidRPr="00BF1479">
                <w:rPr>
                  <w:rFonts w:ascii="Times New Roman" w:eastAsia="Times New Roman" w:hAnsi="Times New Roman" w:cs="Times New Roman"/>
                  <w:color w:val="000000"/>
                  <w:kern w:val="0"/>
                  <w:sz w:val="20"/>
                  <w:szCs w:val="20"/>
                  <w:rPrChange w:id="1564" w:author="Ragdad Cani Miranti" w:date="2020-11-09T17:11:00Z">
                    <w:rPr>
                      <w:rFonts w:ascii="Times New Roman" w:eastAsia="Times New Roman" w:hAnsi="Times New Roman" w:cs="Times New Roman"/>
                      <w:color w:val="000000"/>
                      <w:kern w:val="0"/>
                      <w:sz w:val="24"/>
                      <w:szCs w:val="24"/>
                    </w:rPr>
                  </w:rPrChange>
                </w:rPr>
                <w:t>0.001</w:t>
              </w:r>
            </w:ins>
          </w:p>
          <w:p w14:paraId="6E196FAC" w14:textId="440F2848" w:rsidR="009B65E4" w:rsidRPr="00BF1479" w:rsidRDefault="009B65E4">
            <w:pPr>
              <w:widowControl/>
              <w:snapToGrid w:val="0"/>
              <w:jc w:val="right"/>
              <w:rPr>
                <w:ins w:id="1565" w:author="Ragdad Cani Miranti" w:date="2020-11-09T17:10:00Z"/>
                <w:rFonts w:ascii="Times New Roman" w:eastAsia="Times New Roman" w:hAnsi="Times New Roman" w:cs="Times New Roman"/>
                <w:color w:val="000000"/>
                <w:kern w:val="0"/>
                <w:sz w:val="20"/>
                <w:szCs w:val="20"/>
                <w:rPrChange w:id="1566" w:author="Ragdad Cani Miranti" w:date="2020-11-09T17:11:00Z">
                  <w:rPr>
                    <w:ins w:id="1567" w:author="Ragdad Cani Miranti" w:date="2020-11-09T17:10:00Z"/>
                    <w:rFonts w:ascii="Times New Roman" w:eastAsia="Times New Roman" w:hAnsi="Times New Roman" w:cs="Times New Roman"/>
                    <w:color w:val="000000"/>
                    <w:kern w:val="0"/>
                    <w:sz w:val="24"/>
                    <w:szCs w:val="24"/>
                  </w:rPr>
                </w:rPrChange>
              </w:rPr>
              <w:pPrChange w:id="1568" w:author="Harry" w:date="2020-11-28T10:31:00Z">
                <w:pPr>
                  <w:widowControl/>
                  <w:jc w:val="right"/>
                </w:pPr>
              </w:pPrChange>
            </w:pPr>
            <w:ins w:id="1569" w:author="Ragdad Cani Miranti" w:date="2020-11-09T17:10:00Z">
              <w:del w:id="1570" w:author="Harry" w:date="2020-11-28T10:31:00Z">
                <w:r w:rsidRPr="00BF1479" w:rsidDel="009B65E4">
                  <w:rPr>
                    <w:rFonts w:ascii="Times New Roman" w:eastAsia="Times New Roman" w:hAnsi="Times New Roman" w:cs="Times New Roman"/>
                    <w:color w:val="000000"/>
                    <w:kern w:val="0"/>
                    <w:sz w:val="20"/>
                    <w:szCs w:val="20"/>
                    <w:rPrChange w:id="1571"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47" w:type="dxa"/>
            <w:vMerge w:val="restart"/>
            <w:tcBorders>
              <w:top w:val="nil"/>
              <w:left w:val="nil"/>
              <w:right w:val="nil"/>
            </w:tcBorders>
            <w:shd w:val="clear" w:color="auto" w:fill="auto"/>
            <w:noWrap/>
            <w:vAlign w:val="center"/>
            <w:hideMark/>
            <w:tcPrChange w:id="1572" w:author="Harry" w:date="2020-11-28T10:30:00Z">
              <w:tcPr>
                <w:tcW w:w="847" w:type="dxa"/>
                <w:vMerge w:val="restart"/>
                <w:tcBorders>
                  <w:top w:val="nil"/>
                  <w:left w:val="nil"/>
                  <w:right w:val="nil"/>
                </w:tcBorders>
                <w:shd w:val="clear" w:color="auto" w:fill="auto"/>
                <w:noWrap/>
                <w:vAlign w:val="bottom"/>
                <w:hideMark/>
              </w:tcPr>
            </w:tcPrChange>
          </w:tcPr>
          <w:p w14:paraId="0E3795FC" w14:textId="77777777" w:rsidR="009B65E4" w:rsidRPr="00BF1479" w:rsidDel="009B65E4" w:rsidRDefault="009B65E4">
            <w:pPr>
              <w:widowControl/>
              <w:snapToGrid w:val="0"/>
              <w:jc w:val="right"/>
              <w:rPr>
                <w:ins w:id="1573" w:author="Ragdad Cani Miranti" w:date="2020-11-09T17:10:00Z"/>
                <w:del w:id="1574" w:author="Harry" w:date="2020-11-28T10:31:00Z"/>
                <w:rFonts w:ascii="Times New Roman" w:eastAsia="Times New Roman" w:hAnsi="Times New Roman" w:cs="Times New Roman"/>
                <w:color w:val="000000"/>
                <w:kern w:val="0"/>
                <w:sz w:val="20"/>
                <w:szCs w:val="20"/>
              </w:rPr>
            </w:pPr>
            <w:ins w:id="1575" w:author="Ragdad Cani Miranti" w:date="2020-11-09T17:10:00Z">
              <w:r w:rsidRPr="00BF1479">
                <w:rPr>
                  <w:rFonts w:ascii="Times New Roman" w:eastAsia="Times New Roman" w:hAnsi="Times New Roman" w:cs="Times New Roman"/>
                  <w:color w:val="000000"/>
                  <w:kern w:val="0"/>
                  <w:sz w:val="20"/>
                  <w:szCs w:val="20"/>
                  <w:rPrChange w:id="1576" w:author="Ragdad Cani Miranti" w:date="2020-11-09T17:11:00Z">
                    <w:rPr>
                      <w:rFonts w:ascii="Times New Roman" w:eastAsia="Times New Roman" w:hAnsi="Times New Roman" w:cs="Times New Roman"/>
                      <w:color w:val="000000"/>
                      <w:kern w:val="0"/>
                      <w:sz w:val="24"/>
                      <w:szCs w:val="24"/>
                    </w:rPr>
                  </w:rPrChange>
                </w:rPr>
                <w:t>0.030</w:t>
              </w:r>
            </w:ins>
          </w:p>
          <w:p w14:paraId="60DE1A6F" w14:textId="0581A870" w:rsidR="009B65E4" w:rsidRPr="00BF1479" w:rsidRDefault="009B65E4">
            <w:pPr>
              <w:widowControl/>
              <w:snapToGrid w:val="0"/>
              <w:jc w:val="right"/>
              <w:rPr>
                <w:ins w:id="1577" w:author="Ragdad Cani Miranti" w:date="2020-11-09T17:10:00Z"/>
                <w:rFonts w:ascii="Times New Roman" w:eastAsia="Times New Roman" w:hAnsi="Times New Roman" w:cs="Times New Roman"/>
                <w:color w:val="000000"/>
                <w:kern w:val="0"/>
                <w:sz w:val="20"/>
                <w:szCs w:val="20"/>
                <w:rPrChange w:id="1578" w:author="Ragdad Cani Miranti" w:date="2020-11-09T17:11:00Z">
                  <w:rPr>
                    <w:ins w:id="1579" w:author="Ragdad Cani Miranti" w:date="2020-11-09T17:10:00Z"/>
                    <w:rFonts w:ascii="Times New Roman" w:eastAsia="Times New Roman" w:hAnsi="Times New Roman" w:cs="Times New Roman"/>
                    <w:color w:val="000000"/>
                    <w:kern w:val="0"/>
                    <w:sz w:val="24"/>
                    <w:szCs w:val="24"/>
                  </w:rPr>
                </w:rPrChange>
              </w:rPr>
              <w:pPrChange w:id="1580" w:author="Harry" w:date="2020-11-28T10:31:00Z">
                <w:pPr>
                  <w:widowControl/>
                  <w:jc w:val="right"/>
                </w:pPr>
              </w:pPrChange>
            </w:pPr>
            <w:ins w:id="1581" w:author="Ragdad Cani Miranti" w:date="2020-11-09T17:10:00Z">
              <w:del w:id="1582" w:author="Harry" w:date="2020-11-28T10:31:00Z">
                <w:r w:rsidRPr="00BF1479" w:rsidDel="009B65E4">
                  <w:rPr>
                    <w:rFonts w:ascii="Times New Roman" w:eastAsia="Times New Roman" w:hAnsi="Times New Roman" w:cs="Times New Roman"/>
                    <w:color w:val="000000"/>
                    <w:kern w:val="0"/>
                    <w:sz w:val="20"/>
                    <w:szCs w:val="20"/>
                    <w:rPrChange w:id="1583"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666" w:type="dxa"/>
            <w:vMerge w:val="restart"/>
            <w:tcBorders>
              <w:top w:val="nil"/>
              <w:left w:val="nil"/>
              <w:right w:val="nil"/>
            </w:tcBorders>
            <w:shd w:val="clear" w:color="auto" w:fill="auto"/>
            <w:noWrap/>
            <w:vAlign w:val="center"/>
            <w:hideMark/>
            <w:tcPrChange w:id="1584" w:author="Harry" w:date="2020-11-28T10:30:00Z">
              <w:tcPr>
                <w:tcW w:w="666" w:type="dxa"/>
                <w:vMerge w:val="restart"/>
                <w:tcBorders>
                  <w:top w:val="nil"/>
                  <w:left w:val="nil"/>
                  <w:right w:val="nil"/>
                </w:tcBorders>
                <w:shd w:val="clear" w:color="auto" w:fill="auto"/>
                <w:noWrap/>
                <w:vAlign w:val="bottom"/>
                <w:hideMark/>
              </w:tcPr>
            </w:tcPrChange>
          </w:tcPr>
          <w:p w14:paraId="2BD45E17" w14:textId="77777777" w:rsidR="009B65E4" w:rsidRPr="00BF1479" w:rsidDel="009B65E4" w:rsidRDefault="009B65E4">
            <w:pPr>
              <w:widowControl/>
              <w:snapToGrid w:val="0"/>
              <w:jc w:val="right"/>
              <w:rPr>
                <w:ins w:id="1585" w:author="Ragdad Cani Miranti" w:date="2020-11-09T17:10:00Z"/>
                <w:del w:id="1586" w:author="Harry" w:date="2020-11-28T10:31:00Z"/>
                <w:rFonts w:ascii="Times New Roman" w:eastAsia="Times New Roman" w:hAnsi="Times New Roman" w:cs="Times New Roman"/>
                <w:color w:val="000000"/>
                <w:kern w:val="0"/>
                <w:sz w:val="20"/>
                <w:szCs w:val="20"/>
              </w:rPr>
            </w:pPr>
            <w:ins w:id="1587" w:author="Ragdad Cani Miranti" w:date="2020-11-09T17:10:00Z">
              <w:r w:rsidRPr="00BF1479">
                <w:rPr>
                  <w:rFonts w:ascii="Times New Roman" w:eastAsia="Times New Roman" w:hAnsi="Times New Roman" w:cs="Times New Roman"/>
                  <w:color w:val="000000"/>
                  <w:kern w:val="0"/>
                  <w:sz w:val="20"/>
                  <w:szCs w:val="20"/>
                  <w:rPrChange w:id="1588" w:author="Ragdad Cani Miranti" w:date="2020-11-09T17:11:00Z">
                    <w:rPr>
                      <w:rFonts w:ascii="Times New Roman" w:eastAsia="Times New Roman" w:hAnsi="Times New Roman" w:cs="Times New Roman"/>
                      <w:color w:val="000000"/>
                      <w:kern w:val="0"/>
                      <w:sz w:val="24"/>
                      <w:szCs w:val="24"/>
                    </w:rPr>
                  </w:rPrChange>
                </w:rPr>
                <w:t>0.005</w:t>
              </w:r>
            </w:ins>
          </w:p>
          <w:p w14:paraId="43A90564" w14:textId="0D2A7233" w:rsidR="009B65E4" w:rsidRPr="00BF1479" w:rsidRDefault="009B65E4">
            <w:pPr>
              <w:widowControl/>
              <w:snapToGrid w:val="0"/>
              <w:jc w:val="right"/>
              <w:rPr>
                <w:ins w:id="1589" w:author="Ragdad Cani Miranti" w:date="2020-11-09T17:10:00Z"/>
                <w:rFonts w:ascii="Times New Roman" w:eastAsia="Times New Roman" w:hAnsi="Times New Roman" w:cs="Times New Roman"/>
                <w:color w:val="000000"/>
                <w:kern w:val="0"/>
                <w:sz w:val="20"/>
                <w:szCs w:val="20"/>
                <w:rPrChange w:id="1590" w:author="Ragdad Cani Miranti" w:date="2020-11-09T17:11:00Z">
                  <w:rPr>
                    <w:ins w:id="1591" w:author="Ragdad Cani Miranti" w:date="2020-11-09T17:10:00Z"/>
                    <w:rFonts w:ascii="Times New Roman" w:eastAsia="Times New Roman" w:hAnsi="Times New Roman" w:cs="Times New Roman"/>
                    <w:color w:val="000000"/>
                    <w:kern w:val="0"/>
                    <w:sz w:val="24"/>
                    <w:szCs w:val="24"/>
                  </w:rPr>
                </w:rPrChange>
              </w:rPr>
              <w:pPrChange w:id="1592" w:author="Harry" w:date="2020-11-28T10:31:00Z">
                <w:pPr>
                  <w:widowControl/>
                  <w:jc w:val="right"/>
                </w:pPr>
              </w:pPrChange>
            </w:pPr>
            <w:ins w:id="1593" w:author="Ragdad Cani Miranti" w:date="2020-11-09T17:10:00Z">
              <w:del w:id="1594" w:author="Harry" w:date="2020-11-28T10:31:00Z">
                <w:r w:rsidRPr="00BF1479" w:rsidDel="009B65E4">
                  <w:rPr>
                    <w:rFonts w:ascii="Times New Roman" w:eastAsia="Times New Roman" w:hAnsi="Times New Roman" w:cs="Times New Roman"/>
                    <w:color w:val="000000"/>
                    <w:kern w:val="0"/>
                    <w:sz w:val="20"/>
                    <w:szCs w:val="20"/>
                    <w:rPrChange w:id="1595" w:author="Ragdad Cani Miranti" w:date="2020-11-09T17:11:00Z">
                      <w:rPr>
                        <w:rFonts w:ascii="Times New Roman" w:eastAsia="Times New Roman" w:hAnsi="Times New Roman" w:cs="Times New Roman"/>
                        <w:color w:val="000000"/>
                        <w:kern w:val="0"/>
                        <w:sz w:val="24"/>
                        <w:szCs w:val="24"/>
                      </w:rPr>
                    </w:rPrChange>
                  </w:rPr>
                  <w:delText> </w:delText>
                </w:r>
              </w:del>
            </w:ins>
          </w:p>
        </w:tc>
      </w:tr>
      <w:tr w:rsidR="009B65E4" w:rsidRPr="003570B9" w14:paraId="5E1C9FF7" w14:textId="77777777" w:rsidTr="00275A98">
        <w:trPr>
          <w:trHeight w:val="253"/>
          <w:ins w:id="1596" w:author="Ragdad Cani Miranti" w:date="2020-11-09T17:10:00Z"/>
        </w:trPr>
        <w:tc>
          <w:tcPr>
            <w:tcW w:w="3119" w:type="dxa"/>
            <w:tcBorders>
              <w:top w:val="nil"/>
              <w:left w:val="nil"/>
              <w:bottom w:val="single" w:sz="4" w:space="0" w:color="auto"/>
              <w:right w:val="nil"/>
            </w:tcBorders>
            <w:shd w:val="clear" w:color="auto" w:fill="auto"/>
            <w:noWrap/>
            <w:vAlign w:val="bottom"/>
            <w:hideMark/>
          </w:tcPr>
          <w:p w14:paraId="39E6C7F5" w14:textId="77777777" w:rsidR="009B65E4" w:rsidRPr="00BF1479" w:rsidRDefault="009B65E4">
            <w:pPr>
              <w:widowControl/>
              <w:snapToGrid w:val="0"/>
              <w:jc w:val="left"/>
              <w:rPr>
                <w:ins w:id="1597" w:author="Ragdad Cani Miranti" w:date="2020-11-09T17:10:00Z"/>
                <w:rFonts w:ascii="Times New Roman" w:eastAsia="Times New Roman" w:hAnsi="Times New Roman" w:cs="Times New Roman"/>
                <w:color w:val="000000"/>
                <w:kern w:val="0"/>
                <w:sz w:val="20"/>
                <w:szCs w:val="20"/>
                <w:rPrChange w:id="1598" w:author="Ragdad Cani Miranti" w:date="2020-11-09T17:11:00Z">
                  <w:rPr>
                    <w:ins w:id="1599" w:author="Ragdad Cani Miranti" w:date="2020-11-09T17:10:00Z"/>
                    <w:rFonts w:ascii="Times New Roman" w:eastAsia="Times New Roman" w:hAnsi="Times New Roman" w:cs="Times New Roman"/>
                    <w:color w:val="000000"/>
                    <w:kern w:val="0"/>
                    <w:sz w:val="24"/>
                    <w:szCs w:val="24"/>
                  </w:rPr>
                </w:rPrChange>
              </w:rPr>
              <w:pPrChange w:id="1600" w:author="Harry" w:date="2020-11-21T23:09:00Z">
                <w:pPr>
                  <w:widowControl/>
                  <w:jc w:val="left"/>
                </w:pPr>
              </w:pPrChange>
            </w:pPr>
            <w:ins w:id="1601" w:author="Ragdad Cani Miranti" w:date="2020-11-09T17:10:00Z">
              <w:r w:rsidRPr="00BF1479">
                <w:rPr>
                  <w:rFonts w:ascii="Times New Roman" w:eastAsia="Times New Roman" w:hAnsi="Times New Roman" w:cs="Times New Roman"/>
                  <w:color w:val="000000"/>
                  <w:kern w:val="0"/>
                  <w:sz w:val="20"/>
                  <w:szCs w:val="20"/>
                  <w:rPrChange w:id="1602" w:author="Ragdad Cani Miranti" w:date="2020-11-09T17:11:00Z">
                    <w:rPr>
                      <w:rFonts w:ascii="Times New Roman" w:eastAsia="Times New Roman" w:hAnsi="Times New Roman" w:cs="Times New Roman"/>
                      <w:color w:val="000000"/>
                      <w:kern w:val="0"/>
                      <w:sz w:val="24"/>
                      <w:szCs w:val="24"/>
                    </w:rPr>
                  </w:rPrChange>
                </w:rPr>
                <w:t>(with pandemic period)</w:t>
              </w:r>
            </w:ins>
          </w:p>
        </w:tc>
        <w:tc>
          <w:tcPr>
            <w:tcW w:w="850" w:type="dxa"/>
            <w:vMerge/>
            <w:tcBorders>
              <w:left w:val="nil"/>
              <w:bottom w:val="single" w:sz="4" w:space="0" w:color="auto"/>
              <w:right w:val="nil"/>
            </w:tcBorders>
            <w:shd w:val="clear" w:color="auto" w:fill="auto"/>
            <w:noWrap/>
            <w:vAlign w:val="bottom"/>
            <w:hideMark/>
          </w:tcPr>
          <w:p w14:paraId="6591D147" w14:textId="02C6FFC0" w:rsidR="009B65E4" w:rsidRPr="00BF1479" w:rsidRDefault="009B65E4">
            <w:pPr>
              <w:widowControl/>
              <w:snapToGrid w:val="0"/>
              <w:jc w:val="left"/>
              <w:rPr>
                <w:ins w:id="1603" w:author="Ragdad Cani Miranti" w:date="2020-11-09T17:10:00Z"/>
                <w:rFonts w:ascii="Times New Roman" w:eastAsia="Times New Roman" w:hAnsi="Times New Roman" w:cs="Times New Roman"/>
                <w:color w:val="000000"/>
                <w:kern w:val="0"/>
                <w:sz w:val="20"/>
                <w:szCs w:val="20"/>
                <w:rPrChange w:id="1604" w:author="Ragdad Cani Miranti" w:date="2020-11-09T17:11:00Z">
                  <w:rPr>
                    <w:ins w:id="1605" w:author="Ragdad Cani Miranti" w:date="2020-11-09T17:10:00Z"/>
                    <w:rFonts w:ascii="Times New Roman" w:eastAsia="Times New Roman" w:hAnsi="Times New Roman" w:cs="Times New Roman"/>
                    <w:color w:val="000000"/>
                    <w:kern w:val="0"/>
                    <w:sz w:val="24"/>
                    <w:szCs w:val="24"/>
                  </w:rPr>
                </w:rPrChange>
              </w:rPr>
              <w:pPrChange w:id="1606" w:author="Harry" w:date="2020-11-21T23:09:00Z">
                <w:pPr>
                  <w:widowControl/>
                  <w:jc w:val="left"/>
                </w:pPr>
              </w:pPrChange>
            </w:pPr>
          </w:p>
        </w:tc>
        <w:tc>
          <w:tcPr>
            <w:tcW w:w="993" w:type="dxa"/>
            <w:vMerge/>
            <w:tcBorders>
              <w:left w:val="nil"/>
              <w:bottom w:val="single" w:sz="4" w:space="0" w:color="auto"/>
              <w:right w:val="nil"/>
            </w:tcBorders>
            <w:shd w:val="clear" w:color="auto" w:fill="auto"/>
            <w:noWrap/>
            <w:vAlign w:val="bottom"/>
            <w:hideMark/>
          </w:tcPr>
          <w:p w14:paraId="26167161" w14:textId="193F7B39" w:rsidR="009B65E4" w:rsidRPr="00BF1479" w:rsidRDefault="009B65E4">
            <w:pPr>
              <w:widowControl/>
              <w:snapToGrid w:val="0"/>
              <w:jc w:val="left"/>
              <w:rPr>
                <w:ins w:id="1607" w:author="Ragdad Cani Miranti" w:date="2020-11-09T17:10:00Z"/>
                <w:rFonts w:ascii="Times New Roman" w:eastAsia="Times New Roman" w:hAnsi="Times New Roman" w:cs="Times New Roman"/>
                <w:color w:val="000000"/>
                <w:kern w:val="0"/>
                <w:sz w:val="20"/>
                <w:szCs w:val="20"/>
                <w:rPrChange w:id="1608" w:author="Ragdad Cani Miranti" w:date="2020-11-09T17:11:00Z">
                  <w:rPr>
                    <w:ins w:id="1609" w:author="Ragdad Cani Miranti" w:date="2020-11-09T17:10:00Z"/>
                    <w:rFonts w:ascii="Times New Roman" w:eastAsia="Times New Roman" w:hAnsi="Times New Roman" w:cs="Times New Roman"/>
                    <w:color w:val="000000"/>
                    <w:kern w:val="0"/>
                    <w:sz w:val="24"/>
                    <w:szCs w:val="24"/>
                  </w:rPr>
                </w:rPrChange>
              </w:rPr>
              <w:pPrChange w:id="1610" w:author="Harry" w:date="2020-11-21T23:09:00Z">
                <w:pPr>
                  <w:widowControl/>
                  <w:jc w:val="left"/>
                </w:pPr>
              </w:pPrChange>
            </w:pPr>
          </w:p>
        </w:tc>
        <w:tc>
          <w:tcPr>
            <w:tcW w:w="850" w:type="dxa"/>
            <w:vMerge/>
            <w:tcBorders>
              <w:left w:val="nil"/>
              <w:bottom w:val="single" w:sz="4" w:space="0" w:color="auto"/>
              <w:right w:val="nil"/>
            </w:tcBorders>
            <w:shd w:val="clear" w:color="auto" w:fill="auto"/>
            <w:noWrap/>
            <w:vAlign w:val="bottom"/>
            <w:hideMark/>
          </w:tcPr>
          <w:p w14:paraId="46084EE2" w14:textId="247558FA" w:rsidR="009B65E4" w:rsidRPr="00BF1479" w:rsidRDefault="009B65E4">
            <w:pPr>
              <w:widowControl/>
              <w:snapToGrid w:val="0"/>
              <w:jc w:val="left"/>
              <w:rPr>
                <w:ins w:id="1611" w:author="Ragdad Cani Miranti" w:date="2020-11-09T17:10:00Z"/>
                <w:rFonts w:ascii="Times New Roman" w:eastAsia="Times New Roman" w:hAnsi="Times New Roman" w:cs="Times New Roman"/>
                <w:color w:val="000000"/>
                <w:kern w:val="0"/>
                <w:sz w:val="20"/>
                <w:szCs w:val="20"/>
                <w:rPrChange w:id="1612" w:author="Ragdad Cani Miranti" w:date="2020-11-09T17:11:00Z">
                  <w:rPr>
                    <w:ins w:id="1613" w:author="Ragdad Cani Miranti" w:date="2020-11-09T17:10:00Z"/>
                    <w:rFonts w:ascii="Times New Roman" w:eastAsia="Times New Roman" w:hAnsi="Times New Roman" w:cs="Times New Roman"/>
                    <w:color w:val="000000"/>
                    <w:kern w:val="0"/>
                    <w:sz w:val="24"/>
                    <w:szCs w:val="24"/>
                  </w:rPr>
                </w:rPrChange>
              </w:rPr>
              <w:pPrChange w:id="1614" w:author="Harry" w:date="2020-11-21T23:09:00Z">
                <w:pPr>
                  <w:widowControl/>
                  <w:jc w:val="left"/>
                </w:pPr>
              </w:pPrChange>
            </w:pPr>
          </w:p>
        </w:tc>
        <w:tc>
          <w:tcPr>
            <w:tcW w:w="851" w:type="dxa"/>
            <w:vMerge/>
            <w:tcBorders>
              <w:left w:val="nil"/>
              <w:bottom w:val="single" w:sz="4" w:space="0" w:color="auto"/>
              <w:right w:val="nil"/>
            </w:tcBorders>
            <w:shd w:val="clear" w:color="auto" w:fill="auto"/>
            <w:noWrap/>
            <w:vAlign w:val="bottom"/>
            <w:hideMark/>
          </w:tcPr>
          <w:p w14:paraId="47C71A3B" w14:textId="1453424B" w:rsidR="009B65E4" w:rsidRPr="00BF1479" w:rsidRDefault="009B65E4">
            <w:pPr>
              <w:widowControl/>
              <w:snapToGrid w:val="0"/>
              <w:jc w:val="left"/>
              <w:rPr>
                <w:ins w:id="1615" w:author="Ragdad Cani Miranti" w:date="2020-11-09T17:10:00Z"/>
                <w:rFonts w:ascii="Times New Roman" w:eastAsia="Times New Roman" w:hAnsi="Times New Roman" w:cs="Times New Roman"/>
                <w:color w:val="000000"/>
                <w:kern w:val="0"/>
                <w:sz w:val="20"/>
                <w:szCs w:val="20"/>
                <w:rPrChange w:id="1616" w:author="Ragdad Cani Miranti" w:date="2020-11-09T17:11:00Z">
                  <w:rPr>
                    <w:ins w:id="1617" w:author="Ragdad Cani Miranti" w:date="2020-11-09T17:10:00Z"/>
                    <w:rFonts w:ascii="Times New Roman" w:eastAsia="Times New Roman" w:hAnsi="Times New Roman" w:cs="Times New Roman"/>
                    <w:color w:val="000000"/>
                    <w:kern w:val="0"/>
                    <w:sz w:val="24"/>
                    <w:szCs w:val="24"/>
                  </w:rPr>
                </w:rPrChange>
              </w:rPr>
              <w:pPrChange w:id="1618" w:author="Harry" w:date="2020-11-21T23:09:00Z">
                <w:pPr>
                  <w:widowControl/>
                  <w:jc w:val="left"/>
                </w:pPr>
              </w:pPrChange>
            </w:pPr>
          </w:p>
        </w:tc>
        <w:tc>
          <w:tcPr>
            <w:tcW w:w="850" w:type="dxa"/>
            <w:vMerge/>
            <w:tcBorders>
              <w:left w:val="nil"/>
              <w:bottom w:val="single" w:sz="4" w:space="0" w:color="auto"/>
              <w:right w:val="nil"/>
            </w:tcBorders>
            <w:shd w:val="clear" w:color="auto" w:fill="auto"/>
            <w:noWrap/>
            <w:vAlign w:val="bottom"/>
            <w:hideMark/>
          </w:tcPr>
          <w:p w14:paraId="3C461304" w14:textId="35C0102C" w:rsidR="009B65E4" w:rsidRPr="00BF1479" w:rsidRDefault="009B65E4">
            <w:pPr>
              <w:widowControl/>
              <w:snapToGrid w:val="0"/>
              <w:jc w:val="left"/>
              <w:rPr>
                <w:ins w:id="1619" w:author="Ragdad Cani Miranti" w:date="2020-11-09T17:10:00Z"/>
                <w:rFonts w:ascii="Times New Roman" w:eastAsia="Times New Roman" w:hAnsi="Times New Roman" w:cs="Times New Roman"/>
                <w:color w:val="000000"/>
                <w:kern w:val="0"/>
                <w:sz w:val="20"/>
                <w:szCs w:val="20"/>
                <w:rPrChange w:id="1620" w:author="Ragdad Cani Miranti" w:date="2020-11-09T17:11:00Z">
                  <w:rPr>
                    <w:ins w:id="1621" w:author="Ragdad Cani Miranti" w:date="2020-11-09T17:10:00Z"/>
                    <w:rFonts w:ascii="Times New Roman" w:eastAsia="Times New Roman" w:hAnsi="Times New Roman" w:cs="Times New Roman"/>
                    <w:color w:val="000000"/>
                    <w:kern w:val="0"/>
                    <w:sz w:val="24"/>
                    <w:szCs w:val="24"/>
                  </w:rPr>
                </w:rPrChange>
              </w:rPr>
              <w:pPrChange w:id="1622" w:author="Harry" w:date="2020-11-21T23:09:00Z">
                <w:pPr>
                  <w:widowControl/>
                  <w:jc w:val="left"/>
                </w:pPr>
              </w:pPrChange>
            </w:pPr>
          </w:p>
        </w:tc>
        <w:tc>
          <w:tcPr>
            <w:tcW w:w="847" w:type="dxa"/>
            <w:vMerge/>
            <w:tcBorders>
              <w:left w:val="nil"/>
              <w:bottom w:val="single" w:sz="4" w:space="0" w:color="auto"/>
              <w:right w:val="nil"/>
            </w:tcBorders>
            <w:shd w:val="clear" w:color="auto" w:fill="auto"/>
            <w:noWrap/>
            <w:vAlign w:val="bottom"/>
            <w:hideMark/>
          </w:tcPr>
          <w:p w14:paraId="6754422A" w14:textId="31B1D4A5" w:rsidR="009B65E4" w:rsidRPr="00BF1479" w:rsidRDefault="009B65E4">
            <w:pPr>
              <w:widowControl/>
              <w:snapToGrid w:val="0"/>
              <w:jc w:val="left"/>
              <w:rPr>
                <w:ins w:id="1623" w:author="Ragdad Cani Miranti" w:date="2020-11-09T17:10:00Z"/>
                <w:rFonts w:ascii="Times New Roman" w:eastAsia="Times New Roman" w:hAnsi="Times New Roman" w:cs="Times New Roman"/>
                <w:color w:val="000000"/>
                <w:kern w:val="0"/>
                <w:sz w:val="20"/>
                <w:szCs w:val="20"/>
                <w:rPrChange w:id="1624" w:author="Ragdad Cani Miranti" w:date="2020-11-09T17:11:00Z">
                  <w:rPr>
                    <w:ins w:id="1625" w:author="Ragdad Cani Miranti" w:date="2020-11-09T17:10:00Z"/>
                    <w:rFonts w:ascii="Times New Roman" w:eastAsia="Times New Roman" w:hAnsi="Times New Roman" w:cs="Times New Roman"/>
                    <w:color w:val="000000"/>
                    <w:kern w:val="0"/>
                    <w:sz w:val="24"/>
                    <w:szCs w:val="24"/>
                  </w:rPr>
                </w:rPrChange>
              </w:rPr>
              <w:pPrChange w:id="1626" w:author="Harry" w:date="2020-11-21T23:09:00Z">
                <w:pPr>
                  <w:widowControl/>
                  <w:jc w:val="left"/>
                </w:pPr>
              </w:pPrChange>
            </w:pPr>
          </w:p>
        </w:tc>
        <w:tc>
          <w:tcPr>
            <w:tcW w:w="666" w:type="dxa"/>
            <w:vMerge/>
            <w:tcBorders>
              <w:left w:val="nil"/>
              <w:bottom w:val="single" w:sz="4" w:space="0" w:color="auto"/>
              <w:right w:val="nil"/>
            </w:tcBorders>
            <w:shd w:val="clear" w:color="auto" w:fill="auto"/>
            <w:noWrap/>
            <w:vAlign w:val="bottom"/>
            <w:hideMark/>
          </w:tcPr>
          <w:p w14:paraId="267B2A90" w14:textId="7AE48522" w:rsidR="009B65E4" w:rsidRPr="00BF1479" w:rsidRDefault="009B65E4">
            <w:pPr>
              <w:widowControl/>
              <w:snapToGrid w:val="0"/>
              <w:jc w:val="left"/>
              <w:rPr>
                <w:ins w:id="1627" w:author="Ragdad Cani Miranti" w:date="2020-11-09T17:10:00Z"/>
                <w:rFonts w:ascii="Times New Roman" w:eastAsia="Times New Roman" w:hAnsi="Times New Roman" w:cs="Times New Roman"/>
                <w:color w:val="000000"/>
                <w:kern w:val="0"/>
                <w:sz w:val="20"/>
                <w:szCs w:val="20"/>
                <w:rPrChange w:id="1628" w:author="Ragdad Cani Miranti" w:date="2020-11-09T17:11:00Z">
                  <w:rPr>
                    <w:ins w:id="1629" w:author="Ragdad Cani Miranti" w:date="2020-11-09T17:10:00Z"/>
                    <w:rFonts w:ascii="Times New Roman" w:eastAsia="Times New Roman" w:hAnsi="Times New Roman" w:cs="Times New Roman"/>
                    <w:color w:val="000000"/>
                    <w:kern w:val="0"/>
                    <w:sz w:val="24"/>
                    <w:szCs w:val="24"/>
                  </w:rPr>
                </w:rPrChange>
              </w:rPr>
              <w:pPrChange w:id="1630" w:author="Harry" w:date="2020-11-21T23:09:00Z">
                <w:pPr>
                  <w:widowControl/>
                  <w:jc w:val="left"/>
                </w:pPr>
              </w:pPrChange>
            </w:pPr>
          </w:p>
        </w:tc>
      </w:tr>
    </w:tbl>
    <w:p w14:paraId="7FC9D696" w14:textId="3100457C" w:rsidR="00D90B54" w:rsidRPr="00BF1479" w:rsidDel="00A83DE8" w:rsidRDefault="00BF1479" w:rsidP="00DE3D07">
      <w:pPr>
        <w:rPr>
          <w:ins w:id="1631" w:author="Budy Resosudarmo" w:date="2020-10-16T12:27:00Z"/>
          <w:del w:id="1632" w:author="Ragdad Cani Miranti" w:date="2020-11-04T23:41:00Z"/>
          <w:rFonts w:ascii="Times New Roman" w:hAnsi="Times New Roman" w:cs="Times New Roman"/>
          <w:sz w:val="20"/>
          <w:szCs w:val="20"/>
          <w:rPrChange w:id="1633" w:author="Ragdad Cani Miranti" w:date="2020-11-09T17:12:00Z">
            <w:rPr>
              <w:ins w:id="1634" w:author="Budy Resosudarmo" w:date="2020-10-16T12:27:00Z"/>
              <w:del w:id="1635" w:author="Ragdad Cani Miranti" w:date="2020-11-04T23:41:00Z"/>
              <w:rFonts w:ascii="Times New Roman" w:hAnsi="Times New Roman" w:cs="Times New Roman"/>
              <w:sz w:val="22"/>
            </w:rPr>
          </w:rPrChange>
        </w:rPr>
      </w:pPr>
      <w:ins w:id="1636" w:author="Ragdad Cani Miranti" w:date="2020-11-09T17:12:00Z">
        <w:r w:rsidRPr="009B65E4">
          <w:rPr>
            <w:rFonts w:ascii="Times New Roman" w:hAnsi="Times New Roman" w:cs="Times New Roman"/>
            <w:i/>
            <w:iCs/>
            <w:sz w:val="20"/>
            <w:szCs w:val="20"/>
            <w:rPrChange w:id="1637" w:author="Harry" w:date="2020-11-28T10:31:00Z">
              <w:rPr>
                <w:rFonts w:ascii="Times New Roman" w:hAnsi="Times New Roman" w:cs="Times New Roman"/>
                <w:sz w:val="22"/>
              </w:rPr>
            </w:rPrChange>
          </w:rPr>
          <w:t>Note</w:t>
        </w:r>
        <w:del w:id="1638" w:author="Harry" w:date="2020-11-21T00:47:00Z">
          <w:r w:rsidRPr="009B65E4" w:rsidDel="00C266B1">
            <w:rPr>
              <w:rFonts w:ascii="Times New Roman" w:hAnsi="Times New Roman" w:cs="Times New Roman"/>
              <w:i/>
              <w:iCs/>
              <w:sz w:val="20"/>
              <w:szCs w:val="20"/>
              <w:rPrChange w:id="1639" w:author="Harry" w:date="2020-11-28T10:31:00Z">
                <w:rPr>
                  <w:rFonts w:ascii="Times New Roman" w:hAnsi="Times New Roman" w:cs="Times New Roman"/>
                  <w:sz w:val="22"/>
                </w:rPr>
              </w:rPrChange>
            </w:rPr>
            <w:delText xml:space="preserve"> </w:delText>
          </w:r>
        </w:del>
        <w:r w:rsidRPr="009B65E4">
          <w:rPr>
            <w:rFonts w:ascii="Times New Roman" w:hAnsi="Times New Roman" w:cs="Times New Roman"/>
            <w:i/>
            <w:iCs/>
            <w:sz w:val="20"/>
            <w:szCs w:val="20"/>
            <w:rPrChange w:id="1640" w:author="Harry" w:date="2020-11-28T10:31:00Z">
              <w:rPr>
                <w:rFonts w:ascii="Times New Roman" w:hAnsi="Times New Roman" w:cs="Times New Roman"/>
                <w:sz w:val="22"/>
              </w:rPr>
            </w:rPrChange>
          </w:rPr>
          <w:t>:</w:t>
        </w:r>
      </w:ins>
      <w:ins w:id="1641" w:author="Harry" w:date="2020-11-28T10:31:00Z">
        <w:r w:rsidR="009B65E4">
          <w:rPr>
            <w:rFonts w:ascii="Times New Roman" w:hAnsi="Times New Roman" w:cs="Times New Roman"/>
            <w:sz w:val="20"/>
            <w:szCs w:val="20"/>
          </w:rPr>
          <w:t xml:space="preserve"> The unit of</w:t>
        </w:r>
      </w:ins>
      <w:ins w:id="1642" w:author="Ragdad Cani Miranti" w:date="2020-11-09T17:12:00Z">
        <w:r w:rsidRPr="00BF1479">
          <w:rPr>
            <w:rFonts w:ascii="Times New Roman" w:hAnsi="Times New Roman" w:cs="Times New Roman"/>
            <w:sz w:val="20"/>
            <w:szCs w:val="20"/>
            <w:rPrChange w:id="1643" w:author="Ragdad Cani Miranti" w:date="2020-11-09T17:12:00Z">
              <w:rPr>
                <w:rFonts w:ascii="Times New Roman" w:hAnsi="Times New Roman" w:cs="Times New Roman"/>
                <w:sz w:val="22"/>
              </w:rPr>
            </w:rPrChange>
          </w:rPr>
          <w:t xml:space="preserve"> </w:t>
        </w:r>
      </w:ins>
      <w:ins w:id="1644" w:author="Ragdad Cani Miranti" w:date="2020-11-09T17:54:00Z">
        <w:r w:rsidR="00B0317C">
          <w:rPr>
            <w:rFonts w:ascii="Times New Roman" w:hAnsi="Times New Roman" w:cs="Times New Roman"/>
            <w:sz w:val="20"/>
            <w:szCs w:val="20"/>
          </w:rPr>
          <w:t>GDP</w:t>
        </w:r>
      </w:ins>
      <w:ins w:id="1645" w:author="Ragdad Cani Miranti" w:date="2020-11-09T17:12:00Z">
        <w:del w:id="1646" w:author="Harry" w:date="2020-11-28T10:31:00Z">
          <w:r w:rsidDel="009B65E4">
            <w:rPr>
              <w:rFonts w:ascii="Times New Roman" w:hAnsi="Times New Roman" w:cs="Times New Roman"/>
              <w:sz w:val="20"/>
              <w:szCs w:val="20"/>
            </w:rPr>
            <w:delText xml:space="preserve"> </w:delText>
          </w:r>
        </w:del>
      </w:ins>
      <w:ins w:id="1647" w:author="Ragdad Cani Miranti" w:date="2020-11-25T16:40:00Z">
        <w:del w:id="1648" w:author="Harry" w:date="2020-11-28T10:31:00Z">
          <w:r w:rsidR="008D752F" w:rsidDel="009B65E4">
            <w:rPr>
              <w:rFonts w:ascii="Times New Roman" w:hAnsi="Times New Roman" w:cs="Times New Roman"/>
              <w:sz w:val="20"/>
              <w:szCs w:val="20"/>
            </w:rPr>
            <w:delText>(unit)</w:delText>
          </w:r>
        </w:del>
        <w:del w:id="1649" w:author="Harry" w:date="2020-11-28T10:26:00Z">
          <w:r w:rsidR="008D752F" w:rsidDel="00892822">
            <w:rPr>
              <w:rFonts w:ascii="Times New Roman" w:hAnsi="Times New Roman" w:cs="Times New Roman"/>
              <w:sz w:val="20"/>
              <w:szCs w:val="20"/>
            </w:rPr>
            <w:delText xml:space="preserve">  </w:delText>
          </w:r>
        </w:del>
      </w:ins>
      <w:ins w:id="1650" w:author="Ragdad Cani Miranti" w:date="2020-11-09T17:12:00Z">
        <w:del w:id="1651" w:author="Harry" w:date="2020-11-28T10:26:00Z">
          <w:r w:rsidR="001E714A" w:rsidDel="00892822">
            <w:rPr>
              <w:rFonts w:ascii="Times New Roman" w:hAnsi="Times New Roman" w:cs="Times New Roman"/>
              <w:sz w:val="20"/>
              <w:szCs w:val="20"/>
            </w:rPr>
            <w:delText>on the table above</w:delText>
          </w:r>
        </w:del>
        <w:r w:rsidR="001E714A">
          <w:rPr>
            <w:rFonts w:ascii="Times New Roman" w:hAnsi="Times New Roman" w:cs="Times New Roman"/>
            <w:sz w:val="20"/>
            <w:szCs w:val="20"/>
          </w:rPr>
          <w:t xml:space="preserve"> is in </w:t>
        </w:r>
      </w:ins>
      <w:ins w:id="1652" w:author="Harry" w:date="2020-11-28T11:22:00Z">
        <w:r w:rsidR="00441860">
          <w:rPr>
            <w:rFonts w:ascii="Times New Roman" w:hAnsi="Times New Roman" w:cs="Times New Roman"/>
            <w:sz w:val="20"/>
            <w:szCs w:val="20"/>
          </w:rPr>
          <w:t>b</w:t>
        </w:r>
      </w:ins>
      <w:ins w:id="1653" w:author="Ragdad Cani Miranti" w:date="2020-11-25T16:40:00Z">
        <w:del w:id="1654" w:author="Harry" w:date="2020-11-28T11:22:00Z">
          <w:r w:rsidR="008D752F" w:rsidDel="00441860">
            <w:rPr>
              <w:rFonts w:ascii="Times New Roman" w:hAnsi="Times New Roman" w:cs="Times New Roman"/>
              <w:sz w:val="20"/>
              <w:szCs w:val="20"/>
            </w:rPr>
            <w:delText>B</w:delText>
          </w:r>
        </w:del>
        <w:r w:rsidR="008D752F">
          <w:rPr>
            <w:rFonts w:ascii="Times New Roman" w:hAnsi="Times New Roman" w:cs="Times New Roman"/>
            <w:sz w:val="20"/>
            <w:szCs w:val="20"/>
          </w:rPr>
          <w:t>illions</w:t>
        </w:r>
      </w:ins>
      <w:ins w:id="1655" w:author="Ragdad Cani Miranti" w:date="2020-11-09T17:13:00Z">
        <w:r w:rsidR="001E714A">
          <w:rPr>
            <w:rFonts w:ascii="Times New Roman" w:hAnsi="Times New Roman" w:cs="Times New Roman"/>
            <w:sz w:val="20"/>
            <w:szCs w:val="20"/>
          </w:rPr>
          <w:t xml:space="preserve"> </w:t>
        </w:r>
        <w:del w:id="1656" w:author="Harry" w:date="2020-11-21T23:10:00Z">
          <w:r w:rsidR="001E714A" w:rsidDel="00B67804">
            <w:rPr>
              <w:rFonts w:ascii="Times New Roman" w:hAnsi="Times New Roman" w:cs="Times New Roman"/>
              <w:sz w:val="20"/>
              <w:szCs w:val="20"/>
            </w:rPr>
            <w:delText>(</w:delText>
          </w:r>
        </w:del>
        <w:r w:rsidR="001E714A">
          <w:rPr>
            <w:rFonts w:ascii="Times New Roman" w:hAnsi="Times New Roman" w:cs="Times New Roman"/>
            <w:sz w:val="20"/>
            <w:szCs w:val="20"/>
          </w:rPr>
          <w:t>Rupiah</w:t>
        </w:r>
      </w:ins>
      <w:ins w:id="1657" w:author="Harry" w:date="2020-11-28T10:31:00Z">
        <w:r w:rsidR="009B65E4">
          <w:rPr>
            <w:rFonts w:ascii="Times New Roman" w:hAnsi="Times New Roman" w:cs="Times New Roman"/>
            <w:sz w:val="20"/>
            <w:szCs w:val="20"/>
          </w:rPr>
          <w:t>.</w:t>
        </w:r>
      </w:ins>
      <w:ins w:id="1658" w:author="Ragdad Cani Miranti" w:date="2020-11-09T17:13:00Z">
        <w:del w:id="1659" w:author="Harry" w:date="2020-11-21T23:10:00Z">
          <w:r w:rsidR="001E714A" w:rsidDel="00B67804">
            <w:rPr>
              <w:rFonts w:ascii="Times New Roman" w:hAnsi="Times New Roman" w:cs="Times New Roman"/>
              <w:sz w:val="20"/>
              <w:szCs w:val="20"/>
            </w:rPr>
            <w:delText>s)</w:delText>
          </w:r>
        </w:del>
      </w:ins>
    </w:p>
    <w:p w14:paraId="11740026" w14:textId="77777777" w:rsidR="00281A92" w:rsidRDefault="00281A92" w:rsidP="00DE3D07">
      <w:pPr>
        <w:rPr>
          <w:rFonts w:ascii="Times New Roman" w:hAnsi="Times New Roman" w:cs="Times New Roman"/>
          <w:sz w:val="22"/>
        </w:rPr>
      </w:pPr>
    </w:p>
    <w:p w14:paraId="4CDC4B3E" w14:textId="0FE6766B" w:rsidR="00B03195" w:rsidDel="00484382" w:rsidRDefault="00B03195">
      <w:pPr>
        <w:rPr>
          <w:del w:id="1660" w:author="Budy Resosudarmo" w:date="2020-10-16T12:27:00Z"/>
          <w:rFonts w:ascii="Times New Roman" w:hAnsi="Times New Roman" w:cs="Times New Roman"/>
          <w:sz w:val="22"/>
        </w:rPr>
      </w:pPr>
      <w:del w:id="1661" w:author="Budy Resosudarmo" w:date="2020-10-16T12:27:00Z">
        <w:r w:rsidRPr="0062481C" w:rsidDel="00281A92">
          <w:rPr>
            <w:rFonts w:ascii="Times New Roman" w:hAnsi="Times New Roman" w:cs="Times New Roman"/>
            <w:sz w:val="22"/>
          </w:rPr>
          <w:delText>3.2 Spatial connectivity structure</w:delText>
        </w:r>
      </w:del>
    </w:p>
    <w:p w14:paraId="17598D9D" w14:textId="77777777" w:rsidR="00484382" w:rsidRDefault="00484382" w:rsidP="00DE3D07">
      <w:pPr>
        <w:rPr>
          <w:ins w:id="1662" w:author="Harry" w:date="2020-11-21T12:07:00Z"/>
          <w:rFonts w:ascii="Times New Roman" w:hAnsi="Times New Roman" w:cs="Times New Roman"/>
          <w:sz w:val="22"/>
        </w:rPr>
      </w:pPr>
    </w:p>
    <w:p w14:paraId="65487A92" w14:textId="1AE7ED87" w:rsidR="006E03CE" w:rsidDel="00CC578E" w:rsidRDefault="00B03195">
      <w:pPr>
        <w:ind w:firstLine="567"/>
        <w:rPr>
          <w:ins w:id="1663" w:author="Budy Resosudarmo" w:date="2020-10-16T10:56:00Z"/>
          <w:del w:id="1664" w:author="Harry" w:date="2020-11-21T00:44:00Z"/>
          <w:rFonts w:ascii="Times New Roman" w:hAnsi="Times New Roman" w:cs="Times New Roman"/>
          <w:sz w:val="22"/>
        </w:rPr>
        <w:pPrChange w:id="1665" w:author="Harry" w:date="2020-11-22T15:45:00Z">
          <w:pPr>
            <w:spacing w:beforeLines="50" w:before="180"/>
          </w:pPr>
        </w:pPrChange>
      </w:pPr>
      <w:r w:rsidRPr="00B03195">
        <w:rPr>
          <w:rFonts w:ascii="Times New Roman" w:hAnsi="Times New Roman" w:cs="Times New Roman"/>
          <w:sz w:val="22"/>
        </w:rPr>
        <w:t>To carry out a spatial analysis, we first define a spatial connectivity structure across the provinces of Indonesia. In the literature, there are multiple criteria to define that structure. The most popular are spatial contiguity, spatial distance, and k-nearest neighbors. In this paper, we implement a generalized version of spatial contiguity based on the estimation of Thiessen polygons</w:t>
      </w:r>
      <w:ins w:id="1666" w:author="Harry" w:date="2020-11-21T00:28:00Z">
        <w:r w:rsidR="0031748F">
          <w:rPr>
            <w:rFonts w:ascii="Times New Roman" w:hAnsi="Times New Roman" w:cs="Times New Roman"/>
            <w:sz w:val="22"/>
          </w:rPr>
          <w:t xml:space="preserve"> </w:t>
        </w:r>
      </w:ins>
      <w:ins w:id="1667" w:author="Harry" w:date="2020-11-21T00:29:00Z">
        <w:r w:rsidR="0031748F">
          <w:rPr>
            <w:rFonts w:ascii="Times New Roman" w:hAnsi="Times New Roman" w:cs="Times New Roman"/>
            <w:sz w:val="22"/>
          </w:rPr>
          <w:t>(</w:t>
        </w:r>
        <w:proofErr w:type="spellStart"/>
        <w:r w:rsidR="0031748F">
          <w:rPr>
            <w:rFonts w:ascii="Times New Roman" w:hAnsi="Times New Roman" w:cs="Times New Roman"/>
            <w:sz w:val="22"/>
          </w:rPr>
          <w:t>Anselin</w:t>
        </w:r>
        <w:proofErr w:type="spellEnd"/>
        <w:r w:rsidR="0031748F">
          <w:rPr>
            <w:rFonts w:ascii="Times New Roman" w:hAnsi="Times New Roman" w:cs="Times New Roman"/>
            <w:sz w:val="22"/>
          </w:rPr>
          <w:t xml:space="preserve"> and Rey, </w:t>
        </w:r>
      </w:ins>
      <w:ins w:id="1668" w:author="Harry" w:date="2020-11-21T00:30:00Z">
        <w:r w:rsidR="0031748F">
          <w:rPr>
            <w:rFonts w:ascii="Times New Roman" w:hAnsi="Times New Roman" w:cs="Times New Roman"/>
            <w:sz w:val="22"/>
          </w:rPr>
          <w:t>2014)</w:t>
        </w:r>
      </w:ins>
      <w:commentRangeStart w:id="1669"/>
      <w:r w:rsidRPr="00B03195">
        <w:rPr>
          <w:rFonts w:ascii="Times New Roman" w:hAnsi="Times New Roman" w:cs="Times New Roman"/>
          <w:sz w:val="22"/>
        </w:rPr>
        <w:t>.</w:t>
      </w:r>
      <w:commentRangeEnd w:id="1669"/>
      <w:r w:rsidR="00281A92">
        <w:rPr>
          <w:rStyle w:val="CommentReference"/>
        </w:rPr>
        <w:commentReference w:id="1669"/>
      </w:r>
      <w:r w:rsidRPr="00B03195">
        <w:rPr>
          <w:rFonts w:ascii="Times New Roman" w:hAnsi="Times New Roman" w:cs="Times New Roman"/>
          <w:sz w:val="22"/>
        </w:rPr>
        <w:t xml:space="preserve"> </w:t>
      </w:r>
      <w:ins w:id="1670" w:author="Harry" w:date="2020-11-21T00:36:00Z">
        <w:r w:rsidR="00950608">
          <w:rPr>
            <w:rFonts w:ascii="Times New Roman" w:hAnsi="Times New Roman" w:cs="Times New Roman"/>
            <w:sz w:val="22"/>
          </w:rPr>
          <w:t>We use GIS data to define the centroid of each province and construct the Thiessen polygons accordingly as shown in F</w:t>
        </w:r>
      </w:ins>
      <w:ins w:id="1671" w:author="Harry" w:date="2020-11-21T00:43:00Z">
        <w:r w:rsidR="00950608">
          <w:rPr>
            <w:rFonts w:ascii="Times New Roman" w:hAnsi="Times New Roman" w:cs="Times New Roman"/>
            <w:sz w:val="22"/>
          </w:rPr>
          <w:t>igure</w:t>
        </w:r>
      </w:ins>
      <w:ins w:id="1672" w:author="Harry" w:date="2020-11-22T15:44:00Z">
        <w:r w:rsidR="007415E8">
          <w:rPr>
            <w:rFonts w:ascii="Times New Roman" w:hAnsi="Times New Roman" w:cs="Times New Roman"/>
            <w:sz w:val="22"/>
          </w:rPr>
          <w:t xml:space="preserve"> A1</w:t>
        </w:r>
      </w:ins>
      <w:ins w:id="1673" w:author="Harry" w:date="2020-11-21T00:43:00Z">
        <w:r w:rsidR="00950608">
          <w:rPr>
            <w:rFonts w:ascii="Times New Roman" w:hAnsi="Times New Roman" w:cs="Times New Roman"/>
            <w:sz w:val="22"/>
          </w:rPr>
          <w:t xml:space="preserve"> </w:t>
        </w:r>
      </w:ins>
      <w:ins w:id="1674" w:author="Harry" w:date="2020-11-22T15:45:00Z">
        <w:r w:rsidR="00034A6B">
          <w:rPr>
            <w:rFonts w:ascii="Times New Roman" w:hAnsi="Times New Roman" w:cs="Times New Roman"/>
            <w:sz w:val="22"/>
          </w:rPr>
          <w:t xml:space="preserve">of </w:t>
        </w:r>
      </w:ins>
      <w:ins w:id="1675" w:author="Harry" w:date="2020-11-21T00:43:00Z">
        <w:r w:rsidR="00950608">
          <w:rPr>
            <w:rFonts w:ascii="Times New Roman" w:hAnsi="Times New Roman" w:cs="Times New Roman"/>
            <w:sz w:val="22"/>
          </w:rPr>
          <w:t>Appendix.</w:t>
        </w:r>
      </w:ins>
      <w:ins w:id="1676" w:author="Harry" w:date="2020-11-21T00:37:00Z">
        <w:r w:rsidR="00950608">
          <w:rPr>
            <w:rFonts w:ascii="Times New Roman" w:hAnsi="Times New Roman" w:cs="Times New Roman"/>
            <w:sz w:val="22"/>
          </w:rPr>
          <w:t xml:space="preserve"> </w:t>
        </w:r>
      </w:ins>
      <w:ins w:id="1677" w:author="Harry" w:date="2020-11-21T00:38:00Z">
        <w:r w:rsidR="00950608">
          <w:rPr>
            <w:rFonts w:ascii="Times New Roman" w:hAnsi="Times New Roman" w:cs="Times New Roman"/>
            <w:sz w:val="22"/>
          </w:rPr>
          <w:t xml:space="preserve">From the estimated polygons, we estimate spatial connectivity based on the </w:t>
        </w:r>
      </w:ins>
      <w:ins w:id="1678" w:author="Harry" w:date="2020-11-21T00:39:00Z">
        <w:r w:rsidR="00950608">
          <w:rPr>
            <w:rFonts w:ascii="Times New Roman" w:hAnsi="Times New Roman" w:cs="Times New Roman"/>
            <w:sz w:val="22"/>
          </w:rPr>
          <w:t xml:space="preserve">contiguity in the polygon </w:t>
        </w:r>
      </w:ins>
      <w:ins w:id="1679" w:author="Harry" w:date="2020-11-21T00:40:00Z">
        <w:r w:rsidR="00950608">
          <w:rPr>
            <w:rFonts w:ascii="Times New Roman" w:hAnsi="Times New Roman" w:cs="Times New Roman"/>
            <w:sz w:val="22"/>
          </w:rPr>
          <w:t>of</w:t>
        </w:r>
      </w:ins>
      <w:ins w:id="1680" w:author="Harry" w:date="2020-11-21T00:39:00Z">
        <w:r w:rsidR="00950608">
          <w:rPr>
            <w:rFonts w:ascii="Times New Roman" w:hAnsi="Times New Roman" w:cs="Times New Roman"/>
            <w:sz w:val="22"/>
          </w:rPr>
          <w:t xml:space="preserve"> provinces</w:t>
        </w:r>
      </w:ins>
      <w:ins w:id="1681" w:author="Harry" w:date="2020-11-21T00:45:00Z">
        <w:r w:rsidR="00CC578E">
          <w:rPr>
            <w:rFonts w:ascii="Times New Roman" w:hAnsi="Times New Roman" w:cs="Times New Roman"/>
            <w:sz w:val="22"/>
          </w:rPr>
          <w:t xml:space="preserve"> (see Figure</w:t>
        </w:r>
      </w:ins>
      <w:ins w:id="1682" w:author="Harry" w:date="2020-11-22T15:45:00Z">
        <w:r w:rsidR="00F34E7D">
          <w:rPr>
            <w:rFonts w:ascii="Times New Roman" w:hAnsi="Times New Roman" w:cs="Times New Roman"/>
            <w:sz w:val="22"/>
          </w:rPr>
          <w:t xml:space="preserve"> A2</w:t>
        </w:r>
      </w:ins>
      <w:ins w:id="1683" w:author="Harry" w:date="2020-11-21T00:45:00Z">
        <w:r w:rsidR="00CC578E">
          <w:rPr>
            <w:rFonts w:ascii="Times New Roman" w:hAnsi="Times New Roman" w:cs="Times New Roman"/>
            <w:sz w:val="22"/>
          </w:rPr>
          <w:t xml:space="preserve"> </w:t>
        </w:r>
      </w:ins>
      <w:ins w:id="1684" w:author="Harry" w:date="2020-11-22T15:45:00Z">
        <w:r w:rsidR="00034A6B">
          <w:rPr>
            <w:rFonts w:ascii="Times New Roman" w:hAnsi="Times New Roman" w:cs="Times New Roman"/>
            <w:sz w:val="22"/>
          </w:rPr>
          <w:t xml:space="preserve">of </w:t>
        </w:r>
      </w:ins>
      <w:ins w:id="1685" w:author="Harry" w:date="2020-11-21T00:45:00Z">
        <w:r w:rsidR="00CC578E">
          <w:rPr>
            <w:rFonts w:ascii="Times New Roman" w:hAnsi="Times New Roman" w:cs="Times New Roman"/>
            <w:sz w:val="22"/>
          </w:rPr>
          <w:t>Appendix)</w:t>
        </w:r>
      </w:ins>
      <w:ins w:id="1686" w:author="Harry" w:date="2020-11-21T00:40:00Z">
        <w:r w:rsidR="00950608">
          <w:rPr>
            <w:rFonts w:ascii="Times New Roman" w:hAnsi="Times New Roman" w:cs="Times New Roman"/>
            <w:sz w:val="22"/>
          </w:rPr>
          <w:t>.</w:t>
        </w:r>
      </w:ins>
      <w:ins w:id="1687" w:author="Harry" w:date="2020-11-21T12:53:00Z">
        <w:r w:rsidR="0078243C">
          <w:rPr>
            <w:rFonts w:ascii="Times New Roman" w:hAnsi="Times New Roman" w:cs="Times New Roman"/>
            <w:sz w:val="22"/>
          </w:rPr>
          <w:t xml:space="preserve"> </w:t>
        </w:r>
      </w:ins>
      <w:ins w:id="1688" w:author="Harry" w:date="2020-11-21T00:45:00Z">
        <w:r w:rsidR="00CC578E" w:rsidRPr="00B03195">
          <w:rPr>
            <w:rFonts w:ascii="Times New Roman" w:hAnsi="Times New Roman" w:cs="Times New Roman"/>
            <w:sz w:val="22"/>
          </w:rPr>
          <w:t>Specifically, two polygons (or provinces) are neighbors when they share a common border or an edge.</w:t>
        </w:r>
        <w:r w:rsidR="00CC578E">
          <w:rPr>
            <w:rFonts w:ascii="Times New Roman" w:hAnsi="Times New Roman" w:cs="Times New Roman"/>
            <w:sz w:val="22"/>
          </w:rPr>
          <w:t xml:space="preserve"> </w:t>
        </w:r>
      </w:ins>
      <w:r w:rsidRPr="00B03195">
        <w:rPr>
          <w:rFonts w:ascii="Times New Roman" w:hAnsi="Times New Roman" w:cs="Times New Roman"/>
          <w:sz w:val="22"/>
        </w:rPr>
        <w:t xml:space="preserve">The estimation of Thiessen polygons allows us to define a spatial connectivity structure based on individual areas of influence around geographical locations. </w:t>
      </w:r>
      <w:ins w:id="1689" w:author="Budy Resosudarmo" w:date="2020-10-16T10:56:00Z">
        <w:del w:id="1690" w:author="Harry" w:date="2020-11-22T15:45:00Z">
          <w:r w:rsidR="006E03CE" w:rsidDel="00B854D4">
            <w:rPr>
              <w:rFonts w:ascii="Times New Roman" w:hAnsi="Times New Roman" w:cs="Times New Roman"/>
              <w:sz w:val="22"/>
            </w:rPr>
            <w:delText>R1: What kind of data employed to capture the connectivity across regions, please explain.</w:delText>
          </w:r>
        </w:del>
      </w:ins>
    </w:p>
    <w:p w14:paraId="7F09C1BC" w14:textId="2F47F4FB" w:rsidR="00B03195" w:rsidRPr="00B03195" w:rsidDel="00B854D4" w:rsidRDefault="00B03195">
      <w:pPr>
        <w:ind w:firstLine="567"/>
        <w:rPr>
          <w:del w:id="1691" w:author="Harry" w:date="2020-11-22T15:45:00Z"/>
          <w:moveFrom w:id="1692" w:author="Harry" w:date="2020-11-21T00:44:00Z"/>
          <w:rFonts w:ascii="Times New Roman" w:hAnsi="Times New Roman" w:cs="Times New Roman"/>
          <w:sz w:val="22"/>
        </w:rPr>
        <w:pPrChange w:id="1693" w:author="Harry" w:date="2020-11-22T15:45:00Z">
          <w:pPr>
            <w:spacing w:beforeLines="50" w:before="180"/>
          </w:pPr>
        </w:pPrChange>
      </w:pPr>
      <w:moveFromRangeStart w:id="1694" w:author="Harry" w:date="2020-11-21T00:44:00Z" w:name="move56811860"/>
      <w:moveFrom w:id="1695" w:author="Harry" w:date="2020-11-21T00:44:00Z">
        <w:del w:id="1696" w:author="Harry" w:date="2020-11-22T15:45:00Z">
          <w:r w:rsidRPr="00B03195" w:rsidDel="00B854D4">
            <w:rPr>
              <w:rFonts w:ascii="Times New Roman" w:hAnsi="Times New Roman" w:cs="Times New Roman"/>
              <w:sz w:val="22"/>
            </w:rPr>
            <w:delText>Figure 4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delText>
          </w:r>
        </w:del>
        <w:ins w:id="1697" w:author="Budy Resosudarmo" w:date="2020-10-16T10:55:00Z">
          <w:del w:id="1698" w:author="Harry" w:date="2020-11-22T15:45:00Z">
            <w:r w:rsidR="006E03CE" w:rsidDel="00B854D4">
              <w:rPr>
                <w:rFonts w:ascii="Times New Roman" w:hAnsi="Times New Roman" w:cs="Times New Roman"/>
                <w:sz w:val="22"/>
              </w:rPr>
              <w:delText xml:space="preserve"> </w:delText>
            </w:r>
          </w:del>
        </w:ins>
      </w:moveFrom>
    </w:p>
    <w:moveFromRangeEnd w:id="1694"/>
    <w:p w14:paraId="380436FC" w14:textId="556F8DBC" w:rsidR="00B03195" w:rsidDel="00950608" w:rsidRDefault="00F02A25">
      <w:pPr>
        <w:ind w:firstLine="567"/>
        <w:rPr>
          <w:del w:id="1699" w:author="Harry" w:date="2020-11-21T00:44:00Z"/>
          <w:rFonts w:ascii="Times New Roman" w:hAnsi="Times New Roman" w:cs="Times New Roman"/>
          <w:sz w:val="22"/>
        </w:rPr>
        <w:pPrChange w:id="1700" w:author="Harry" w:date="2020-11-22T15:45:00Z">
          <w:pPr>
            <w:jc w:val="center"/>
          </w:pPr>
        </w:pPrChange>
      </w:pPr>
      <w:commentRangeStart w:id="1701"/>
      <w:del w:id="1702" w:author="Harry" w:date="2020-11-21T00:44:00Z">
        <w:r w:rsidDel="00950608">
          <w:rPr>
            <w:noProof/>
          </w:rPr>
          <w:drawing>
            <wp:inline distT="0" distB="0" distL="0" distR="0" wp14:anchorId="5A7D7ACE" wp14:editId="07502D57">
              <wp:extent cx="5473700"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del>
    </w:p>
    <w:p w14:paraId="491DF2C3" w14:textId="013DFDDC" w:rsidR="00B03195" w:rsidRPr="00F02A25" w:rsidDel="00950608" w:rsidRDefault="00B03195">
      <w:pPr>
        <w:ind w:firstLine="567"/>
        <w:rPr>
          <w:del w:id="1703" w:author="Harry" w:date="2020-11-21T00:44:00Z"/>
          <w:rFonts w:ascii="Times New Roman" w:hAnsi="Times New Roman" w:cs="Times New Roman"/>
          <w:sz w:val="20"/>
          <w:szCs w:val="20"/>
        </w:rPr>
        <w:pPrChange w:id="1704" w:author="Harry" w:date="2020-11-22T15:45:00Z">
          <w:pPr>
            <w:jc w:val="center"/>
          </w:pPr>
        </w:pPrChange>
      </w:pPr>
      <w:del w:id="1705" w:author="Harry" w:date="2020-11-21T00:44:00Z">
        <w:r w:rsidRPr="00F02A25" w:rsidDel="00950608">
          <w:rPr>
            <w:rFonts w:ascii="Times New Roman" w:hAnsi="Times New Roman" w:cs="Times New Roman"/>
            <w:sz w:val="20"/>
            <w:szCs w:val="20"/>
          </w:rPr>
          <w:delText>Fig</w:delText>
        </w:r>
      </w:del>
      <w:ins w:id="1706" w:author="Budy Resosudarmo" w:date="2020-10-16T12:28:00Z">
        <w:del w:id="1707" w:author="Harry" w:date="2020-11-21T00:44:00Z">
          <w:r w:rsidR="00281A92" w:rsidDel="00950608">
            <w:rPr>
              <w:rFonts w:ascii="Times New Roman" w:hAnsi="Times New Roman" w:cs="Times New Roman"/>
              <w:sz w:val="20"/>
              <w:szCs w:val="20"/>
            </w:rPr>
            <w:delText>ure</w:delText>
          </w:r>
        </w:del>
      </w:ins>
      <w:del w:id="1708" w:author="Harry" w:date="2020-11-21T00:44:00Z">
        <w:r w:rsidRPr="00F02A25" w:rsidDel="00950608">
          <w:rPr>
            <w:rFonts w:ascii="Times New Roman" w:hAnsi="Times New Roman" w:cs="Times New Roman"/>
            <w:sz w:val="20"/>
            <w:szCs w:val="20"/>
          </w:rPr>
          <w:delText>. 4</w:delText>
        </w:r>
      </w:del>
      <w:ins w:id="1709" w:author="Budy Resosudarmo" w:date="2020-10-16T12:28:00Z">
        <w:del w:id="1710" w:author="Harry" w:date="2020-11-21T00:44:00Z">
          <w:r w:rsidR="00281A92" w:rsidDel="00950608">
            <w:rPr>
              <w:rFonts w:ascii="Times New Roman" w:hAnsi="Times New Roman" w:cs="Times New Roman"/>
              <w:sz w:val="20"/>
              <w:szCs w:val="20"/>
            </w:rPr>
            <w:delText>.</w:delText>
          </w:r>
        </w:del>
      </w:ins>
      <w:del w:id="1711" w:author="Harry" w:date="2020-11-21T00:44:00Z">
        <w:r w:rsidRPr="00F02A25" w:rsidDel="00950608">
          <w:rPr>
            <w:rFonts w:ascii="Times New Roman" w:hAnsi="Times New Roman" w:cs="Times New Roman"/>
            <w:sz w:val="20"/>
            <w:szCs w:val="20"/>
          </w:rPr>
          <w:delText>: Indonesian provinces, centroids, and Thiessen polygons</w:delText>
        </w:r>
      </w:del>
    </w:p>
    <w:p w14:paraId="1C3AFB72" w14:textId="4D5A348F" w:rsidR="00B03195" w:rsidDel="00CC578E" w:rsidRDefault="00B03195">
      <w:pPr>
        <w:ind w:firstLine="567"/>
        <w:rPr>
          <w:del w:id="1712" w:author="Harry" w:date="2020-11-21T00:46:00Z"/>
        </w:rPr>
        <w:pPrChange w:id="1713" w:author="Harry" w:date="2020-11-22T15:45:00Z">
          <w:pPr/>
        </w:pPrChange>
      </w:pPr>
    </w:p>
    <w:p w14:paraId="5C658AF4" w14:textId="2F765E00" w:rsidR="00B03195" w:rsidRDefault="00B03195">
      <w:pPr>
        <w:ind w:firstLine="567"/>
        <w:rPr>
          <w:rFonts w:ascii="Times New Roman" w:hAnsi="Times New Roman" w:cs="Times New Roman"/>
          <w:sz w:val="22"/>
        </w:rPr>
        <w:pPrChange w:id="1714" w:author="Harry" w:date="2020-11-22T15:45:00Z">
          <w:pPr>
            <w:ind w:firstLineChars="193" w:firstLine="425"/>
          </w:pPr>
        </w:pPrChange>
      </w:pPr>
      <w:del w:id="1715" w:author="Harry" w:date="2020-11-21T00:46:00Z">
        <w:r w:rsidRPr="00B03195" w:rsidDel="00CC578E">
          <w:rPr>
            <w:rFonts w:ascii="Times New Roman" w:hAnsi="Times New Roman" w:cs="Times New Roman"/>
            <w:sz w:val="22"/>
          </w:rPr>
          <w:delText xml:space="preserve">After estimating the Thiessen polygons, a spatial connectivity structure (network of connections) is defined based on the contiguity of the of the polygons (Figure 5). Specifically, two polygons (or provinces) are neighbors when they share a common border or an edge. </w:delText>
        </w:r>
      </w:del>
      <w:r w:rsidRPr="00B03195">
        <w:rPr>
          <w:rFonts w:ascii="Times New Roman" w:hAnsi="Times New Roman" w:cs="Times New Roman"/>
          <w:sz w:val="22"/>
        </w:rPr>
        <w:t>To facilitate visual interpretation, Figure</w:t>
      </w:r>
      <w:ins w:id="1716" w:author="Harry" w:date="2020-11-21T00:47:00Z">
        <w:r w:rsidR="00957DC4">
          <w:rPr>
            <w:rFonts w:ascii="Times New Roman" w:hAnsi="Times New Roman" w:cs="Times New Roman"/>
            <w:sz w:val="22"/>
          </w:rPr>
          <w:t xml:space="preserve"> </w:t>
        </w:r>
      </w:ins>
      <w:ins w:id="1717" w:author="Harry" w:date="2020-11-22T15:45:00Z">
        <w:r w:rsidR="00B854D4">
          <w:rPr>
            <w:rFonts w:ascii="Times New Roman" w:hAnsi="Times New Roman" w:cs="Times New Roman"/>
            <w:sz w:val="22"/>
          </w:rPr>
          <w:t>3</w:t>
        </w:r>
      </w:ins>
      <w:del w:id="1718" w:author="Harry" w:date="2020-11-21T00:47:00Z">
        <w:r w:rsidRPr="00B03195" w:rsidDel="00957DC4">
          <w:rPr>
            <w:rFonts w:ascii="Times New Roman" w:hAnsi="Times New Roman" w:cs="Times New Roman"/>
            <w:sz w:val="22"/>
          </w:rPr>
          <w:delText xml:space="preserve"> 6</w:delText>
        </w:r>
      </w:del>
      <w:r w:rsidRPr="00B03195">
        <w:rPr>
          <w:rFonts w:ascii="Times New Roman" w:hAnsi="Times New Roman" w:cs="Times New Roman"/>
          <w:sz w:val="22"/>
        </w:rPr>
        <w:t xml:space="preserve"> shows the overlap between the estimated connectivity structure and the provincial map of Indonesia.</w:t>
      </w:r>
    </w:p>
    <w:p w14:paraId="673E9EBF" w14:textId="0B33BDBC" w:rsidR="00A6114F" w:rsidRPr="00B03195" w:rsidDel="00CC578E" w:rsidRDefault="00A6114F" w:rsidP="00A6114F">
      <w:pPr>
        <w:jc w:val="center"/>
        <w:rPr>
          <w:del w:id="1719" w:author="Harry" w:date="2020-11-21T00:46:00Z"/>
          <w:rFonts w:ascii="Times New Roman" w:hAnsi="Times New Roman" w:cs="Times New Roman"/>
          <w:b/>
          <w:bCs/>
          <w:sz w:val="22"/>
        </w:rPr>
      </w:pPr>
      <w:del w:id="1720" w:author="Harry" w:date="2020-11-21T00:46:00Z">
        <w:r w:rsidDel="00CC578E">
          <w:rPr>
            <w:noProof/>
          </w:rPr>
          <w:drawing>
            <wp:inline distT="0" distB="0" distL="0" distR="0" wp14:anchorId="2DCEC1F7" wp14:editId="724FD3F9">
              <wp:extent cx="5334000" cy="193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del>
    </w:p>
    <w:p w14:paraId="20ABD713" w14:textId="23085A5C" w:rsidR="00B03195" w:rsidDel="00CC578E" w:rsidRDefault="00B03195" w:rsidP="00A6114F">
      <w:pPr>
        <w:jc w:val="center"/>
        <w:rPr>
          <w:del w:id="1721" w:author="Harry" w:date="2020-11-21T00:46:00Z"/>
          <w:rFonts w:ascii="Times New Roman" w:hAnsi="Times New Roman" w:cs="Times New Roman"/>
          <w:sz w:val="20"/>
          <w:szCs w:val="20"/>
        </w:rPr>
      </w:pPr>
      <w:del w:id="1722" w:author="Harry" w:date="2020-11-21T00:46:00Z">
        <w:r w:rsidRPr="00A6114F" w:rsidDel="00CC578E">
          <w:rPr>
            <w:rFonts w:ascii="Times New Roman" w:hAnsi="Times New Roman" w:cs="Times New Roman"/>
            <w:sz w:val="20"/>
            <w:szCs w:val="20"/>
          </w:rPr>
          <w:delText>Fig</w:delText>
        </w:r>
      </w:del>
      <w:ins w:id="1723" w:author="Budy Resosudarmo" w:date="2020-10-16T12:30:00Z">
        <w:del w:id="1724" w:author="Harry" w:date="2020-11-21T00:46:00Z">
          <w:r w:rsidR="00281A92" w:rsidDel="00CC578E">
            <w:rPr>
              <w:rFonts w:ascii="Times New Roman" w:hAnsi="Times New Roman" w:cs="Times New Roman"/>
              <w:sz w:val="20"/>
              <w:szCs w:val="20"/>
            </w:rPr>
            <w:delText>ure</w:delText>
          </w:r>
        </w:del>
      </w:ins>
      <w:del w:id="1725" w:author="Harry" w:date="2020-11-21T00:46:00Z">
        <w:r w:rsidRPr="00A6114F" w:rsidDel="00CC578E">
          <w:rPr>
            <w:rFonts w:ascii="Times New Roman" w:hAnsi="Times New Roman" w:cs="Times New Roman"/>
            <w:sz w:val="20"/>
            <w:szCs w:val="20"/>
          </w:rPr>
          <w:delText>. 5</w:delText>
        </w:r>
      </w:del>
      <w:ins w:id="1726" w:author="Budy Resosudarmo" w:date="2020-10-16T12:30:00Z">
        <w:del w:id="1727" w:author="Harry" w:date="2020-11-21T00:46:00Z">
          <w:r w:rsidR="00281A92" w:rsidDel="00CC578E">
            <w:rPr>
              <w:rFonts w:ascii="Times New Roman" w:hAnsi="Times New Roman" w:cs="Times New Roman"/>
              <w:sz w:val="20"/>
              <w:szCs w:val="20"/>
            </w:rPr>
            <w:delText>.</w:delText>
          </w:r>
        </w:del>
      </w:ins>
      <w:del w:id="1728" w:author="Harry" w:date="2020-11-21T00:46:00Z">
        <w:r w:rsidRPr="00A6114F" w:rsidDel="00CC578E">
          <w:rPr>
            <w:rFonts w:ascii="Times New Roman" w:hAnsi="Times New Roman" w:cs="Times New Roman"/>
            <w:sz w:val="20"/>
            <w:szCs w:val="20"/>
          </w:rPr>
          <w:delText>: Centroids, Thiessen polygons, and spatial connectivity structure</w:delText>
        </w:r>
      </w:del>
    </w:p>
    <w:p w14:paraId="56316DA3" w14:textId="4147F243" w:rsidR="00A6114F" w:rsidRDefault="00A6114F" w:rsidP="00A6114F">
      <w:pPr>
        <w:jc w:val="center"/>
        <w:rPr>
          <w:rFonts w:ascii="Times New Roman" w:hAnsi="Times New Roman" w:cs="Times New Roman"/>
          <w:sz w:val="20"/>
          <w:szCs w:val="20"/>
        </w:rPr>
      </w:pPr>
    </w:p>
    <w:p w14:paraId="0025CB56" w14:textId="4E0D835B" w:rsidR="00A6114F" w:rsidRDefault="00015CF6" w:rsidP="00A6114F">
      <w:pPr>
        <w:jc w:val="center"/>
        <w:rPr>
          <w:rFonts w:ascii="Times New Roman" w:hAnsi="Times New Roman" w:cs="Times New Roman"/>
          <w:sz w:val="20"/>
          <w:szCs w:val="20"/>
        </w:rPr>
      </w:pPr>
      <w:r>
        <w:rPr>
          <w:noProof/>
        </w:rPr>
        <w:drawing>
          <wp:inline distT="0" distB="0" distL="0" distR="0" wp14:anchorId="102AC1A6" wp14:editId="69FDF0D8">
            <wp:extent cx="54483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8300" cy="2051050"/>
                    </a:xfrm>
                    <a:prstGeom prst="rect">
                      <a:avLst/>
                    </a:prstGeom>
                    <a:noFill/>
                    <a:ln>
                      <a:noFill/>
                    </a:ln>
                  </pic:spPr>
                </pic:pic>
              </a:graphicData>
            </a:graphic>
          </wp:inline>
        </w:drawing>
      </w:r>
    </w:p>
    <w:p w14:paraId="59296E3F" w14:textId="206F2C43" w:rsidR="00B03195" w:rsidRPr="00015CF6" w:rsidRDefault="00B03195" w:rsidP="00015CF6">
      <w:pPr>
        <w:jc w:val="center"/>
        <w:rPr>
          <w:rFonts w:ascii="Times New Roman" w:hAnsi="Times New Roman" w:cs="Times New Roman"/>
          <w:sz w:val="20"/>
          <w:szCs w:val="20"/>
        </w:rPr>
      </w:pPr>
      <w:r w:rsidRPr="00015CF6">
        <w:rPr>
          <w:rFonts w:ascii="Times New Roman" w:hAnsi="Times New Roman" w:cs="Times New Roman"/>
          <w:sz w:val="20"/>
          <w:szCs w:val="20"/>
        </w:rPr>
        <w:t>Fig</w:t>
      </w:r>
      <w:ins w:id="1729" w:author="Budy Resosudarmo" w:date="2020-10-16T12:30:00Z">
        <w:r w:rsidR="00281A92">
          <w:rPr>
            <w:rFonts w:ascii="Times New Roman" w:hAnsi="Times New Roman" w:cs="Times New Roman"/>
            <w:sz w:val="20"/>
            <w:szCs w:val="20"/>
          </w:rPr>
          <w:t>ure</w:t>
        </w:r>
      </w:ins>
      <w:del w:id="1730"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w:t>
      </w:r>
      <w:ins w:id="1731" w:author="Harry" w:date="2020-11-22T15:45:00Z">
        <w:r w:rsidR="00B854D4">
          <w:rPr>
            <w:rFonts w:ascii="Times New Roman" w:hAnsi="Times New Roman" w:cs="Times New Roman"/>
            <w:sz w:val="20"/>
            <w:szCs w:val="20"/>
          </w:rPr>
          <w:t>3</w:t>
        </w:r>
      </w:ins>
      <w:ins w:id="1732" w:author="Harry" w:date="2020-11-21T00:47:00Z">
        <w:r w:rsidR="00957DC4">
          <w:rPr>
            <w:rFonts w:ascii="Times New Roman" w:hAnsi="Times New Roman" w:cs="Times New Roman"/>
            <w:sz w:val="20"/>
            <w:szCs w:val="20"/>
          </w:rPr>
          <w:t>.</w:t>
        </w:r>
      </w:ins>
      <w:del w:id="1733" w:author="Harry" w:date="2020-11-21T00:47:00Z">
        <w:r w:rsidRPr="00015CF6" w:rsidDel="00957DC4">
          <w:rPr>
            <w:rFonts w:ascii="Times New Roman" w:hAnsi="Times New Roman" w:cs="Times New Roman"/>
            <w:sz w:val="20"/>
            <w:szCs w:val="20"/>
          </w:rPr>
          <w:delText>6</w:delText>
        </w:r>
      </w:del>
      <w:ins w:id="1734" w:author="Budy Resosudarmo" w:date="2020-10-16T12:30:00Z">
        <w:del w:id="1735" w:author="Harry" w:date="2020-11-21T00:47:00Z">
          <w:r w:rsidR="00281A92" w:rsidDel="00957DC4">
            <w:rPr>
              <w:rFonts w:ascii="Times New Roman" w:hAnsi="Times New Roman" w:cs="Times New Roman"/>
              <w:sz w:val="20"/>
              <w:szCs w:val="20"/>
            </w:rPr>
            <w:delText>.</w:delText>
          </w:r>
        </w:del>
      </w:ins>
      <w:del w:id="1736"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Spatial connectivity structure of the provinces of Indonesia</w:t>
      </w:r>
      <w:commentRangeEnd w:id="1701"/>
      <w:r w:rsidR="002E4B13">
        <w:rPr>
          <w:rStyle w:val="CommentReference"/>
        </w:rPr>
        <w:commentReference w:id="1701"/>
      </w:r>
    </w:p>
    <w:p w14:paraId="6180308F" w14:textId="0DD3B578" w:rsidR="00B03195" w:rsidDel="0078243C" w:rsidRDefault="00B03195" w:rsidP="00DE3D07">
      <w:pPr>
        <w:rPr>
          <w:del w:id="1737" w:author="Harry" w:date="2020-11-21T12:53:00Z"/>
        </w:rPr>
      </w:pPr>
    </w:p>
    <w:p w14:paraId="3D7586DE" w14:textId="292707E4" w:rsidR="00B03195" w:rsidRPr="00881CE9" w:rsidDel="0078243C" w:rsidRDefault="00B03195">
      <w:pPr>
        <w:rPr>
          <w:del w:id="1738" w:author="Harry" w:date="2020-11-21T12:53:00Z"/>
          <w:rFonts w:ascii="Times New Roman" w:hAnsi="Times New Roman" w:cs="Times New Roman"/>
          <w:sz w:val="22"/>
        </w:rPr>
      </w:pPr>
      <w:del w:id="1739" w:author="Harry" w:date="2020-11-21T12:53:00Z">
        <w:r w:rsidRPr="00881CE9" w:rsidDel="0078243C">
          <w:rPr>
            <w:rFonts w:ascii="Times New Roman" w:hAnsi="Times New Roman" w:cs="Times New Roman"/>
            <w:sz w:val="22"/>
          </w:rPr>
          <w:delText>3.3 Exploratory analysis of spatial dependence</w:delText>
        </w:r>
      </w:del>
    </w:p>
    <w:p w14:paraId="47B0A371" w14:textId="531FE5EC" w:rsidR="000009E4" w:rsidRDefault="00B03195">
      <w:pPr>
        <w:spacing w:beforeLines="50" w:before="180"/>
        <w:rPr>
          <w:rFonts w:ascii="Times New Roman" w:hAnsi="Times New Roman" w:cs="Times New Roman"/>
          <w:sz w:val="22"/>
        </w:rPr>
      </w:pPr>
      <w:del w:id="1740" w:author="Harry" w:date="2020-11-21T12:53:00Z">
        <w:r w:rsidRPr="000009E4" w:rsidDel="0078243C">
          <w:rPr>
            <w:rFonts w:ascii="Times New Roman" w:hAnsi="Times New Roman" w:cs="Times New Roman"/>
            <w:sz w:val="22"/>
          </w:rPr>
          <w:delText>In the context of the previously estimated connectivity structure, an exploratory spatial data analysis provides a first evaluation of the nature of spatial dependence that is observed in the data. An analysis of spatial</w:delText>
        </w:r>
        <w:r w:rsidR="000009E4" w:rsidRPr="000009E4" w:rsidDel="0078243C">
          <w:rPr>
            <w:rFonts w:ascii="Times New Roman" w:hAnsi="Times New Roman" w:cs="Times New Roman"/>
            <w:sz w:val="22"/>
          </w:rPr>
          <w:delText xml:space="preserve"> dependence combines the notion of attribute similarity with locational similarity. That is, measuring to what extend the neighbors of a region show similar or dissimilar patterns in the attribute being studied.</w:delText>
        </w:r>
      </w:del>
    </w:p>
    <w:p w14:paraId="1BAFB004" w14:textId="1DAD61CE" w:rsidR="00D17BFA" w:rsidRPr="00D17BFA" w:rsidRDefault="00D17BFA">
      <w:pPr>
        <w:widowControl/>
        <w:autoSpaceDE w:val="0"/>
        <w:autoSpaceDN w:val="0"/>
        <w:adjustRightInd w:val="0"/>
        <w:ind w:firstLine="567"/>
        <w:rPr>
          <w:ins w:id="1741" w:author="Ragdad Cani Miranti" w:date="2020-11-27T11:11:00Z"/>
          <w:rFonts w:ascii="Times New Roman" w:hAnsi="Times New Roman" w:cs="Times New Roman"/>
          <w:kern w:val="0"/>
          <w:sz w:val="22"/>
          <w:rPrChange w:id="1742" w:author="Ragdad Cani Miranti" w:date="2020-11-27T11:13:00Z">
            <w:rPr>
              <w:ins w:id="1743" w:author="Ragdad Cani Miranti" w:date="2020-11-27T11:11:00Z"/>
              <w:rFonts w:ascii="Times New Roman" w:hAnsi="Times New Roman" w:cs="Times New Roman"/>
              <w:kern w:val="0"/>
              <w:sz w:val="20"/>
              <w:szCs w:val="20"/>
            </w:rPr>
          </w:rPrChange>
        </w:rPr>
        <w:pPrChange w:id="1744" w:author="Harry" w:date="2020-11-28T17:15:00Z">
          <w:pPr>
            <w:widowControl/>
            <w:autoSpaceDE w:val="0"/>
            <w:autoSpaceDN w:val="0"/>
            <w:adjustRightInd w:val="0"/>
            <w:jc w:val="left"/>
          </w:pPr>
        </w:pPrChange>
      </w:pPr>
      <w:ins w:id="1745" w:author="Ragdad Cani Miranti" w:date="2020-11-27T11:11:00Z">
        <w:r w:rsidRPr="00D17BFA">
          <w:rPr>
            <w:rFonts w:ascii="Times New Roman" w:hAnsi="Times New Roman" w:cs="Times New Roman"/>
            <w:kern w:val="0"/>
            <w:sz w:val="22"/>
            <w:rPrChange w:id="1746" w:author="Ragdad Cani Miranti" w:date="2020-11-27T11:13:00Z">
              <w:rPr>
                <w:rFonts w:ascii="Times New Roman" w:hAnsi="Times New Roman" w:cs="Times New Roman"/>
                <w:kern w:val="0"/>
                <w:sz w:val="20"/>
                <w:szCs w:val="20"/>
              </w:rPr>
            </w:rPrChange>
          </w:rPr>
          <w:t xml:space="preserve">The spatial exploration </w:t>
        </w:r>
      </w:ins>
      <w:ins w:id="1747" w:author="Ragdad Cani Miranti" w:date="2020-11-27T11:13:00Z">
        <w:r>
          <w:rPr>
            <w:rFonts w:ascii="Times New Roman" w:hAnsi="Times New Roman" w:cs="Times New Roman"/>
            <w:kern w:val="0"/>
            <w:sz w:val="22"/>
          </w:rPr>
          <w:t>is begun</w:t>
        </w:r>
      </w:ins>
      <w:ins w:id="1748" w:author="Ragdad Cani Miranti" w:date="2020-11-27T11:11:00Z">
        <w:r w:rsidRPr="00D17BFA">
          <w:rPr>
            <w:rFonts w:ascii="Times New Roman" w:hAnsi="Times New Roman" w:cs="Times New Roman"/>
            <w:kern w:val="0"/>
            <w:sz w:val="22"/>
            <w:rPrChange w:id="1749" w:author="Ragdad Cani Miranti" w:date="2020-11-27T11:13:00Z">
              <w:rPr>
                <w:rFonts w:ascii="Times New Roman" w:hAnsi="Times New Roman" w:cs="Times New Roman"/>
                <w:kern w:val="0"/>
                <w:sz w:val="20"/>
                <w:szCs w:val="20"/>
              </w:rPr>
            </w:rPrChange>
          </w:rPr>
          <w:t xml:space="preserve"> with an analysis of global spatial dependence. Its main </w:t>
        </w:r>
      </w:ins>
      <w:ins w:id="1750" w:author="Ragdad Cani Miranti" w:date="2020-11-27T11:14:00Z">
        <w:r>
          <w:rPr>
            <w:rFonts w:ascii="Times New Roman" w:hAnsi="Times New Roman" w:cs="Times New Roman"/>
            <w:kern w:val="0"/>
            <w:sz w:val="22"/>
          </w:rPr>
          <w:t>objective</w:t>
        </w:r>
      </w:ins>
      <w:ins w:id="1751" w:author="Ragdad Cani Miranti" w:date="2020-11-27T11:11:00Z">
        <w:r w:rsidRPr="00D17BFA">
          <w:rPr>
            <w:rFonts w:ascii="Times New Roman" w:hAnsi="Times New Roman" w:cs="Times New Roman"/>
            <w:kern w:val="0"/>
            <w:sz w:val="22"/>
            <w:rPrChange w:id="1752" w:author="Ragdad Cani Miranti" w:date="2020-11-27T11:13:00Z">
              <w:rPr>
                <w:rFonts w:ascii="Times New Roman" w:hAnsi="Times New Roman" w:cs="Times New Roman"/>
                <w:kern w:val="0"/>
                <w:sz w:val="20"/>
                <w:szCs w:val="20"/>
              </w:rPr>
            </w:rPrChange>
          </w:rPr>
          <w:t xml:space="preserve"> is to test for the existence of a</w:t>
        </w:r>
      </w:ins>
      <w:ins w:id="1753" w:author="Harry" w:date="2020-11-28T10:38:00Z">
        <w:r w:rsidR="00ED2922">
          <w:rPr>
            <w:rFonts w:ascii="Times New Roman" w:hAnsi="Times New Roman" w:cs="Times New Roman"/>
            <w:kern w:val="0"/>
            <w:sz w:val="22"/>
          </w:rPr>
          <w:t xml:space="preserve"> spatial autocorrelation</w:t>
        </w:r>
      </w:ins>
      <w:ins w:id="1754" w:author="Ragdad Cani Miranti" w:date="2020-11-27T11:11:00Z">
        <w:del w:id="1755" w:author="Harry" w:date="2020-11-28T10:38:00Z">
          <w:r w:rsidRPr="00D17BFA" w:rsidDel="00ED2922">
            <w:rPr>
              <w:rFonts w:ascii="Times New Roman" w:hAnsi="Times New Roman" w:cs="Times New Roman"/>
              <w:kern w:val="0"/>
              <w:sz w:val="22"/>
              <w:rPrChange w:id="1756" w:author="Ragdad Cani Miranti" w:date="2020-11-27T11:13:00Z">
                <w:rPr>
                  <w:rFonts w:ascii="Times New Roman" w:hAnsi="Times New Roman" w:cs="Times New Roman"/>
                  <w:kern w:val="0"/>
                  <w:sz w:val="20"/>
                  <w:szCs w:val="20"/>
                </w:rPr>
              </w:rPrChange>
            </w:rPr>
            <w:delText xml:space="preserve">n overall clustering </w:delText>
          </w:r>
        </w:del>
      </w:ins>
      <w:ins w:id="1757" w:author="Ragdad Cani Miranti" w:date="2020-11-27T11:14:00Z">
        <w:del w:id="1758" w:author="Harry" w:date="2020-11-28T10:38:00Z">
          <w:r w:rsidDel="00ED2922">
            <w:rPr>
              <w:rFonts w:ascii="Times New Roman" w:hAnsi="Times New Roman" w:cs="Times New Roman"/>
              <w:kern w:val="0"/>
              <w:sz w:val="22"/>
            </w:rPr>
            <w:delText>pattern</w:delText>
          </w:r>
        </w:del>
        <w:r>
          <w:rPr>
            <w:rFonts w:ascii="Times New Roman" w:hAnsi="Times New Roman" w:cs="Times New Roman"/>
            <w:kern w:val="0"/>
            <w:sz w:val="22"/>
          </w:rPr>
          <w:t xml:space="preserve"> </w:t>
        </w:r>
      </w:ins>
      <w:ins w:id="1759" w:author="Ragdad Cani Miranti" w:date="2020-11-27T11:11:00Z">
        <w:r w:rsidRPr="00D17BFA">
          <w:rPr>
            <w:rFonts w:ascii="Times New Roman" w:hAnsi="Times New Roman" w:cs="Times New Roman"/>
            <w:kern w:val="0"/>
            <w:sz w:val="22"/>
            <w:rPrChange w:id="1760" w:author="Ragdad Cani Miranti" w:date="2020-11-27T11:13:00Z">
              <w:rPr>
                <w:rFonts w:ascii="Times New Roman" w:hAnsi="Times New Roman" w:cs="Times New Roman"/>
                <w:kern w:val="0"/>
                <w:sz w:val="20"/>
                <w:szCs w:val="20"/>
              </w:rPr>
            </w:rPrChange>
          </w:rPr>
          <w:t>in the spatial distribution</w:t>
        </w:r>
      </w:ins>
      <w:ins w:id="1761" w:author="Ragdad Cani Miranti" w:date="2020-11-27T11:13:00Z">
        <w:r>
          <w:rPr>
            <w:rFonts w:ascii="Times New Roman" w:hAnsi="Times New Roman" w:cs="Times New Roman"/>
            <w:kern w:val="0"/>
            <w:sz w:val="22"/>
          </w:rPr>
          <w:t xml:space="preserve"> (Anselin,2007).</w:t>
        </w:r>
      </w:ins>
      <w:ins w:id="1762" w:author="Ragdad Cani Miranti" w:date="2020-11-27T11:11:00Z">
        <w:r w:rsidRPr="00D17BFA">
          <w:rPr>
            <w:rFonts w:ascii="Times New Roman" w:hAnsi="Times New Roman" w:cs="Times New Roman"/>
            <w:kern w:val="0"/>
            <w:sz w:val="22"/>
            <w:rPrChange w:id="1763" w:author="Ragdad Cani Miranti" w:date="2020-11-27T11:13:00Z">
              <w:rPr>
                <w:rFonts w:ascii="Times New Roman" w:hAnsi="Times New Roman" w:cs="Times New Roman"/>
                <w:kern w:val="0"/>
                <w:sz w:val="20"/>
                <w:szCs w:val="20"/>
              </w:rPr>
            </w:rPrChange>
          </w:rPr>
          <w:t xml:space="preserve"> If the null</w:t>
        </w:r>
      </w:ins>
      <w:ins w:id="1764" w:author="Ragdad Cani Miranti" w:date="2020-11-27T11:13:00Z">
        <w:r>
          <w:rPr>
            <w:rFonts w:ascii="Times New Roman" w:hAnsi="Times New Roman" w:cs="Times New Roman"/>
            <w:kern w:val="0"/>
            <w:sz w:val="22"/>
          </w:rPr>
          <w:t xml:space="preserve"> </w:t>
        </w:r>
      </w:ins>
      <w:ins w:id="1765" w:author="Ragdad Cani Miranti" w:date="2020-11-27T11:11:00Z">
        <w:r w:rsidRPr="00D17BFA">
          <w:rPr>
            <w:rFonts w:ascii="Times New Roman" w:hAnsi="Times New Roman" w:cs="Times New Roman"/>
            <w:kern w:val="0"/>
            <w:sz w:val="22"/>
            <w:rPrChange w:id="1766" w:author="Ragdad Cani Miranti" w:date="2020-11-27T11:13:00Z">
              <w:rPr>
                <w:rFonts w:ascii="Times New Roman" w:hAnsi="Times New Roman" w:cs="Times New Roman"/>
                <w:kern w:val="0"/>
                <w:sz w:val="20"/>
                <w:szCs w:val="20"/>
              </w:rPr>
            </w:rPrChange>
          </w:rPr>
          <w:t xml:space="preserve">hypothesis of spatial randomness is rejected, then the spatial </w:t>
        </w:r>
      </w:ins>
      <w:ins w:id="1767" w:author="Harry" w:date="2020-11-28T10:38:00Z">
        <w:r w:rsidR="00ED2922">
          <w:rPr>
            <w:rFonts w:ascii="Times New Roman" w:hAnsi="Times New Roman" w:cs="Times New Roman"/>
            <w:kern w:val="0"/>
            <w:sz w:val="22"/>
          </w:rPr>
          <w:t>autocorrelation</w:t>
        </w:r>
      </w:ins>
      <w:ins w:id="1768" w:author="Ragdad Cani Miranti" w:date="2020-11-27T11:15:00Z">
        <w:del w:id="1769" w:author="Harry" w:date="2020-11-28T10:38:00Z">
          <w:r w:rsidDel="00ED2922">
            <w:rPr>
              <w:rFonts w:ascii="Times New Roman" w:hAnsi="Times New Roman" w:cs="Times New Roman"/>
              <w:kern w:val="0"/>
              <w:sz w:val="22"/>
            </w:rPr>
            <w:delText>clustering</w:delText>
          </w:r>
        </w:del>
      </w:ins>
      <w:ins w:id="1770" w:author="Ragdad Cani Miranti" w:date="2020-11-27T11:11:00Z">
        <w:r w:rsidRPr="00D17BFA">
          <w:rPr>
            <w:rFonts w:ascii="Times New Roman" w:hAnsi="Times New Roman" w:cs="Times New Roman"/>
            <w:kern w:val="0"/>
            <w:sz w:val="22"/>
            <w:rPrChange w:id="1771" w:author="Ragdad Cani Miranti" w:date="2020-11-27T11:13:00Z">
              <w:rPr>
                <w:rFonts w:ascii="Times New Roman" w:hAnsi="Times New Roman" w:cs="Times New Roman"/>
                <w:kern w:val="0"/>
                <w:sz w:val="20"/>
                <w:szCs w:val="20"/>
              </w:rPr>
            </w:rPrChange>
          </w:rPr>
          <w:t xml:space="preserve"> of the data provides phenomenon under study. There are </w:t>
        </w:r>
      </w:ins>
      <w:ins w:id="1772" w:author="Ragdad Cani Miranti" w:date="2020-11-27T11:15:00Z">
        <w:r>
          <w:rPr>
            <w:rFonts w:ascii="Times New Roman" w:hAnsi="Times New Roman" w:cs="Times New Roman"/>
            <w:kern w:val="0"/>
            <w:sz w:val="22"/>
          </w:rPr>
          <w:t xml:space="preserve">some growing </w:t>
        </w:r>
      </w:ins>
      <w:ins w:id="1773" w:author="Ragdad Cani Miranti" w:date="2020-11-27T11:11:00Z">
        <w:r w:rsidRPr="00D17BFA">
          <w:rPr>
            <w:rFonts w:ascii="Times New Roman" w:hAnsi="Times New Roman" w:cs="Times New Roman"/>
            <w:kern w:val="0"/>
            <w:sz w:val="22"/>
            <w:rPrChange w:id="1774" w:author="Ragdad Cani Miranti" w:date="2020-11-27T11:13:00Z">
              <w:rPr>
                <w:rFonts w:ascii="Times New Roman" w:hAnsi="Times New Roman" w:cs="Times New Roman"/>
                <w:kern w:val="0"/>
                <w:sz w:val="20"/>
                <w:szCs w:val="20"/>
              </w:rPr>
            </w:rPrChange>
          </w:rPr>
          <w:t>statistical tests to e</w:t>
        </w:r>
      </w:ins>
      <w:ins w:id="1775" w:author="Ragdad Cani Miranti" w:date="2020-11-27T11:15:00Z">
        <w:r>
          <w:rPr>
            <w:rFonts w:ascii="Times New Roman" w:hAnsi="Times New Roman" w:cs="Times New Roman"/>
            <w:kern w:val="0"/>
            <w:sz w:val="22"/>
          </w:rPr>
          <w:t>xamine</w:t>
        </w:r>
      </w:ins>
      <w:ins w:id="1776" w:author="Ragdad Cani Miranti" w:date="2020-11-27T11:11:00Z">
        <w:r w:rsidRPr="00D17BFA">
          <w:rPr>
            <w:rFonts w:ascii="Times New Roman" w:hAnsi="Times New Roman" w:cs="Times New Roman"/>
            <w:kern w:val="0"/>
            <w:sz w:val="22"/>
            <w:rPrChange w:id="1777" w:author="Ragdad Cani Miranti" w:date="2020-11-27T11:13:00Z">
              <w:rPr>
                <w:rFonts w:ascii="Times New Roman" w:hAnsi="Times New Roman" w:cs="Times New Roman"/>
                <w:kern w:val="0"/>
                <w:sz w:val="20"/>
                <w:szCs w:val="20"/>
              </w:rPr>
            </w:rPrChange>
          </w:rPr>
          <w:t xml:space="preserve"> the existence of spatial dependence in a dataset. Among them, the Moran’s I test is the most</w:t>
        </w:r>
      </w:ins>
      <w:ins w:id="1778" w:author="Ragdad Cani Miranti" w:date="2020-11-27T11:16:00Z">
        <w:r>
          <w:rPr>
            <w:rFonts w:ascii="Times New Roman" w:hAnsi="Times New Roman" w:cs="Times New Roman"/>
            <w:kern w:val="0"/>
            <w:sz w:val="22"/>
          </w:rPr>
          <w:t xml:space="preserve"> prominent</w:t>
        </w:r>
      </w:ins>
      <w:ins w:id="1779" w:author="Harry" w:date="2020-11-28T10:39:00Z">
        <w:r w:rsidR="00ED2922">
          <w:rPr>
            <w:rFonts w:ascii="Times New Roman" w:hAnsi="Times New Roman" w:cs="Times New Roman"/>
            <w:kern w:val="0"/>
            <w:sz w:val="22"/>
          </w:rPr>
          <w:t>.</w:t>
        </w:r>
      </w:ins>
    </w:p>
    <w:p w14:paraId="5CBA2D55" w14:textId="77777777" w:rsidR="00ED2922" w:rsidRDefault="00ED2922" w:rsidP="00D17BFA">
      <w:pPr>
        <w:ind w:firstLine="567"/>
        <w:rPr>
          <w:ins w:id="1780" w:author="Harry" w:date="2020-11-28T10:34:00Z"/>
          <w:rFonts w:ascii="Times New Roman" w:hAnsi="Times New Roman" w:cs="Times New Roman"/>
          <w:kern w:val="0"/>
          <w:sz w:val="22"/>
        </w:rPr>
      </w:pPr>
    </w:p>
    <w:p w14:paraId="2DB48017" w14:textId="77777777" w:rsidR="00ED2922" w:rsidRDefault="00D17BFA" w:rsidP="00D17BFA">
      <w:pPr>
        <w:ind w:firstLine="567"/>
        <w:rPr>
          <w:ins w:id="1781" w:author="Harry" w:date="2020-11-28T10:35:00Z"/>
          <w:rFonts w:ascii="Times New Roman" w:hAnsi="Times New Roman" w:cs="Times New Roman"/>
          <w:kern w:val="0"/>
          <w:sz w:val="22"/>
        </w:rPr>
      </w:pPr>
      <w:ins w:id="1782" w:author="Ragdad Cani Miranti" w:date="2020-11-27T11:16:00Z">
        <w:r>
          <w:rPr>
            <w:rFonts w:ascii="Times New Roman" w:hAnsi="Times New Roman" w:cs="Times New Roman"/>
            <w:kern w:val="0"/>
            <w:sz w:val="22"/>
          </w:rPr>
          <w:lastRenderedPageBreak/>
          <w:t xml:space="preserve">Global spatial Moran’s I statistics </w:t>
        </w:r>
      </w:ins>
      <w:ins w:id="1783" w:author="Ragdad Cani Miranti" w:date="2020-11-27T11:11:00Z">
        <w:r w:rsidRPr="00D17BFA">
          <w:rPr>
            <w:rFonts w:ascii="Times New Roman" w:hAnsi="Times New Roman" w:cs="Times New Roman"/>
            <w:kern w:val="0"/>
            <w:sz w:val="22"/>
            <w:rPrChange w:id="1784" w:author="Ragdad Cani Miranti" w:date="2020-11-27T11:13:00Z">
              <w:rPr>
                <w:rFonts w:ascii="Times New Roman" w:hAnsi="Times New Roman" w:cs="Times New Roman"/>
                <w:kern w:val="0"/>
                <w:sz w:val="20"/>
                <w:szCs w:val="20"/>
              </w:rPr>
            </w:rPrChange>
          </w:rPr>
          <w:t>can be defined as: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ED2922" w14:paraId="26EC604C" w14:textId="77777777" w:rsidTr="00275A98">
        <w:trPr>
          <w:ins w:id="1785" w:author="Harry" w:date="2020-11-28T10:35:00Z"/>
        </w:trPr>
        <w:tc>
          <w:tcPr>
            <w:tcW w:w="8075" w:type="dxa"/>
          </w:tcPr>
          <w:p w14:paraId="00A2BBA4" w14:textId="26FC2EFD" w:rsidR="00ED2922" w:rsidRPr="00ED2922" w:rsidRDefault="003C1809">
            <w:pPr>
              <w:ind w:firstLine="567"/>
              <w:jc w:val="center"/>
              <w:rPr>
                <w:ins w:id="1786" w:author="Harry" w:date="2020-11-28T10:35:00Z"/>
                <w:rFonts w:ascii="Times New Roman" w:hAnsi="Times New Roman" w:cs="Times New Roman"/>
                <w:sz w:val="22"/>
              </w:rPr>
              <w:pPrChange w:id="1787" w:author="Harry" w:date="2020-11-28T10:36:00Z">
                <w:pPr/>
              </w:pPrChange>
            </w:pPr>
            <m:oMathPara>
              <m:oMath>
                <m:sSub>
                  <m:sSubPr>
                    <m:ctrlPr>
                      <w:ins w:id="1788" w:author="Harry" w:date="2020-11-28T10:36:00Z">
                        <w:rPr>
                          <w:rFonts w:ascii="Cambria Math" w:hAnsi="Cambria Math" w:cs="Times New Roman"/>
                          <w:sz w:val="22"/>
                        </w:rPr>
                      </w:ins>
                    </m:ctrlPr>
                  </m:sSubPr>
                  <m:e>
                    <m:r>
                      <w:ins w:id="1789" w:author="Harry" w:date="2020-11-28T10:36:00Z">
                        <w:rPr>
                          <w:rFonts w:ascii="Cambria Math" w:hAnsi="Cambria Math" w:cs="Times New Roman"/>
                          <w:sz w:val="22"/>
                        </w:rPr>
                        <m:t>I</m:t>
                      </w:ins>
                    </m:r>
                  </m:e>
                  <m:sub>
                    <m:r>
                      <w:ins w:id="1790" w:author="Harry" w:date="2020-11-28T10:36:00Z">
                        <w:rPr>
                          <w:rFonts w:ascii="Cambria Math" w:hAnsi="Cambria Math" w:cs="Times New Roman"/>
                          <w:sz w:val="22"/>
                        </w:rPr>
                        <m:t>x</m:t>
                      </w:ins>
                    </m:r>
                  </m:sub>
                </m:sSub>
                <m:r>
                  <w:ins w:id="1791" w:author="Harry" w:date="2020-11-28T10:36:00Z">
                    <w:rPr>
                      <w:rFonts w:ascii="Cambria Math" w:hAnsi="Cambria Math" w:cs="Times New Roman"/>
                      <w:sz w:val="22"/>
                    </w:rPr>
                    <m:t>=</m:t>
                  </w:ins>
                </m:r>
                <m:nary>
                  <m:naryPr>
                    <m:chr m:val="∑"/>
                    <m:limLoc m:val="undOvr"/>
                    <m:grow m:val="1"/>
                    <m:supHide m:val="1"/>
                    <m:ctrlPr>
                      <w:ins w:id="1792" w:author="Harry" w:date="2020-11-28T10:36:00Z">
                        <w:rPr>
                          <w:rFonts w:ascii="Cambria Math" w:hAnsi="Cambria Math" w:cs="Times New Roman"/>
                          <w:sz w:val="22"/>
                        </w:rPr>
                      </w:ins>
                    </m:ctrlPr>
                  </m:naryPr>
                  <m:sub>
                    <m:r>
                      <w:ins w:id="1793" w:author="Harry" w:date="2020-11-28T10:36:00Z">
                        <w:rPr>
                          <w:rFonts w:ascii="Cambria Math" w:hAnsi="Cambria Math" w:cs="Times New Roman"/>
                          <w:sz w:val="22"/>
                        </w:rPr>
                        <m:t>i</m:t>
                      </w:ins>
                    </m:r>
                  </m:sub>
                  <m:sup/>
                  <m:e>
                    <m:r>
                      <w:ins w:id="1794" w:author="Harry" w:date="2020-11-28T10:36:00Z">
                        <w:rPr>
                          <w:rFonts w:ascii="Cambria Math" w:hAnsi="Cambria Math" w:cs="Times New Roman"/>
                          <w:sz w:val="22"/>
                        </w:rPr>
                        <m:t> </m:t>
                      </w:ins>
                    </m:r>
                  </m:e>
                </m:nary>
                <m:nary>
                  <m:naryPr>
                    <m:chr m:val="∑"/>
                    <m:limLoc m:val="undOvr"/>
                    <m:grow m:val="1"/>
                    <m:supHide m:val="1"/>
                    <m:ctrlPr>
                      <w:ins w:id="1795" w:author="Harry" w:date="2020-11-28T10:36:00Z">
                        <w:rPr>
                          <w:rFonts w:ascii="Cambria Math" w:hAnsi="Cambria Math" w:cs="Times New Roman"/>
                          <w:sz w:val="22"/>
                        </w:rPr>
                      </w:ins>
                    </m:ctrlPr>
                  </m:naryPr>
                  <m:sub>
                    <m:r>
                      <w:ins w:id="1796" w:author="Harry" w:date="2020-11-28T10:36:00Z">
                        <w:rPr>
                          <w:rFonts w:ascii="Cambria Math" w:hAnsi="Cambria Math" w:cs="Times New Roman"/>
                          <w:sz w:val="22"/>
                        </w:rPr>
                        <m:t>j</m:t>
                      </w:ins>
                    </m:r>
                  </m:sub>
                  <m:sup/>
                  <m:e>
                    <m:r>
                      <w:ins w:id="1797" w:author="Harry" w:date="2020-11-28T10:36:00Z">
                        <w:rPr>
                          <w:rFonts w:ascii="Cambria Math" w:hAnsi="Cambria Math" w:cs="Times New Roman"/>
                          <w:sz w:val="22"/>
                        </w:rPr>
                        <m:t> </m:t>
                      </w:ins>
                    </m:r>
                  </m:e>
                </m:nary>
                <m:sSub>
                  <m:sSubPr>
                    <m:ctrlPr>
                      <w:ins w:id="1798" w:author="Harry" w:date="2020-11-28T10:36:00Z">
                        <w:rPr>
                          <w:rFonts w:ascii="Cambria Math" w:hAnsi="Cambria Math" w:cs="Times New Roman"/>
                          <w:sz w:val="22"/>
                        </w:rPr>
                      </w:ins>
                    </m:ctrlPr>
                  </m:sSubPr>
                  <m:e>
                    <m:r>
                      <w:ins w:id="1799" w:author="Harry" w:date="2020-11-28T10:36:00Z">
                        <w:rPr>
                          <w:rFonts w:ascii="Cambria Math" w:hAnsi="Cambria Math" w:cs="Times New Roman"/>
                          <w:sz w:val="22"/>
                        </w:rPr>
                        <m:t>w</m:t>
                      </w:ins>
                    </m:r>
                  </m:e>
                  <m:sub>
                    <m:r>
                      <w:ins w:id="1800" w:author="Harry" w:date="2020-11-28T10:36:00Z">
                        <w:rPr>
                          <w:rFonts w:ascii="Cambria Math" w:hAnsi="Cambria Math" w:cs="Times New Roman"/>
                          <w:sz w:val="22"/>
                        </w:rPr>
                        <m:t>ij</m:t>
                      </w:ins>
                    </m:r>
                  </m:sub>
                </m:sSub>
                <m:r>
                  <w:ins w:id="1801" w:author="Harry" w:date="2020-11-28T10:36:00Z">
                    <w:rPr>
                      <w:rFonts w:ascii="Cambria Math" w:hAnsi="Cambria Math" w:cs="Times New Roman"/>
                      <w:sz w:val="22"/>
                    </w:rPr>
                    <m:t>⋅</m:t>
                  </w:ins>
                </m:r>
                <m:d>
                  <m:dPr>
                    <m:ctrlPr>
                      <w:ins w:id="1802" w:author="Harry" w:date="2020-11-28T10:36:00Z">
                        <w:rPr>
                          <w:rFonts w:ascii="Cambria Math" w:hAnsi="Cambria Math" w:cs="Times New Roman"/>
                          <w:sz w:val="22"/>
                        </w:rPr>
                      </w:ins>
                    </m:ctrlPr>
                  </m:dPr>
                  <m:e>
                    <m:sSub>
                      <m:sSubPr>
                        <m:ctrlPr>
                          <w:ins w:id="1803" w:author="Harry" w:date="2020-11-28T10:36:00Z">
                            <w:rPr>
                              <w:rFonts w:ascii="Cambria Math" w:hAnsi="Cambria Math" w:cs="Times New Roman"/>
                              <w:sz w:val="22"/>
                            </w:rPr>
                          </w:ins>
                        </m:ctrlPr>
                      </m:sSubPr>
                      <m:e>
                        <m:r>
                          <w:ins w:id="1804" w:author="Harry" w:date="2020-11-28T10:36:00Z">
                            <w:rPr>
                              <w:rFonts w:ascii="Cambria Math" w:hAnsi="Cambria Math" w:cs="Times New Roman"/>
                              <w:sz w:val="22"/>
                            </w:rPr>
                            <m:t>x</m:t>
                          </w:ins>
                        </m:r>
                      </m:e>
                      <m:sub>
                        <m:r>
                          <w:ins w:id="1805" w:author="Harry" w:date="2020-11-28T10:36:00Z">
                            <w:rPr>
                              <w:rFonts w:ascii="Cambria Math" w:hAnsi="Cambria Math" w:cs="Times New Roman"/>
                              <w:sz w:val="22"/>
                            </w:rPr>
                            <m:t>i</m:t>
                          </w:ins>
                        </m:r>
                      </m:sub>
                    </m:sSub>
                    <m:r>
                      <w:ins w:id="1806" w:author="Harry" w:date="2020-11-28T10:36:00Z">
                        <w:rPr>
                          <w:rFonts w:ascii="Cambria Math" w:hAnsi="Cambria Math" w:cs="Times New Roman"/>
                          <w:sz w:val="22"/>
                        </w:rPr>
                        <m:t>-μ</m:t>
                      </w:ins>
                    </m:r>
                  </m:e>
                </m:d>
                <m:r>
                  <w:ins w:id="1807" w:author="Harry" w:date="2020-11-28T10:36:00Z">
                    <w:rPr>
                      <w:rFonts w:ascii="Cambria Math" w:hAnsi="Cambria Math" w:cs="Times New Roman"/>
                      <w:sz w:val="22"/>
                    </w:rPr>
                    <m:t>⋅</m:t>
                  </w:ins>
                </m:r>
                <m:d>
                  <m:dPr>
                    <m:ctrlPr>
                      <w:ins w:id="1808" w:author="Harry" w:date="2020-11-28T10:36:00Z">
                        <w:rPr>
                          <w:rFonts w:ascii="Cambria Math" w:hAnsi="Cambria Math" w:cs="Times New Roman"/>
                          <w:sz w:val="22"/>
                        </w:rPr>
                      </w:ins>
                    </m:ctrlPr>
                  </m:dPr>
                  <m:e>
                    <m:sSub>
                      <m:sSubPr>
                        <m:ctrlPr>
                          <w:ins w:id="1809" w:author="Harry" w:date="2020-11-28T10:36:00Z">
                            <w:rPr>
                              <w:rFonts w:ascii="Cambria Math" w:hAnsi="Cambria Math" w:cs="Times New Roman"/>
                              <w:sz w:val="22"/>
                            </w:rPr>
                          </w:ins>
                        </m:ctrlPr>
                      </m:sSubPr>
                      <m:e>
                        <m:r>
                          <w:ins w:id="1810" w:author="Harry" w:date="2020-11-28T10:36:00Z">
                            <w:rPr>
                              <w:rFonts w:ascii="Cambria Math" w:hAnsi="Cambria Math" w:cs="Times New Roman"/>
                              <w:sz w:val="22"/>
                            </w:rPr>
                            <m:t>x</m:t>
                          </w:ins>
                        </m:r>
                      </m:e>
                      <m:sub>
                        <m:r>
                          <w:ins w:id="1811" w:author="Harry" w:date="2020-11-28T10:36:00Z">
                            <w:rPr>
                              <w:rFonts w:ascii="Cambria Math" w:hAnsi="Cambria Math" w:cs="Times New Roman"/>
                              <w:sz w:val="22"/>
                            </w:rPr>
                            <m:t>j</m:t>
                          </w:ins>
                        </m:r>
                      </m:sub>
                    </m:sSub>
                    <m:r>
                      <w:ins w:id="1812" w:author="Harry" w:date="2020-11-28T10:36:00Z">
                        <w:rPr>
                          <w:rFonts w:ascii="Cambria Math" w:hAnsi="Cambria Math" w:cs="Times New Roman"/>
                          <w:sz w:val="22"/>
                        </w:rPr>
                        <m:t>-μ</m:t>
                      </w:ins>
                    </m:r>
                  </m:e>
                </m:d>
                <m:r>
                  <w:ins w:id="1813" w:author="Harry" w:date="2020-11-28T10:36:00Z">
                    <w:rPr>
                      <w:rFonts w:ascii="Cambria Math" w:hAnsi="Cambria Math" w:cs="Times New Roman"/>
                      <w:sz w:val="22"/>
                    </w:rPr>
                    <m:t>/</m:t>
                  </w:ins>
                </m:r>
                <m:nary>
                  <m:naryPr>
                    <m:chr m:val="∑"/>
                    <m:limLoc m:val="undOvr"/>
                    <m:grow m:val="1"/>
                    <m:supHide m:val="1"/>
                    <m:ctrlPr>
                      <w:ins w:id="1814" w:author="Harry" w:date="2020-11-28T10:36:00Z">
                        <w:rPr>
                          <w:rFonts w:ascii="Cambria Math" w:hAnsi="Cambria Math" w:cs="Times New Roman"/>
                          <w:sz w:val="22"/>
                        </w:rPr>
                      </w:ins>
                    </m:ctrlPr>
                  </m:naryPr>
                  <m:sub>
                    <m:r>
                      <w:ins w:id="1815" w:author="Harry" w:date="2020-11-28T10:36:00Z">
                        <w:rPr>
                          <w:rFonts w:ascii="Cambria Math" w:hAnsi="Cambria Math" w:cs="Times New Roman"/>
                          <w:sz w:val="22"/>
                        </w:rPr>
                        <m:t>i</m:t>
                      </w:ins>
                    </m:r>
                  </m:sub>
                  <m:sup/>
                  <m:e>
                    <m:r>
                      <w:ins w:id="1816" w:author="Harry" w:date="2020-11-28T10:36:00Z">
                        <w:rPr>
                          <w:rFonts w:ascii="Cambria Math" w:hAnsi="Cambria Math" w:cs="Times New Roman"/>
                          <w:sz w:val="22"/>
                        </w:rPr>
                        <m:t> </m:t>
                      </w:ins>
                    </m:r>
                  </m:e>
                </m:nary>
                <m:sSup>
                  <m:sSupPr>
                    <m:ctrlPr>
                      <w:ins w:id="1817" w:author="Harry" w:date="2020-11-28T10:36:00Z">
                        <w:rPr>
                          <w:rFonts w:ascii="Cambria Math" w:hAnsi="Cambria Math" w:cs="Times New Roman"/>
                          <w:sz w:val="22"/>
                        </w:rPr>
                      </w:ins>
                    </m:ctrlPr>
                  </m:sSupPr>
                  <m:e>
                    <m:d>
                      <m:dPr>
                        <m:ctrlPr>
                          <w:ins w:id="1818" w:author="Harry" w:date="2020-11-28T10:36:00Z">
                            <w:rPr>
                              <w:rFonts w:ascii="Cambria Math" w:hAnsi="Cambria Math" w:cs="Times New Roman"/>
                              <w:sz w:val="22"/>
                            </w:rPr>
                          </w:ins>
                        </m:ctrlPr>
                      </m:dPr>
                      <m:e>
                        <m:sSub>
                          <m:sSubPr>
                            <m:ctrlPr>
                              <w:ins w:id="1819" w:author="Harry" w:date="2020-11-28T10:36:00Z">
                                <w:rPr>
                                  <w:rFonts w:ascii="Cambria Math" w:hAnsi="Cambria Math" w:cs="Times New Roman"/>
                                  <w:sz w:val="22"/>
                                </w:rPr>
                              </w:ins>
                            </m:ctrlPr>
                          </m:sSubPr>
                          <m:e>
                            <m:r>
                              <w:ins w:id="1820" w:author="Harry" w:date="2020-11-28T10:36:00Z">
                                <w:rPr>
                                  <w:rFonts w:ascii="Cambria Math" w:hAnsi="Cambria Math" w:cs="Times New Roman"/>
                                  <w:sz w:val="22"/>
                                </w:rPr>
                                <m:t>x</m:t>
                              </w:ins>
                            </m:r>
                          </m:e>
                          <m:sub>
                            <m:r>
                              <w:ins w:id="1821" w:author="Harry" w:date="2020-11-28T10:36:00Z">
                                <w:rPr>
                                  <w:rFonts w:ascii="Cambria Math" w:hAnsi="Cambria Math" w:cs="Times New Roman"/>
                                  <w:sz w:val="22"/>
                                </w:rPr>
                                <m:t>i</m:t>
                              </w:ins>
                            </m:r>
                          </m:sub>
                        </m:sSub>
                        <m:r>
                          <w:ins w:id="1822" w:author="Harry" w:date="2020-11-28T10:36:00Z">
                            <w:rPr>
                              <w:rFonts w:ascii="Cambria Math" w:hAnsi="Cambria Math" w:cs="Times New Roman"/>
                              <w:sz w:val="22"/>
                            </w:rPr>
                            <m:t>-μ</m:t>
                          </w:ins>
                        </m:r>
                      </m:e>
                    </m:d>
                  </m:e>
                  <m:sup>
                    <m:r>
                      <w:ins w:id="1823" w:author="Harry" w:date="2020-11-28T10:36:00Z">
                        <w:rPr>
                          <w:rFonts w:ascii="Cambria Math" w:hAnsi="Cambria Math" w:cs="Times New Roman"/>
                          <w:sz w:val="22"/>
                        </w:rPr>
                        <m:t>2</m:t>
                      </w:ins>
                    </m:r>
                  </m:sup>
                </m:sSup>
              </m:oMath>
            </m:oMathPara>
          </w:p>
        </w:tc>
        <w:tc>
          <w:tcPr>
            <w:tcW w:w="941" w:type="dxa"/>
            <w:vAlign w:val="center"/>
          </w:tcPr>
          <w:p w14:paraId="7E05286A" w14:textId="77777777" w:rsidR="00ED2922" w:rsidRDefault="00ED2922" w:rsidP="00275A98">
            <w:pPr>
              <w:jc w:val="right"/>
              <w:rPr>
                <w:ins w:id="1824" w:author="Harry" w:date="2020-11-28T10:35:00Z"/>
                <w:rFonts w:ascii="Times New Roman" w:hAnsi="Times New Roman" w:cs="Times New Roman"/>
                <w:sz w:val="22"/>
              </w:rPr>
            </w:pPr>
            <w:ins w:id="1825" w:author="Harry" w:date="2020-11-28T10:35:00Z">
              <w:r>
                <w:rPr>
                  <w:rFonts w:ascii="Times New Roman" w:hAnsi="Times New Roman" w:cs="Times New Roman" w:hint="eastAsia"/>
                  <w:sz w:val="22"/>
                </w:rPr>
                <w:t>(</w:t>
              </w:r>
              <w:r>
                <w:rPr>
                  <w:rFonts w:ascii="Times New Roman" w:hAnsi="Times New Roman" w:cs="Times New Roman"/>
                  <w:sz w:val="22"/>
                </w:rPr>
                <w:t>1)</w:t>
              </w:r>
            </w:ins>
          </w:p>
        </w:tc>
      </w:tr>
    </w:tbl>
    <w:p w14:paraId="0B5DD9DC" w14:textId="10DDF2B3" w:rsidR="00D17BFA" w:rsidRPr="00D17BFA" w:rsidDel="00ED2922" w:rsidRDefault="00D17BFA">
      <w:pPr>
        <w:rPr>
          <w:ins w:id="1826" w:author="Ragdad Cani Miranti" w:date="2020-11-27T11:12:00Z"/>
          <w:del w:id="1827" w:author="Harry" w:date="2020-11-28T10:39:00Z"/>
          <w:rFonts w:ascii="Times New Roman" w:hAnsi="Times New Roman" w:cs="Times New Roman"/>
          <w:sz w:val="22"/>
        </w:rPr>
        <w:pPrChange w:id="1828" w:author="Harry" w:date="2020-11-28T10:39:00Z">
          <w:pPr>
            <w:ind w:firstLine="567"/>
          </w:pPr>
        </w:pPrChange>
      </w:pPr>
      <w:ins w:id="1829" w:author="Ragdad Cani Miranti" w:date="2020-11-27T11:11:00Z">
        <w:del w:id="1830" w:author="Harry" w:date="2020-11-28T10:39:00Z">
          <w:r w:rsidRPr="00D17BFA" w:rsidDel="00ED2922">
            <w:rPr>
              <w:rFonts w:ascii="Times New Roman" w:hAnsi="Times New Roman" w:cs="Times New Roman"/>
              <w:sz w:val="22"/>
            </w:rPr>
            <w:delText xml:space="preserve"> </w:delText>
          </w:r>
        </w:del>
      </w:ins>
    </w:p>
    <w:p w14:paraId="5CF93BFB" w14:textId="67D32661" w:rsidR="00D17BFA" w:rsidRPr="00D17BFA" w:rsidDel="00ED2922" w:rsidRDefault="003C1809">
      <w:pPr>
        <w:rPr>
          <w:ins w:id="1831" w:author="Ragdad Cani Miranti" w:date="2020-11-27T11:12:00Z"/>
          <w:del w:id="1832" w:author="Harry" w:date="2020-11-28T10:39:00Z"/>
          <w:rFonts w:ascii="Times New Roman" w:hAnsi="Times New Roman" w:cs="Times New Roman"/>
          <w:sz w:val="22"/>
        </w:rPr>
        <w:pPrChange w:id="1833" w:author="Harry" w:date="2020-11-28T10:39:00Z">
          <w:pPr>
            <w:ind w:firstLine="567"/>
          </w:pPr>
        </w:pPrChange>
      </w:pPr>
      <m:oMath>
        <m:sSub>
          <m:sSubPr>
            <m:ctrlPr>
              <w:ins w:id="1834" w:author="Ragdad Cani Miranti" w:date="2020-11-27T11:12:00Z">
                <w:del w:id="1835" w:author="Harry" w:date="2020-11-28T10:39:00Z">
                  <w:rPr>
                    <w:rFonts w:ascii="Cambria Math" w:hAnsi="Cambria Math" w:cs="Times New Roman"/>
                    <w:sz w:val="22"/>
                  </w:rPr>
                </w:del>
              </w:ins>
            </m:ctrlPr>
          </m:sSubPr>
          <m:e>
            <m:r>
              <w:ins w:id="1836" w:author="Ragdad Cani Miranti" w:date="2020-11-27T11:12:00Z">
                <w:del w:id="1837" w:author="Harry" w:date="2020-11-28T10:39:00Z">
                  <w:rPr>
                    <w:rFonts w:ascii="Cambria Math" w:hAnsi="Cambria Math" w:cs="Times New Roman"/>
                    <w:sz w:val="22"/>
                  </w:rPr>
                  <m:t>I</m:t>
                </w:del>
              </w:ins>
            </m:r>
          </m:e>
          <m:sub>
            <m:r>
              <w:ins w:id="1838" w:author="Ragdad Cani Miranti" w:date="2020-11-27T11:12:00Z">
                <w:del w:id="1839" w:author="Harry" w:date="2020-11-28T10:39:00Z">
                  <w:rPr>
                    <w:rFonts w:ascii="Cambria Math" w:hAnsi="Cambria Math" w:cs="Times New Roman"/>
                    <w:sz w:val="22"/>
                  </w:rPr>
                  <m:t>x</m:t>
                </w:del>
              </w:ins>
            </m:r>
          </m:sub>
        </m:sSub>
        <m:r>
          <w:ins w:id="1840" w:author="Ragdad Cani Miranti" w:date="2020-11-27T11:12:00Z">
            <w:del w:id="1841" w:author="Harry" w:date="2020-11-28T10:39:00Z">
              <w:rPr>
                <w:rFonts w:ascii="Cambria Math" w:hAnsi="Cambria Math" w:cs="Times New Roman"/>
                <w:sz w:val="22"/>
              </w:rPr>
              <m:t>=</m:t>
            </w:del>
          </w:ins>
        </m:r>
        <m:nary>
          <m:naryPr>
            <m:chr m:val="∑"/>
            <m:limLoc m:val="undOvr"/>
            <m:grow m:val="1"/>
            <m:supHide m:val="1"/>
            <m:ctrlPr>
              <w:ins w:id="1842" w:author="Ragdad Cani Miranti" w:date="2020-11-27T11:12:00Z">
                <w:del w:id="1843" w:author="Harry" w:date="2020-11-28T10:39:00Z">
                  <w:rPr>
                    <w:rFonts w:ascii="Cambria Math" w:hAnsi="Cambria Math" w:cs="Times New Roman"/>
                    <w:sz w:val="22"/>
                  </w:rPr>
                </w:del>
              </w:ins>
            </m:ctrlPr>
          </m:naryPr>
          <m:sub>
            <m:r>
              <w:ins w:id="1844" w:author="Ragdad Cani Miranti" w:date="2020-11-27T11:12:00Z">
                <w:del w:id="1845" w:author="Harry" w:date="2020-11-28T10:39:00Z">
                  <w:rPr>
                    <w:rFonts w:ascii="Cambria Math" w:hAnsi="Cambria Math" w:cs="Times New Roman"/>
                    <w:sz w:val="22"/>
                  </w:rPr>
                  <m:t>i</m:t>
                </w:del>
              </w:ins>
            </m:r>
          </m:sub>
          <m:sup/>
          <m:e>
            <m:r>
              <w:ins w:id="1846" w:author="Ragdad Cani Miranti" w:date="2020-11-27T11:12:00Z">
                <w:del w:id="1847" w:author="Harry" w:date="2020-11-28T10:39:00Z">
                  <w:rPr>
                    <w:rFonts w:ascii="Cambria Math" w:hAnsi="Cambria Math" w:cs="Times New Roman"/>
                    <w:sz w:val="22"/>
                  </w:rPr>
                  <m:t> </m:t>
                </w:del>
              </w:ins>
            </m:r>
          </m:e>
        </m:nary>
        <m:nary>
          <m:naryPr>
            <m:chr m:val="∑"/>
            <m:limLoc m:val="undOvr"/>
            <m:grow m:val="1"/>
            <m:supHide m:val="1"/>
            <m:ctrlPr>
              <w:ins w:id="1848" w:author="Ragdad Cani Miranti" w:date="2020-11-27T11:12:00Z">
                <w:del w:id="1849" w:author="Harry" w:date="2020-11-28T10:39:00Z">
                  <w:rPr>
                    <w:rFonts w:ascii="Cambria Math" w:hAnsi="Cambria Math" w:cs="Times New Roman"/>
                    <w:sz w:val="22"/>
                  </w:rPr>
                </w:del>
              </w:ins>
            </m:ctrlPr>
          </m:naryPr>
          <m:sub>
            <m:r>
              <w:ins w:id="1850" w:author="Ragdad Cani Miranti" w:date="2020-11-27T11:12:00Z">
                <w:del w:id="1851" w:author="Harry" w:date="2020-11-28T10:39:00Z">
                  <w:rPr>
                    <w:rFonts w:ascii="Cambria Math" w:hAnsi="Cambria Math" w:cs="Times New Roman"/>
                    <w:sz w:val="22"/>
                  </w:rPr>
                  <m:t>j</m:t>
                </w:del>
              </w:ins>
            </m:r>
          </m:sub>
          <m:sup/>
          <m:e>
            <m:r>
              <w:ins w:id="1852" w:author="Ragdad Cani Miranti" w:date="2020-11-27T11:12:00Z">
                <w:del w:id="1853" w:author="Harry" w:date="2020-11-28T10:39:00Z">
                  <w:rPr>
                    <w:rFonts w:ascii="Cambria Math" w:hAnsi="Cambria Math" w:cs="Times New Roman"/>
                    <w:sz w:val="22"/>
                  </w:rPr>
                  <m:t> </m:t>
                </w:del>
              </w:ins>
            </m:r>
          </m:e>
        </m:nary>
        <m:sSub>
          <m:sSubPr>
            <m:ctrlPr>
              <w:ins w:id="1854" w:author="Ragdad Cani Miranti" w:date="2020-11-27T11:12:00Z">
                <w:del w:id="1855" w:author="Harry" w:date="2020-11-28T10:39:00Z">
                  <w:rPr>
                    <w:rFonts w:ascii="Cambria Math" w:hAnsi="Cambria Math" w:cs="Times New Roman"/>
                    <w:sz w:val="22"/>
                  </w:rPr>
                </w:del>
              </w:ins>
            </m:ctrlPr>
          </m:sSubPr>
          <m:e>
            <m:r>
              <w:ins w:id="1856" w:author="Ragdad Cani Miranti" w:date="2020-11-27T11:12:00Z">
                <w:del w:id="1857" w:author="Harry" w:date="2020-11-28T10:39:00Z">
                  <w:rPr>
                    <w:rFonts w:ascii="Cambria Math" w:hAnsi="Cambria Math" w:cs="Times New Roman"/>
                    <w:sz w:val="22"/>
                  </w:rPr>
                  <m:t>w</m:t>
                </w:del>
              </w:ins>
            </m:r>
          </m:e>
          <m:sub>
            <m:r>
              <w:ins w:id="1858" w:author="Ragdad Cani Miranti" w:date="2020-11-27T11:12:00Z">
                <w:del w:id="1859" w:author="Harry" w:date="2020-11-28T10:39:00Z">
                  <w:rPr>
                    <w:rFonts w:ascii="Cambria Math" w:hAnsi="Cambria Math" w:cs="Times New Roman"/>
                    <w:sz w:val="22"/>
                  </w:rPr>
                  <m:t>ij</m:t>
                </w:del>
              </w:ins>
            </m:r>
          </m:sub>
        </m:sSub>
        <m:r>
          <w:ins w:id="1860" w:author="Ragdad Cani Miranti" w:date="2020-11-27T11:12:00Z">
            <w:del w:id="1861" w:author="Harry" w:date="2020-11-28T10:39:00Z">
              <w:rPr>
                <w:rFonts w:ascii="Cambria Math" w:hAnsi="Cambria Math" w:cs="Times New Roman"/>
                <w:sz w:val="22"/>
              </w:rPr>
              <m:t>⋅</m:t>
            </w:del>
          </w:ins>
        </m:r>
        <m:d>
          <m:dPr>
            <m:ctrlPr>
              <w:ins w:id="1862" w:author="Ragdad Cani Miranti" w:date="2020-11-27T11:12:00Z">
                <w:del w:id="1863" w:author="Harry" w:date="2020-11-28T10:39:00Z">
                  <w:rPr>
                    <w:rFonts w:ascii="Cambria Math" w:hAnsi="Cambria Math" w:cs="Times New Roman"/>
                    <w:sz w:val="22"/>
                  </w:rPr>
                </w:del>
              </w:ins>
            </m:ctrlPr>
          </m:dPr>
          <m:e>
            <m:sSub>
              <m:sSubPr>
                <m:ctrlPr>
                  <w:ins w:id="1864" w:author="Ragdad Cani Miranti" w:date="2020-11-27T11:12:00Z">
                    <w:del w:id="1865" w:author="Harry" w:date="2020-11-28T10:39:00Z">
                      <w:rPr>
                        <w:rFonts w:ascii="Cambria Math" w:hAnsi="Cambria Math" w:cs="Times New Roman"/>
                        <w:sz w:val="22"/>
                      </w:rPr>
                    </w:del>
                  </w:ins>
                </m:ctrlPr>
              </m:sSubPr>
              <m:e>
                <m:r>
                  <w:ins w:id="1866" w:author="Ragdad Cani Miranti" w:date="2020-11-27T11:12:00Z">
                    <w:del w:id="1867" w:author="Harry" w:date="2020-11-28T10:39:00Z">
                      <w:rPr>
                        <w:rFonts w:ascii="Cambria Math" w:hAnsi="Cambria Math" w:cs="Times New Roman"/>
                        <w:sz w:val="22"/>
                      </w:rPr>
                      <m:t>x</m:t>
                    </w:del>
                  </w:ins>
                </m:r>
              </m:e>
              <m:sub>
                <m:r>
                  <w:ins w:id="1868" w:author="Ragdad Cani Miranti" w:date="2020-11-27T11:12:00Z">
                    <w:del w:id="1869" w:author="Harry" w:date="2020-11-28T10:39:00Z">
                      <w:rPr>
                        <w:rFonts w:ascii="Cambria Math" w:hAnsi="Cambria Math" w:cs="Times New Roman"/>
                        <w:sz w:val="22"/>
                      </w:rPr>
                      <m:t>i</m:t>
                    </w:del>
                  </w:ins>
                </m:r>
              </m:sub>
            </m:sSub>
            <m:r>
              <w:ins w:id="1870" w:author="Ragdad Cani Miranti" w:date="2020-11-27T11:12:00Z">
                <w:del w:id="1871" w:author="Harry" w:date="2020-11-28T10:39:00Z">
                  <w:rPr>
                    <w:rFonts w:ascii="Cambria Math" w:hAnsi="Cambria Math" w:cs="Times New Roman"/>
                    <w:sz w:val="22"/>
                  </w:rPr>
                  <m:t>-μ</m:t>
                </w:del>
              </w:ins>
            </m:r>
          </m:e>
        </m:d>
        <m:r>
          <w:ins w:id="1872" w:author="Ragdad Cani Miranti" w:date="2020-11-27T11:12:00Z">
            <w:del w:id="1873" w:author="Harry" w:date="2020-11-28T10:39:00Z">
              <w:rPr>
                <w:rFonts w:ascii="Cambria Math" w:hAnsi="Cambria Math" w:cs="Times New Roman"/>
                <w:sz w:val="22"/>
              </w:rPr>
              <m:t>⋅</m:t>
            </w:del>
          </w:ins>
        </m:r>
        <m:d>
          <m:dPr>
            <m:ctrlPr>
              <w:ins w:id="1874" w:author="Ragdad Cani Miranti" w:date="2020-11-27T11:12:00Z">
                <w:del w:id="1875" w:author="Harry" w:date="2020-11-28T10:39:00Z">
                  <w:rPr>
                    <w:rFonts w:ascii="Cambria Math" w:hAnsi="Cambria Math" w:cs="Times New Roman"/>
                    <w:sz w:val="22"/>
                  </w:rPr>
                </w:del>
              </w:ins>
            </m:ctrlPr>
          </m:dPr>
          <m:e>
            <m:sSub>
              <m:sSubPr>
                <m:ctrlPr>
                  <w:ins w:id="1876" w:author="Ragdad Cani Miranti" w:date="2020-11-27T11:12:00Z">
                    <w:del w:id="1877" w:author="Harry" w:date="2020-11-28T10:39:00Z">
                      <w:rPr>
                        <w:rFonts w:ascii="Cambria Math" w:hAnsi="Cambria Math" w:cs="Times New Roman"/>
                        <w:sz w:val="22"/>
                      </w:rPr>
                    </w:del>
                  </w:ins>
                </m:ctrlPr>
              </m:sSubPr>
              <m:e>
                <m:r>
                  <w:ins w:id="1878" w:author="Ragdad Cani Miranti" w:date="2020-11-27T11:12:00Z">
                    <w:del w:id="1879" w:author="Harry" w:date="2020-11-28T10:39:00Z">
                      <w:rPr>
                        <w:rFonts w:ascii="Cambria Math" w:hAnsi="Cambria Math" w:cs="Times New Roman"/>
                        <w:sz w:val="22"/>
                      </w:rPr>
                      <m:t>x</m:t>
                    </w:del>
                  </w:ins>
                </m:r>
              </m:e>
              <m:sub>
                <m:r>
                  <w:ins w:id="1880" w:author="Ragdad Cani Miranti" w:date="2020-11-27T11:12:00Z">
                    <w:del w:id="1881" w:author="Harry" w:date="2020-11-28T10:39:00Z">
                      <w:rPr>
                        <w:rFonts w:ascii="Cambria Math" w:hAnsi="Cambria Math" w:cs="Times New Roman"/>
                        <w:sz w:val="22"/>
                      </w:rPr>
                      <m:t>j</m:t>
                    </w:del>
                  </w:ins>
                </m:r>
              </m:sub>
            </m:sSub>
            <m:r>
              <w:ins w:id="1882" w:author="Ragdad Cani Miranti" w:date="2020-11-27T11:12:00Z">
                <w:del w:id="1883" w:author="Harry" w:date="2020-11-28T10:39:00Z">
                  <w:rPr>
                    <w:rFonts w:ascii="Cambria Math" w:hAnsi="Cambria Math" w:cs="Times New Roman"/>
                    <w:sz w:val="22"/>
                  </w:rPr>
                  <m:t>-μ</m:t>
                </w:del>
              </w:ins>
            </m:r>
          </m:e>
        </m:d>
        <m:r>
          <w:ins w:id="1884" w:author="Ragdad Cani Miranti" w:date="2020-11-27T11:12:00Z">
            <w:del w:id="1885" w:author="Harry" w:date="2020-11-28T10:39:00Z">
              <w:rPr>
                <w:rFonts w:ascii="Cambria Math" w:hAnsi="Cambria Math" w:cs="Times New Roman"/>
                <w:sz w:val="22"/>
              </w:rPr>
              <m:t>/</m:t>
            </w:del>
          </w:ins>
        </m:r>
        <m:nary>
          <m:naryPr>
            <m:chr m:val="∑"/>
            <m:limLoc m:val="undOvr"/>
            <m:grow m:val="1"/>
            <m:supHide m:val="1"/>
            <m:ctrlPr>
              <w:ins w:id="1886" w:author="Ragdad Cani Miranti" w:date="2020-11-27T11:12:00Z">
                <w:del w:id="1887" w:author="Harry" w:date="2020-11-28T10:39:00Z">
                  <w:rPr>
                    <w:rFonts w:ascii="Cambria Math" w:hAnsi="Cambria Math" w:cs="Times New Roman"/>
                    <w:sz w:val="22"/>
                  </w:rPr>
                </w:del>
              </w:ins>
            </m:ctrlPr>
          </m:naryPr>
          <m:sub>
            <m:r>
              <w:ins w:id="1888" w:author="Ragdad Cani Miranti" w:date="2020-11-27T11:12:00Z">
                <w:del w:id="1889" w:author="Harry" w:date="2020-11-28T10:39:00Z">
                  <w:rPr>
                    <w:rFonts w:ascii="Cambria Math" w:hAnsi="Cambria Math" w:cs="Times New Roman"/>
                    <w:sz w:val="22"/>
                  </w:rPr>
                  <m:t>i</m:t>
                </w:del>
              </w:ins>
            </m:r>
          </m:sub>
          <m:sup/>
          <m:e>
            <m:r>
              <w:ins w:id="1890" w:author="Ragdad Cani Miranti" w:date="2020-11-27T11:12:00Z">
                <w:del w:id="1891" w:author="Harry" w:date="2020-11-28T10:39:00Z">
                  <w:rPr>
                    <w:rFonts w:ascii="Cambria Math" w:hAnsi="Cambria Math" w:cs="Times New Roman"/>
                    <w:sz w:val="22"/>
                  </w:rPr>
                  <m:t> </m:t>
                </w:del>
              </w:ins>
            </m:r>
          </m:e>
        </m:nary>
        <m:sSup>
          <m:sSupPr>
            <m:ctrlPr>
              <w:ins w:id="1892" w:author="Ragdad Cani Miranti" w:date="2020-11-27T11:12:00Z">
                <w:del w:id="1893" w:author="Harry" w:date="2020-11-28T10:39:00Z">
                  <w:rPr>
                    <w:rFonts w:ascii="Cambria Math" w:hAnsi="Cambria Math" w:cs="Times New Roman"/>
                    <w:sz w:val="22"/>
                  </w:rPr>
                </w:del>
              </w:ins>
            </m:ctrlPr>
          </m:sSupPr>
          <m:e>
            <m:d>
              <m:dPr>
                <m:ctrlPr>
                  <w:ins w:id="1894" w:author="Ragdad Cani Miranti" w:date="2020-11-27T11:12:00Z">
                    <w:del w:id="1895" w:author="Harry" w:date="2020-11-28T10:39:00Z">
                      <w:rPr>
                        <w:rFonts w:ascii="Cambria Math" w:hAnsi="Cambria Math" w:cs="Times New Roman"/>
                        <w:sz w:val="22"/>
                      </w:rPr>
                    </w:del>
                  </w:ins>
                </m:ctrlPr>
              </m:dPr>
              <m:e>
                <m:sSub>
                  <m:sSubPr>
                    <m:ctrlPr>
                      <w:ins w:id="1896" w:author="Ragdad Cani Miranti" w:date="2020-11-27T11:12:00Z">
                        <w:del w:id="1897" w:author="Harry" w:date="2020-11-28T10:39:00Z">
                          <w:rPr>
                            <w:rFonts w:ascii="Cambria Math" w:hAnsi="Cambria Math" w:cs="Times New Roman"/>
                            <w:sz w:val="22"/>
                          </w:rPr>
                        </w:del>
                      </w:ins>
                    </m:ctrlPr>
                  </m:sSubPr>
                  <m:e>
                    <m:r>
                      <w:ins w:id="1898" w:author="Ragdad Cani Miranti" w:date="2020-11-27T11:12:00Z">
                        <w:del w:id="1899" w:author="Harry" w:date="2020-11-28T10:39:00Z">
                          <w:rPr>
                            <w:rFonts w:ascii="Cambria Math" w:hAnsi="Cambria Math" w:cs="Times New Roman"/>
                            <w:sz w:val="22"/>
                          </w:rPr>
                          <m:t>x</m:t>
                        </w:del>
                      </w:ins>
                    </m:r>
                  </m:e>
                  <m:sub>
                    <m:r>
                      <w:ins w:id="1900" w:author="Ragdad Cani Miranti" w:date="2020-11-27T11:12:00Z">
                        <w:del w:id="1901" w:author="Harry" w:date="2020-11-28T10:39:00Z">
                          <w:rPr>
                            <w:rFonts w:ascii="Cambria Math" w:hAnsi="Cambria Math" w:cs="Times New Roman"/>
                            <w:sz w:val="22"/>
                          </w:rPr>
                          <m:t>i</m:t>
                        </w:del>
                      </w:ins>
                    </m:r>
                  </m:sub>
                </m:sSub>
                <m:r>
                  <w:ins w:id="1902" w:author="Ragdad Cani Miranti" w:date="2020-11-27T11:12:00Z">
                    <w:del w:id="1903" w:author="Harry" w:date="2020-11-28T10:39:00Z">
                      <w:rPr>
                        <w:rFonts w:ascii="Cambria Math" w:hAnsi="Cambria Math" w:cs="Times New Roman"/>
                        <w:sz w:val="22"/>
                      </w:rPr>
                      <m:t>-μ</m:t>
                    </w:del>
                  </w:ins>
                </m:r>
              </m:e>
            </m:d>
          </m:e>
          <m:sup>
            <m:r>
              <w:ins w:id="1904" w:author="Ragdad Cani Miranti" w:date="2020-11-27T11:12:00Z">
                <w:del w:id="1905" w:author="Harry" w:date="2020-11-28T10:39:00Z">
                  <w:rPr>
                    <w:rFonts w:ascii="Cambria Math" w:hAnsi="Cambria Math" w:cs="Times New Roman"/>
                    <w:sz w:val="22"/>
                  </w:rPr>
                  <m:t>2</m:t>
                </w:del>
              </w:ins>
            </m:r>
          </m:sup>
        </m:sSup>
      </m:oMath>
      <w:ins w:id="1906" w:author="Ragdad Cani Miranti" w:date="2020-11-27T11:12:00Z">
        <w:del w:id="1907" w:author="Harry" w:date="2020-11-28T10:39:00Z">
          <w:r w:rsidR="00D17BFA" w:rsidRPr="00D17BFA" w:rsidDel="00ED2922">
            <w:rPr>
              <w:rFonts w:ascii="Times New Roman" w:hAnsi="Times New Roman" w:cs="Times New Roman"/>
              <w:sz w:val="22"/>
            </w:rPr>
            <w:delText xml:space="preserve"> </w:delText>
          </w:r>
        </w:del>
      </w:ins>
    </w:p>
    <w:p w14:paraId="1335C155" w14:textId="70D03E78" w:rsidR="002024BB" w:rsidRDefault="00D17BFA" w:rsidP="00D17BFA">
      <w:pPr>
        <w:rPr>
          <w:ins w:id="1908" w:author="Ragdad Cani Miranti" w:date="2020-11-27T11:20:00Z"/>
          <w:rFonts w:ascii="Times New Roman" w:hAnsi="Times New Roman" w:cs="Times New Roman"/>
          <w:kern w:val="0"/>
          <w:sz w:val="22"/>
        </w:rPr>
      </w:pPr>
      <w:ins w:id="1909" w:author="Ragdad Cani Miranti" w:date="2020-11-27T11:12:00Z">
        <w:r w:rsidRPr="00D17BFA">
          <w:rPr>
            <w:rFonts w:ascii="Times New Roman" w:hAnsi="Times New Roman" w:cs="Times New Roman"/>
            <w:kern w:val="0"/>
            <w:sz w:val="22"/>
            <w:rPrChange w:id="1910" w:author="Ragdad Cani Miranti" w:date="2020-11-27T11:13:00Z">
              <w:rPr>
                <w:rFonts w:ascii="Times New Roman" w:hAnsi="Times New Roman" w:cs="Times New Roman"/>
                <w:kern w:val="0"/>
                <w:sz w:val="20"/>
                <w:szCs w:val="20"/>
              </w:rPr>
            </w:rPrChange>
          </w:rPr>
          <w:t xml:space="preserve">where </w:t>
        </w:r>
        <w:proofErr w:type="spellStart"/>
        <w:r w:rsidRPr="00D17BFA">
          <w:rPr>
            <w:rFonts w:ascii="Times New Roman" w:hAnsi="Times New Roman" w:cs="Times New Roman"/>
            <w:i/>
            <w:iCs/>
            <w:kern w:val="0"/>
            <w:sz w:val="22"/>
            <w:rPrChange w:id="1911" w:author="Ragdad Cani Miranti" w:date="2020-11-27T11:16:00Z">
              <w:rPr>
                <w:rFonts w:ascii="Times New Roman" w:hAnsi="Times New Roman" w:cs="Times New Roman"/>
                <w:kern w:val="0"/>
                <w:sz w:val="20"/>
                <w:szCs w:val="20"/>
              </w:rPr>
            </w:rPrChange>
          </w:rPr>
          <w:t>w</w:t>
        </w:r>
        <w:r w:rsidRPr="00D17BFA">
          <w:rPr>
            <w:rFonts w:ascii="Times New Roman" w:hAnsi="Times New Roman" w:cs="Times New Roman"/>
            <w:i/>
            <w:iCs/>
            <w:kern w:val="0"/>
            <w:sz w:val="22"/>
            <w:vertAlign w:val="subscript"/>
            <w:rPrChange w:id="1912" w:author="Ragdad Cani Miranti" w:date="2020-11-27T11:16:00Z">
              <w:rPr>
                <w:rFonts w:ascii="Times New Roman" w:hAnsi="Times New Roman" w:cs="Times New Roman"/>
                <w:kern w:val="0"/>
                <w:sz w:val="15"/>
                <w:szCs w:val="15"/>
              </w:rPr>
            </w:rPrChange>
          </w:rPr>
          <w:t>ij</w:t>
        </w:r>
        <w:proofErr w:type="spellEnd"/>
        <w:r w:rsidRPr="00D17BFA">
          <w:rPr>
            <w:rFonts w:ascii="Times New Roman" w:hAnsi="Times New Roman" w:cs="Times New Roman"/>
            <w:i/>
            <w:iCs/>
            <w:kern w:val="0"/>
            <w:sz w:val="22"/>
            <w:rPrChange w:id="1913" w:author="Ragdad Cani Miranti" w:date="2020-11-27T11:16:00Z">
              <w:rPr>
                <w:rFonts w:ascii="Times New Roman" w:hAnsi="Times New Roman" w:cs="Times New Roman"/>
                <w:kern w:val="0"/>
                <w:sz w:val="15"/>
                <w:szCs w:val="15"/>
              </w:rPr>
            </w:rPrChange>
          </w:rPr>
          <w:t xml:space="preserve"> </w:t>
        </w:r>
        <w:r w:rsidRPr="00D17BFA">
          <w:rPr>
            <w:rFonts w:ascii="Times New Roman" w:hAnsi="Times New Roman" w:cs="Times New Roman"/>
            <w:kern w:val="0"/>
            <w:sz w:val="22"/>
            <w:rPrChange w:id="1914" w:author="Ragdad Cani Miranti" w:date="2020-11-27T11:13:00Z">
              <w:rPr>
                <w:rFonts w:ascii="Times New Roman" w:hAnsi="Times New Roman" w:cs="Times New Roman"/>
                <w:kern w:val="0"/>
                <w:sz w:val="20"/>
                <w:szCs w:val="20"/>
              </w:rPr>
            </w:rPrChange>
          </w:rPr>
          <w:t xml:space="preserve">represents the spatial structure of the data, and it is </w:t>
        </w:r>
      </w:ins>
      <w:ins w:id="1915" w:author="Ragdad Cani Miranti" w:date="2020-11-27T11:17:00Z">
        <w:r>
          <w:rPr>
            <w:rFonts w:ascii="Times New Roman" w:hAnsi="Times New Roman" w:cs="Times New Roman"/>
            <w:kern w:val="0"/>
            <w:sz w:val="22"/>
          </w:rPr>
          <w:t>built</w:t>
        </w:r>
      </w:ins>
      <w:ins w:id="1916" w:author="Ragdad Cani Miranti" w:date="2020-11-27T11:12:00Z">
        <w:r w:rsidRPr="00D17BFA">
          <w:rPr>
            <w:rFonts w:ascii="Times New Roman" w:hAnsi="Times New Roman" w:cs="Times New Roman"/>
            <w:kern w:val="0"/>
            <w:sz w:val="22"/>
            <w:rPrChange w:id="1917" w:author="Ragdad Cani Miranti" w:date="2020-11-27T11:13:00Z">
              <w:rPr>
                <w:rFonts w:ascii="Times New Roman" w:hAnsi="Times New Roman" w:cs="Times New Roman"/>
                <w:kern w:val="0"/>
                <w:sz w:val="20"/>
                <w:szCs w:val="20"/>
              </w:rPr>
            </w:rPrChange>
          </w:rPr>
          <w:t xml:space="preserve"> from a spatial weight matrix (</w:t>
        </w:r>
      </w:ins>
      <w:ins w:id="1918" w:author="Ragdad Cani Miranti" w:date="2020-11-27T11:17:00Z">
        <w:r>
          <w:rPr>
            <w:rFonts w:ascii="Times New Roman" w:hAnsi="Times New Roman" w:cs="Times New Roman"/>
            <w:kern w:val="0"/>
            <w:sz w:val="22"/>
          </w:rPr>
          <w:t xml:space="preserve">in this paper </w:t>
        </w:r>
        <w:r w:rsidR="002024BB">
          <w:rPr>
            <w:rFonts w:ascii="Times New Roman" w:hAnsi="Times New Roman" w:cs="Times New Roman"/>
            <w:kern w:val="0"/>
            <w:sz w:val="22"/>
          </w:rPr>
          <w:t>we use contiguity based on Thiessen polygon</w:t>
        </w:r>
      </w:ins>
      <w:ins w:id="1919" w:author="Ragdad Cani Miranti" w:date="2020-11-27T11:12:00Z">
        <w:r w:rsidRPr="00D17BFA">
          <w:rPr>
            <w:rFonts w:ascii="Times New Roman" w:hAnsi="Times New Roman" w:cs="Times New Roman"/>
            <w:kern w:val="0"/>
            <w:sz w:val="22"/>
            <w:rPrChange w:id="1920" w:author="Ragdad Cani Miranti" w:date="2020-11-27T11:13:00Z">
              <w:rPr>
                <w:rFonts w:ascii="Times New Roman" w:hAnsi="Times New Roman" w:cs="Times New Roman"/>
                <w:kern w:val="0"/>
                <w:sz w:val="20"/>
                <w:szCs w:val="20"/>
              </w:rPr>
            </w:rPrChange>
          </w:rPr>
          <w:t xml:space="preserve">), </w:t>
        </w:r>
        <w:r w:rsidRPr="002024BB">
          <w:rPr>
            <w:rFonts w:ascii="Times New Roman" w:hAnsi="Times New Roman" w:cs="Times New Roman"/>
            <w:i/>
            <w:iCs/>
            <w:kern w:val="0"/>
            <w:sz w:val="22"/>
            <w:rPrChange w:id="1921" w:author="Ragdad Cani Miranti" w:date="2020-11-27T11:18:00Z">
              <w:rPr>
                <w:rFonts w:ascii="Times New Roman" w:hAnsi="Times New Roman" w:cs="Times New Roman"/>
                <w:kern w:val="0"/>
                <w:sz w:val="20"/>
                <w:szCs w:val="20"/>
              </w:rPr>
            </w:rPrChange>
          </w:rPr>
          <w:t>x</w:t>
        </w:r>
        <w:r w:rsidRPr="002024BB">
          <w:rPr>
            <w:rFonts w:ascii="Times New Roman" w:hAnsi="Times New Roman" w:cs="Times New Roman"/>
            <w:i/>
            <w:iCs/>
            <w:kern w:val="0"/>
            <w:sz w:val="22"/>
            <w:vertAlign w:val="subscript"/>
            <w:rPrChange w:id="1922" w:author="Ragdad Cani Miranti" w:date="2020-11-27T11:18:00Z">
              <w:rPr>
                <w:rFonts w:ascii="Times New Roman" w:hAnsi="Times New Roman" w:cs="Times New Roman"/>
                <w:kern w:val="0"/>
                <w:sz w:val="15"/>
                <w:szCs w:val="15"/>
              </w:rPr>
            </w:rPrChange>
          </w:rPr>
          <w:t>i</w:t>
        </w:r>
        <w:r w:rsidRPr="00D17BFA">
          <w:rPr>
            <w:rFonts w:ascii="Times New Roman" w:hAnsi="Times New Roman" w:cs="Times New Roman"/>
            <w:kern w:val="0"/>
            <w:sz w:val="22"/>
            <w:rPrChange w:id="1923" w:author="Ragdad Cani Miranti" w:date="2020-11-27T11:13:00Z">
              <w:rPr>
                <w:rFonts w:ascii="Times New Roman" w:hAnsi="Times New Roman" w:cs="Times New Roman"/>
                <w:kern w:val="0"/>
                <w:sz w:val="15"/>
                <w:szCs w:val="15"/>
              </w:rPr>
            </w:rPrChange>
          </w:rPr>
          <w:t xml:space="preserve"> </w:t>
        </w:r>
        <w:r w:rsidRPr="00D17BFA">
          <w:rPr>
            <w:rFonts w:ascii="Times New Roman" w:hAnsi="Times New Roman" w:cs="Times New Roman"/>
            <w:kern w:val="0"/>
            <w:sz w:val="22"/>
            <w:rPrChange w:id="1924" w:author="Ragdad Cani Miranti" w:date="2020-11-27T11:13:00Z">
              <w:rPr>
                <w:rFonts w:ascii="Times New Roman" w:hAnsi="Times New Roman" w:cs="Times New Roman"/>
                <w:kern w:val="0"/>
                <w:sz w:val="20"/>
                <w:szCs w:val="20"/>
              </w:rPr>
            </w:rPrChange>
          </w:rPr>
          <w:t xml:space="preserve">is the </w:t>
        </w:r>
      </w:ins>
      <w:ins w:id="1925" w:author="Ragdad Cani Miranti" w:date="2020-11-27T11:18:00Z">
        <w:r w:rsidR="002024BB">
          <w:rPr>
            <w:rFonts w:ascii="Times New Roman" w:hAnsi="Times New Roman" w:cs="Times New Roman"/>
            <w:kern w:val="0"/>
            <w:sz w:val="22"/>
          </w:rPr>
          <w:t xml:space="preserve">score </w:t>
        </w:r>
      </w:ins>
      <w:ins w:id="1926" w:author="Ragdad Cani Miranti" w:date="2020-11-27T11:12:00Z">
        <w:r w:rsidRPr="00D17BFA">
          <w:rPr>
            <w:rFonts w:ascii="Times New Roman" w:hAnsi="Times New Roman" w:cs="Times New Roman"/>
            <w:kern w:val="0"/>
            <w:sz w:val="22"/>
            <w:rPrChange w:id="1927" w:author="Ragdad Cani Miranti" w:date="2020-11-27T11:13:00Z">
              <w:rPr>
                <w:rFonts w:ascii="Times New Roman" w:hAnsi="Times New Roman" w:cs="Times New Roman"/>
                <w:kern w:val="0"/>
                <w:sz w:val="20"/>
                <w:szCs w:val="20"/>
              </w:rPr>
            </w:rPrChange>
          </w:rPr>
          <w:t xml:space="preserve">of the variable </w:t>
        </w:r>
        <w:r w:rsidRPr="002024BB">
          <w:rPr>
            <w:rFonts w:ascii="Times New Roman" w:hAnsi="Times New Roman" w:cs="Times New Roman"/>
            <w:i/>
            <w:iCs/>
            <w:kern w:val="0"/>
            <w:sz w:val="22"/>
            <w:rPrChange w:id="1928" w:author="Ragdad Cani Miranti" w:date="2020-11-27T11:18:00Z">
              <w:rPr>
                <w:rFonts w:ascii="Times New Roman" w:hAnsi="Times New Roman" w:cs="Times New Roman"/>
                <w:kern w:val="0"/>
                <w:sz w:val="20"/>
                <w:szCs w:val="20"/>
              </w:rPr>
            </w:rPrChange>
          </w:rPr>
          <w:t>x</w:t>
        </w:r>
        <w:r w:rsidRPr="00D17BFA">
          <w:rPr>
            <w:rFonts w:ascii="Times New Roman" w:hAnsi="Times New Roman" w:cs="Times New Roman"/>
            <w:kern w:val="0"/>
            <w:sz w:val="22"/>
            <w:rPrChange w:id="1929" w:author="Ragdad Cani Miranti" w:date="2020-11-27T11:13:00Z">
              <w:rPr>
                <w:rFonts w:ascii="Times New Roman" w:hAnsi="Times New Roman" w:cs="Times New Roman"/>
                <w:kern w:val="0"/>
                <w:sz w:val="20"/>
                <w:szCs w:val="20"/>
              </w:rPr>
            </w:rPrChange>
          </w:rPr>
          <w:t xml:space="preserve"> at location </w:t>
        </w:r>
        <w:proofErr w:type="spellStart"/>
        <w:r w:rsidRPr="002024BB">
          <w:rPr>
            <w:rFonts w:ascii="Times New Roman" w:hAnsi="Times New Roman" w:cs="Times New Roman"/>
            <w:i/>
            <w:iCs/>
            <w:kern w:val="0"/>
            <w:sz w:val="22"/>
            <w:rPrChange w:id="1930" w:author="Ragdad Cani Miranti" w:date="2020-11-27T11:18:00Z">
              <w:rPr>
                <w:rFonts w:ascii="Times New Roman" w:hAnsi="Times New Roman" w:cs="Times New Roman"/>
                <w:kern w:val="0"/>
                <w:sz w:val="20"/>
                <w:szCs w:val="20"/>
              </w:rPr>
            </w:rPrChange>
          </w:rPr>
          <w:t>i</w:t>
        </w:r>
        <w:proofErr w:type="spellEnd"/>
        <w:r w:rsidRPr="00D17BFA">
          <w:rPr>
            <w:rFonts w:ascii="Times New Roman" w:hAnsi="Times New Roman" w:cs="Times New Roman"/>
            <w:kern w:val="0"/>
            <w:sz w:val="22"/>
            <w:rPrChange w:id="1931" w:author="Ragdad Cani Miranti" w:date="2020-11-27T11:13:00Z">
              <w:rPr>
                <w:rFonts w:ascii="Times New Roman" w:hAnsi="Times New Roman" w:cs="Times New Roman"/>
                <w:kern w:val="0"/>
                <w:sz w:val="20"/>
                <w:szCs w:val="20"/>
              </w:rPr>
            </w:rPrChange>
          </w:rPr>
          <w:t xml:space="preserve">, </w:t>
        </w:r>
        <w:proofErr w:type="spellStart"/>
        <w:r w:rsidRPr="002024BB">
          <w:rPr>
            <w:rFonts w:ascii="Times New Roman" w:hAnsi="Times New Roman" w:cs="Times New Roman"/>
            <w:i/>
            <w:iCs/>
            <w:kern w:val="0"/>
            <w:sz w:val="22"/>
            <w:rPrChange w:id="1932" w:author="Ragdad Cani Miranti" w:date="2020-11-27T11:18:00Z">
              <w:rPr>
                <w:rFonts w:ascii="Times New Roman" w:hAnsi="Times New Roman" w:cs="Times New Roman"/>
                <w:kern w:val="0"/>
                <w:sz w:val="20"/>
                <w:szCs w:val="20"/>
              </w:rPr>
            </w:rPrChange>
          </w:rPr>
          <w:t>x</w:t>
        </w:r>
        <w:r w:rsidRPr="002024BB">
          <w:rPr>
            <w:rFonts w:ascii="Times New Roman" w:hAnsi="Times New Roman" w:cs="Times New Roman"/>
            <w:i/>
            <w:iCs/>
            <w:kern w:val="0"/>
            <w:sz w:val="22"/>
            <w:vertAlign w:val="subscript"/>
            <w:rPrChange w:id="1933" w:author="Ragdad Cani Miranti" w:date="2020-11-27T11:18:00Z">
              <w:rPr>
                <w:rFonts w:ascii="Times New Roman" w:hAnsi="Times New Roman" w:cs="Times New Roman"/>
                <w:kern w:val="0"/>
                <w:sz w:val="15"/>
                <w:szCs w:val="15"/>
              </w:rPr>
            </w:rPrChange>
          </w:rPr>
          <w:t>j</w:t>
        </w:r>
        <w:proofErr w:type="spellEnd"/>
        <w:r w:rsidRPr="002024BB">
          <w:rPr>
            <w:rFonts w:ascii="Times New Roman" w:hAnsi="Times New Roman" w:cs="Times New Roman"/>
            <w:i/>
            <w:iCs/>
            <w:kern w:val="0"/>
            <w:sz w:val="22"/>
            <w:vertAlign w:val="subscript"/>
            <w:rPrChange w:id="1934" w:author="Ragdad Cani Miranti" w:date="2020-11-27T11:18:00Z">
              <w:rPr>
                <w:rFonts w:ascii="Times New Roman" w:hAnsi="Times New Roman" w:cs="Times New Roman"/>
                <w:kern w:val="0"/>
                <w:sz w:val="15"/>
                <w:szCs w:val="15"/>
              </w:rPr>
            </w:rPrChange>
          </w:rPr>
          <w:t xml:space="preserve"> </w:t>
        </w:r>
        <w:r w:rsidRPr="00D17BFA">
          <w:rPr>
            <w:rFonts w:ascii="Times New Roman" w:hAnsi="Times New Roman" w:cs="Times New Roman"/>
            <w:kern w:val="0"/>
            <w:sz w:val="22"/>
            <w:rPrChange w:id="1935" w:author="Ragdad Cani Miranti" w:date="2020-11-27T11:13:00Z">
              <w:rPr>
                <w:rFonts w:ascii="Times New Roman" w:hAnsi="Times New Roman" w:cs="Times New Roman"/>
                <w:kern w:val="0"/>
                <w:sz w:val="20"/>
                <w:szCs w:val="20"/>
              </w:rPr>
            </w:rPrChange>
          </w:rPr>
          <w:t xml:space="preserve">is the </w:t>
        </w:r>
      </w:ins>
      <w:ins w:id="1936" w:author="Ragdad Cani Miranti" w:date="2020-11-27T11:18:00Z">
        <w:r w:rsidR="002024BB">
          <w:rPr>
            <w:rFonts w:ascii="Times New Roman" w:hAnsi="Times New Roman" w:cs="Times New Roman"/>
            <w:kern w:val="0"/>
            <w:sz w:val="22"/>
          </w:rPr>
          <w:t>score</w:t>
        </w:r>
      </w:ins>
      <w:ins w:id="1937" w:author="Ragdad Cani Miranti" w:date="2020-11-27T11:12:00Z">
        <w:r w:rsidRPr="00D17BFA">
          <w:rPr>
            <w:rFonts w:ascii="Times New Roman" w:hAnsi="Times New Roman" w:cs="Times New Roman"/>
            <w:kern w:val="0"/>
            <w:sz w:val="22"/>
            <w:rPrChange w:id="1938" w:author="Ragdad Cani Miranti" w:date="2020-11-27T11:13:00Z">
              <w:rPr>
                <w:rFonts w:ascii="Times New Roman" w:hAnsi="Times New Roman" w:cs="Times New Roman"/>
                <w:kern w:val="0"/>
                <w:sz w:val="20"/>
                <w:szCs w:val="20"/>
              </w:rPr>
            </w:rPrChange>
          </w:rPr>
          <w:t xml:space="preserve"> of the same variable at location </w:t>
        </w:r>
        <w:r w:rsidRPr="002024BB">
          <w:rPr>
            <w:rFonts w:ascii="Times New Roman" w:hAnsi="Times New Roman" w:cs="Times New Roman"/>
            <w:i/>
            <w:iCs/>
            <w:kern w:val="0"/>
            <w:sz w:val="22"/>
            <w:rPrChange w:id="1939" w:author="Ragdad Cani Miranti" w:date="2020-11-27T11:18:00Z">
              <w:rPr>
                <w:rFonts w:ascii="Times New Roman" w:hAnsi="Times New Roman" w:cs="Times New Roman"/>
                <w:kern w:val="0"/>
                <w:sz w:val="20"/>
                <w:szCs w:val="20"/>
              </w:rPr>
            </w:rPrChange>
          </w:rPr>
          <w:t>j</w:t>
        </w:r>
        <w:r w:rsidRPr="00D17BFA">
          <w:rPr>
            <w:rFonts w:ascii="Times New Roman" w:hAnsi="Times New Roman" w:cs="Times New Roman"/>
            <w:kern w:val="0"/>
            <w:sz w:val="22"/>
            <w:rPrChange w:id="1940" w:author="Ragdad Cani Miranti" w:date="2020-11-27T11:13:00Z">
              <w:rPr>
                <w:rFonts w:ascii="Times New Roman" w:hAnsi="Times New Roman" w:cs="Times New Roman"/>
                <w:kern w:val="0"/>
                <w:sz w:val="20"/>
                <w:szCs w:val="20"/>
              </w:rPr>
            </w:rPrChange>
          </w:rPr>
          <w:t xml:space="preserve">, and </w:t>
        </w:r>
      </w:ins>
      <w:ins w:id="1941" w:author="Ragdad Cani Miranti" w:date="2020-11-27T11:19:00Z">
        <w:r w:rsidR="002024BB" w:rsidRPr="002024BB">
          <w:rPr>
            <w:rFonts w:ascii="Times New Roman" w:hAnsi="Times New Roman" w:cs="Times New Roman"/>
            <w:i/>
            <w:iCs/>
            <w:kern w:val="0"/>
            <w:sz w:val="22"/>
            <w:rPrChange w:id="1942" w:author="Ragdad Cani Miranti" w:date="2020-11-27T11:19:00Z">
              <w:rPr>
                <w:rFonts w:ascii="Times New Roman" w:hAnsi="Times New Roman" w:cs="Times New Roman"/>
                <w:kern w:val="0"/>
                <w:sz w:val="22"/>
              </w:rPr>
            </w:rPrChange>
          </w:rPr>
          <w:sym w:font="Symbol" w:char="F06D"/>
        </w:r>
      </w:ins>
      <w:ins w:id="1943" w:author="Ragdad Cani Miranti" w:date="2020-11-27T11:12:00Z">
        <w:r w:rsidRPr="00D17BFA">
          <w:rPr>
            <w:rFonts w:ascii="Times New Roman" w:hAnsi="Times New Roman" w:cs="Times New Roman"/>
            <w:kern w:val="0"/>
            <w:sz w:val="22"/>
            <w:rPrChange w:id="1944" w:author="Ragdad Cani Miranti" w:date="2020-11-27T11:13:00Z">
              <w:rPr>
                <w:rFonts w:ascii="Times New Roman" w:hAnsi="Times New Roman" w:cs="Times New Roman"/>
                <w:kern w:val="0"/>
                <w:sz w:val="20"/>
                <w:szCs w:val="20"/>
              </w:rPr>
            </w:rPrChange>
          </w:rPr>
          <w:t xml:space="preserve"> is the cross-sectional mean of the data. </w:t>
        </w:r>
      </w:ins>
      <w:proofErr w:type="spellStart"/>
      <w:ins w:id="1945" w:author="Ragdad Cani Miranti" w:date="2020-11-27T11:20:00Z">
        <w:r w:rsidR="002024BB">
          <w:rPr>
            <w:rFonts w:ascii="Times New Roman" w:hAnsi="Times New Roman" w:cs="Times New Roman"/>
            <w:kern w:val="0"/>
            <w:sz w:val="22"/>
          </w:rPr>
          <w:t>Anselin</w:t>
        </w:r>
        <w:proofErr w:type="spellEnd"/>
        <w:r w:rsidR="002024BB">
          <w:rPr>
            <w:rFonts w:ascii="Times New Roman" w:hAnsi="Times New Roman" w:cs="Times New Roman"/>
            <w:kern w:val="0"/>
            <w:sz w:val="22"/>
          </w:rPr>
          <w:t xml:space="preserve"> (1995) argue</w:t>
        </w:r>
      </w:ins>
      <w:ins w:id="1946" w:author="Harry" w:date="2020-11-28T10:40:00Z">
        <w:r w:rsidR="008A422E">
          <w:rPr>
            <w:rFonts w:ascii="Times New Roman" w:hAnsi="Times New Roman" w:cs="Times New Roman"/>
            <w:kern w:val="0"/>
            <w:sz w:val="22"/>
          </w:rPr>
          <w:t>s</w:t>
        </w:r>
      </w:ins>
      <w:ins w:id="1947" w:author="Ragdad Cani Miranti" w:date="2020-11-27T11:20:00Z">
        <w:del w:id="1948" w:author="Harry" w:date="2020-11-28T10:40:00Z">
          <w:r w:rsidR="002024BB" w:rsidDel="008A422E">
            <w:rPr>
              <w:rFonts w:ascii="Times New Roman" w:hAnsi="Times New Roman" w:cs="Times New Roman"/>
              <w:kern w:val="0"/>
              <w:sz w:val="22"/>
            </w:rPr>
            <w:delText>d</w:delText>
          </w:r>
        </w:del>
        <w:r w:rsidR="002024BB">
          <w:rPr>
            <w:rFonts w:ascii="Times New Roman" w:hAnsi="Times New Roman" w:cs="Times New Roman"/>
            <w:kern w:val="0"/>
            <w:sz w:val="22"/>
          </w:rPr>
          <w:t xml:space="preserve"> that s</w:t>
        </w:r>
      </w:ins>
      <w:ins w:id="1949" w:author="Ragdad Cani Miranti" w:date="2020-11-27T11:12:00Z">
        <w:r w:rsidRPr="00D17BFA">
          <w:rPr>
            <w:rFonts w:ascii="Times New Roman" w:hAnsi="Times New Roman" w:cs="Times New Roman"/>
            <w:kern w:val="0"/>
            <w:sz w:val="22"/>
            <w:rPrChange w:id="1950" w:author="Ragdad Cani Miranti" w:date="2020-11-27T11:13:00Z">
              <w:rPr>
                <w:rFonts w:ascii="Times New Roman" w:hAnsi="Times New Roman" w:cs="Times New Roman"/>
                <w:kern w:val="0"/>
                <w:sz w:val="20"/>
                <w:szCs w:val="20"/>
              </w:rPr>
            </w:rPrChange>
          </w:rPr>
          <w:t xml:space="preserve">tatistical inference for Moran’s I </w:t>
        </w:r>
      </w:ins>
      <w:ins w:id="1951" w:author="Ragdad Cani Miranti" w:date="2020-11-27T11:20:00Z">
        <w:r w:rsidR="002024BB">
          <w:rPr>
            <w:rFonts w:ascii="Times New Roman" w:hAnsi="Times New Roman" w:cs="Times New Roman"/>
            <w:kern w:val="0"/>
            <w:sz w:val="22"/>
          </w:rPr>
          <w:t xml:space="preserve">may </w:t>
        </w:r>
      </w:ins>
      <w:ins w:id="1952" w:author="Ragdad Cani Miranti" w:date="2020-11-27T11:12:00Z">
        <w:r w:rsidRPr="00D17BFA">
          <w:rPr>
            <w:rFonts w:ascii="Times New Roman" w:hAnsi="Times New Roman" w:cs="Times New Roman"/>
            <w:kern w:val="0"/>
            <w:sz w:val="22"/>
            <w:rPrChange w:id="1953" w:author="Ragdad Cani Miranti" w:date="2020-11-27T11:13:00Z">
              <w:rPr>
                <w:rFonts w:ascii="Times New Roman" w:hAnsi="Times New Roman" w:cs="Times New Roman"/>
                <w:kern w:val="0"/>
                <w:sz w:val="20"/>
                <w:szCs w:val="20"/>
              </w:rPr>
            </w:rPrChange>
          </w:rPr>
          <w:t xml:space="preserve">be </w:t>
        </w:r>
      </w:ins>
      <w:ins w:id="1954" w:author="Ragdad Cani Miranti" w:date="2020-11-27T11:20:00Z">
        <w:r w:rsidR="002024BB">
          <w:rPr>
            <w:rFonts w:ascii="Times New Roman" w:hAnsi="Times New Roman" w:cs="Times New Roman"/>
            <w:kern w:val="0"/>
            <w:sz w:val="22"/>
          </w:rPr>
          <w:t>applied</w:t>
        </w:r>
      </w:ins>
      <w:ins w:id="1955" w:author="Ragdad Cani Miranti" w:date="2020-11-27T11:12:00Z">
        <w:r w:rsidRPr="00D17BFA">
          <w:rPr>
            <w:rFonts w:ascii="Times New Roman" w:hAnsi="Times New Roman" w:cs="Times New Roman"/>
            <w:kern w:val="0"/>
            <w:sz w:val="22"/>
            <w:rPrChange w:id="1956" w:author="Ragdad Cani Miranti" w:date="2020-11-27T11:13:00Z">
              <w:rPr>
                <w:rFonts w:ascii="Times New Roman" w:hAnsi="Times New Roman" w:cs="Times New Roman"/>
                <w:kern w:val="0"/>
                <w:sz w:val="20"/>
                <w:szCs w:val="20"/>
              </w:rPr>
            </w:rPrChange>
          </w:rPr>
          <w:t xml:space="preserve"> either </w:t>
        </w:r>
      </w:ins>
      <w:ins w:id="1957" w:author="Ragdad Cani Miranti" w:date="2020-11-27T11:21:00Z">
        <w:r w:rsidR="002024BB">
          <w:rPr>
            <w:rFonts w:ascii="Times New Roman" w:hAnsi="Times New Roman" w:cs="Times New Roman"/>
            <w:kern w:val="0"/>
            <w:sz w:val="22"/>
          </w:rPr>
          <w:t xml:space="preserve">utilizing </w:t>
        </w:r>
        <w:r w:rsidR="002024BB" w:rsidRPr="00A135DA">
          <w:rPr>
            <w:rFonts w:ascii="Times New Roman" w:hAnsi="Times New Roman" w:cs="Times New Roman"/>
            <w:kern w:val="0"/>
            <w:sz w:val="22"/>
          </w:rPr>
          <w:t>a simulation</w:t>
        </w:r>
        <w:r w:rsidR="002024BB">
          <w:rPr>
            <w:rFonts w:ascii="Times New Roman" w:hAnsi="Times New Roman" w:cs="Times New Roman"/>
            <w:kern w:val="0"/>
            <w:sz w:val="22"/>
          </w:rPr>
          <w:t xml:space="preserve"> </w:t>
        </w:r>
        <w:r w:rsidR="002024BB" w:rsidRPr="00A135DA">
          <w:rPr>
            <w:rFonts w:ascii="Times New Roman" w:hAnsi="Times New Roman" w:cs="Times New Roman"/>
            <w:kern w:val="0"/>
            <w:sz w:val="22"/>
          </w:rPr>
          <w:t>of a reference distribution based on random permutation</w:t>
        </w:r>
        <w:r w:rsidR="002024BB" w:rsidRPr="002024BB">
          <w:rPr>
            <w:rFonts w:ascii="Times New Roman" w:hAnsi="Times New Roman" w:cs="Times New Roman"/>
            <w:kern w:val="0"/>
            <w:sz w:val="22"/>
          </w:rPr>
          <w:t xml:space="preserve"> </w:t>
        </w:r>
        <w:r w:rsidR="002024BB">
          <w:rPr>
            <w:rFonts w:ascii="Times New Roman" w:hAnsi="Times New Roman" w:cs="Times New Roman"/>
            <w:kern w:val="0"/>
            <w:sz w:val="22"/>
          </w:rPr>
          <w:t>or utilizing a normality assumption.</w:t>
        </w:r>
      </w:ins>
      <w:ins w:id="1958" w:author="Ragdad Cani Miranti" w:date="2020-11-27T11:12:00Z">
        <w:r w:rsidRPr="00D17BFA">
          <w:rPr>
            <w:rFonts w:ascii="Times New Roman" w:hAnsi="Times New Roman" w:cs="Times New Roman"/>
            <w:kern w:val="0"/>
            <w:sz w:val="22"/>
            <w:rPrChange w:id="1959" w:author="Ragdad Cani Miranti" w:date="2020-11-27T11:13:00Z">
              <w:rPr>
                <w:rFonts w:ascii="Times New Roman" w:hAnsi="Times New Roman" w:cs="Times New Roman"/>
                <w:kern w:val="0"/>
                <w:sz w:val="20"/>
                <w:szCs w:val="20"/>
              </w:rPr>
            </w:rPrChange>
          </w:rPr>
          <w:t xml:space="preserve"> </w:t>
        </w:r>
      </w:ins>
      <w:ins w:id="1960" w:author="Harry" w:date="2020-11-28T10:41:00Z">
        <w:r w:rsidR="008A422E">
          <w:rPr>
            <w:rFonts w:ascii="Times New Roman" w:hAnsi="Times New Roman" w:cs="Times New Roman"/>
            <w:kern w:val="0"/>
            <w:sz w:val="22"/>
          </w:rPr>
          <w:t xml:space="preserve">In this paper, </w:t>
        </w:r>
        <w:r w:rsidR="008A422E">
          <w:rPr>
            <w:rFonts w:ascii="Times New Roman" w:hAnsi="Times New Roman" w:cs="Times New Roman"/>
            <w:sz w:val="22"/>
          </w:rPr>
          <w:t>f</w:t>
        </w:r>
      </w:ins>
      <w:ins w:id="1961" w:author="Harry" w:date="2020-11-28T10:40:00Z">
        <w:r w:rsidR="00ED2922" w:rsidRPr="000009E4">
          <w:rPr>
            <w:rFonts w:ascii="Times New Roman" w:hAnsi="Times New Roman" w:cs="Times New Roman"/>
            <w:sz w:val="22"/>
          </w:rPr>
          <w:t xml:space="preserve">ollowing </w:t>
        </w:r>
        <w:proofErr w:type="spellStart"/>
        <w:r w:rsidR="00ED2922" w:rsidRPr="000009E4">
          <w:rPr>
            <w:rFonts w:ascii="Times New Roman" w:hAnsi="Times New Roman" w:cs="Times New Roman"/>
            <w:sz w:val="22"/>
          </w:rPr>
          <w:t>Anselin</w:t>
        </w:r>
        <w:proofErr w:type="spellEnd"/>
        <w:r w:rsidR="00ED2922" w:rsidRPr="000009E4">
          <w:rPr>
            <w:rFonts w:ascii="Times New Roman" w:hAnsi="Times New Roman" w:cs="Times New Roman"/>
            <w:sz w:val="22"/>
          </w:rPr>
          <w:t xml:space="preserve"> et al. (2007), statistical inference is based on a conditional permutation approach.</w:t>
        </w:r>
      </w:ins>
    </w:p>
    <w:p w14:paraId="311EEF56" w14:textId="23FEA1E1" w:rsidR="000009E4" w:rsidRPr="00D17BFA" w:rsidDel="0078243C" w:rsidRDefault="000009E4">
      <w:pPr>
        <w:widowControl/>
        <w:autoSpaceDE w:val="0"/>
        <w:autoSpaceDN w:val="0"/>
        <w:adjustRightInd w:val="0"/>
        <w:ind w:firstLine="851"/>
        <w:rPr>
          <w:del w:id="1962" w:author="Harry" w:date="2020-11-21T12:54:00Z"/>
          <w:rFonts w:ascii="Times New Roman" w:hAnsi="Times New Roman" w:cs="Times New Roman"/>
          <w:kern w:val="0"/>
          <w:sz w:val="20"/>
          <w:szCs w:val="20"/>
          <w:rPrChange w:id="1963" w:author="Ragdad Cani Miranti" w:date="2020-11-27T11:12:00Z">
            <w:rPr>
              <w:del w:id="1964" w:author="Harry" w:date="2020-11-21T12:54:00Z"/>
              <w:rFonts w:ascii="Times New Roman" w:hAnsi="Times New Roman" w:cs="Times New Roman"/>
              <w:sz w:val="22"/>
            </w:rPr>
          </w:rPrChange>
        </w:rPr>
        <w:pPrChange w:id="1965" w:author="Ragdad Cani Miranti" w:date="2020-11-27T11:20:00Z">
          <w:pPr>
            <w:ind w:firstLine="426"/>
          </w:pPr>
        </w:pPrChange>
      </w:pPr>
      <w:del w:id="1966" w:author="Harry" w:date="2020-11-28T10:40:00Z">
        <w:r w:rsidRPr="000009E4" w:rsidDel="00ED2922">
          <w:rPr>
            <w:rFonts w:ascii="Times New Roman" w:hAnsi="Times New Roman" w:cs="Times New Roman"/>
            <w:sz w:val="22"/>
          </w:rPr>
          <w:delText>Anselin (1995) proposes way to visualize the strength and type of local spatial dependence. He uses a scatter plot to study the relationship between an attribute of a region (</w:delText>
        </w:r>
        <w:r w:rsidRPr="00311E2D" w:rsidDel="00ED2922">
          <w:rPr>
            <w:rFonts w:ascii="Times New Roman" w:hAnsi="Times New Roman" w:cs="Times New Roman"/>
            <w:i/>
            <w:iCs/>
            <w:sz w:val="22"/>
          </w:rPr>
          <w:delText>x</w:delText>
        </w:r>
        <w:r w:rsidRPr="000009E4" w:rsidDel="00ED2922">
          <w:rPr>
            <w:rFonts w:ascii="Times New Roman" w:hAnsi="Times New Roman" w:cs="Times New Roman"/>
            <w:sz w:val="22"/>
          </w:rPr>
          <w:delText>) and the weighted average of its neighbors (</w:delText>
        </w:r>
        <w:r w:rsidRPr="000009E4" w:rsidDel="00ED2922">
          <w:rPr>
            <w:rFonts w:ascii="Times New Roman" w:hAnsi="Times New Roman" w:cs="Times New Roman"/>
            <w:b/>
            <w:bCs/>
            <w:sz w:val="22"/>
          </w:rPr>
          <w:delText>W</w:delText>
        </w:r>
        <w:r w:rsidRPr="000009E4" w:rsidDel="00ED2922">
          <w:rPr>
            <w:rFonts w:ascii="Times New Roman" w:hAnsi="Times New Roman" w:cs="Times New Roman"/>
            <w:i/>
            <w:iCs/>
            <w:sz w:val="22"/>
          </w:rPr>
          <w:delText>x</w:delText>
        </w:r>
        <w:r w:rsidRPr="000009E4" w:rsidDel="00ED2922">
          <w:rPr>
            <w:rFonts w:ascii="Times New Roman" w:hAnsi="Times New Roman" w:cs="Times New Roman"/>
            <w:sz w:val="22"/>
          </w:rPr>
          <w:delText>). The neighbors of every region are identified based on the previously estimated connectivity structure, which is operationalized as a weights matrix (</w:delText>
        </w:r>
        <w:r w:rsidRPr="000009E4" w:rsidDel="00ED2922">
          <w:rPr>
            <w:rFonts w:ascii="Times New Roman" w:hAnsi="Times New Roman" w:cs="Times New Roman"/>
            <w:b/>
            <w:bCs/>
            <w:sz w:val="22"/>
          </w:rPr>
          <w:delText>W</w:delText>
        </w:r>
        <w:r w:rsidRPr="000009E4" w:rsidDel="00ED2922">
          <w:rPr>
            <w:rFonts w:ascii="Times New Roman" w:hAnsi="Times New Roman" w:cs="Times New Roman"/>
            <w:sz w:val="22"/>
          </w:rPr>
          <w:delText xml:space="preserve">). The quadrants of the scatter plot classify the regions as hot spots (relatively high values), cold spots (relatively low values), and spatial outliers (high values surrounded by low values and vice-versa). </w:delText>
        </w:r>
      </w:del>
    </w:p>
    <w:p w14:paraId="5A48F20A" w14:textId="69E0F418" w:rsidR="000009E4" w:rsidDel="00ED2922" w:rsidRDefault="000009E4">
      <w:pPr>
        <w:ind w:firstLine="851"/>
        <w:rPr>
          <w:del w:id="1967" w:author="Harry" w:date="2020-11-28T10:40:00Z"/>
          <w:rFonts w:ascii="Times New Roman" w:hAnsi="Times New Roman" w:cs="Times New Roman"/>
          <w:sz w:val="22"/>
        </w:rPr>
        <w:pPrChange w:id="1968" w:author="Ragdad Cani Miranti" w:date="2020-11-27T11:20:00Z">
          <w:pPr>
            <w:ind w:firstLine="426"/>
          </w:pPr>
        </w:pPrChange>
      </w:pPr>
      <w:del w:id="1969" w:author="Harry" w:date="2020-11-28T10:40:00Z">
        <w:r w:rsidRPr="000009E4" w:rsidDel="00ED2922">
          <w:rPr>
            <w:rFonts w:ascii="Times New Roman" w:hAnsi="Times New Roman" w:cs="Times New Roman"/>
            <w:sz w:val="22"/>
          </w:rPr>
          <w:delText xml:space="preserve">A local indicator of spatial association (LISA), </w:delText>
        </w:r>
        <w:r w:rsidRPr="000009E4" w:rsidDel="00ED2922">
          <w:rPr>
            <w:rFonts w:ascii="Times New Roman" w:hAnsi="Times New Roman" w:cs="Times New Roman"/>
            <w:i/>
            <w:iCs/>
            <w:sz w:val="22"/>
          </w:rPr>
          <w:delText>I</w:delText>
        </w:r>
        <w:r w:rsidRPr="000009E4" w:rsidDel="00ED2922">
          <w:rPr>
            <w:rFonts w:ascii="Times New Roman" w:hAnsi="Times New Roman" w:cs="Times New Roman"/>
            <w:i/>
            <w:iCs/>
            <w:sz w:val="22"/>
            <w:vertAlign w:val="subscript"/>
          </w:rPr>
          <w:delText>i</w:delText>
        </w:r>
        <w:r w:rsidRPr="000009E4" w:rsidDel="00ED2922">
          <w:rPr>
            <w:rFonts w:ascii="Times New Roman" w:hAnsi="Times New Roman" w:cs="Times New Roman"/>
            <w:sz w:val="22"/>
          </w:rPr>
          <w:delText xml:space="preserve"> , is computed for each region as follows: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009E4" w:rsidDel="00ED2922" w14:paraId="02E6B13C" w14:textId="14E3178B" w:rsidTr="00B8292A">
        <w:trPr>
          <w:del w:id="1970" w:author="Harry" w:date="2020-11-28T10:40:00Z"/>
        </w:trPr>
        <w:tc>
          <w:tcPr>
            <w:tcW w:w="8075" w:type="dxa"/>
          </w:tcPr>
          <w:p w14:paraId="10B7810F" w14:textId="4C68E072" w:rsidR="000009E4" w:rsidDel="00ED2922" w:rsidRDefault="003C1809" w:rsidP="000009E4">
            <w:pPr>
              <w:rPr>
                <w:del w:id="1971" w:author="Harry" w:date="2020-11-28T10:40:00Z"/>
                <w:rFonts w:ascii="Times New Roman" w:hAnsi="Times New Roman" w:cs="Times New Roman"/>
                <w:sz w:val="22"/>
              </w:rPr>
            </w:pPr>
            <m:oMathPara>
              <m:oMath>
                <m:sSub>
                  <m:sSubPr>
                    <m:ctrlPr>
                      <w:ins w:id="1972" w:author="Budy Resosudarmo" w:date="2020-10-17T16:13:00Z">
                        <w:del w:id="1973" w:author="Harry" w:date="2020-11-28T10:40:00Z">
                          <w:rPr>
                            <w:rFonts w:ascii="Cambria Math" w:hAnsi="Cambria Math" w:cs="Times New Roman"/>
                            <w:sz w:val="22"/>
                          </w:rPr>
                        </w:del>
                      </w:ins>
                    </m:ctrlPr>
                  </m:sSubPr>
                  <m:e>
                    <m:r>
                      <w:del w:id="1974" w:author="Harry" w:date="2020-11-28T10:40:00Z">
                        <w:rPr>
                          <w:rFonts w:ascii="Cambria Math" w:hAnsi="Cambria Math" w:cs="Times New Roman"/>
                          <w:sz w:val="22"/>
                        </w:rPr>
                        <m:t>I</m:t>
                      </w:del>
                    </m:r>
                  </m:e>
                  <m:sub>
                    <m:r>
                      <w:del w:id="1975" w:author="Harry" w:date="2020-11-28T10:40:00Z">
                        <w:rPr>
                          <w:rFonts w:ascii="Cambria Math" w:hAnsi="Cambria Math" w:cs="Times New Roman"/>
                          <w:sz w:val="22"/>
                        </w:rPr>
                        <m:t>i</m:t>
                      </w:del>
                    </m:r>
                  </m:sub>
                </m:sSub>
                <m:r>
                  <w:del w:id="1976" w:author="Harry" w:date="2020-11-28T10:40:00Z">
                    <w:rPr>
                      <w:rFonts w:ascii="Cambria Math" w:hAnsi="Cambria Math" w:cs="Times New Roman"/>
                      <w:sz w:val="22"/>
                    </w:rPr>
                    <m:t>=</m:t>
                  </w:del>
                </m:r>
                <m:f>
                  <m:fPr>
                    <m:ctrlPr>
                      <w:ins w:id="1977" w:author="Budy Resosudarmo" w:date="2020-10-17T16:13:00Z">
                        <w:del w:id="1978" w:author="Harry" w:date="2020-11-28T10:40:00Z">
                          <w:rPr>
                            <w:rFonts w:ascii="Cambria Math" w:hAnsi="Cambria Math" w:cs="Times New Roman"/>
                            <w:sz w:val="22"/>
                          </w:rPr>
                        </w:del>
                      </w:ins>
                    </m:ctrlPr>
                  </m:fPr>
                  <m:num>
                    <m:d>
                      <m:dPr>
                        <m:ctrlPr>
                          <w:ins w:id="1979" w:author="Budy Resosudarmo" w:date="2020-10-17T16:13:00Z">
                            <w:del w:id="1980" w:author="Harry" w:date="2020-11-28T10:40:00Z">
                              <w:rPr>
                                <w:rFonts w:ascii="Cambria Math" w:hAnsi="Cambria Math" w:cs="Times New Roman"/>
                                <w:sz w:val="22"/>
                              </w:rPr>
                            </w:del>
                          </w:ins>
                        </m:ctrlPr>
                      </m:dPr>
                      <m:e>
                        <m:sSub>
                          <m:sSubPr>
                            <m:ctrlPr>
                              <w:ins w:id="1981" w:author="Budy Resosudarmo" w:date="2020-10-17T16:13:00Z">
                                <w:del w:id="1982" w:author="Harry" w:date="2020-11-28T10:40:00Z">
                                  <w:rPr>
                                    <w:rFonts w:ascii="Cambria Math" w:hAnsi="Cambria Math" w:cs="Times New Roman"/>
                                    <w:sz w:val="22"/>
                                  </w:rPr>
                                </w:del>
                              </w:ins>
                            </m:ctrlPr>
                          </m:sSubPr>
                          <m:e>
                            <m:r>
                              <w:del w:id="1983" w:author="Harry" w:date="2020-11-28T10:40:00Z">
                                <w:rPr>
                                  <w:rFonts w:ascii="Cambria Math" w:hAnsi="Cambria Math" w:cs="Times New Roman"/>
                                  <w:sz w:val="22"/>
                                </w:rPr>
                                <m:t>x</m:t>
                              </w:del>
                            </m:r>
                          </m:e>
                          <m:sub>
                            <m:r>
                              <w:del w:id="1984" w:author="Harry" w:date="2020-11-28T10:40:00Z">
                                <w:rPr>
                                  <w:rFonts w:ascii="Cambria Math" w:hAnsi="Cambria Math" w:cs="Times New Roman"/>
                                  <w:sz w:val="22"/>
                                </w:rPr>
                                <m:t>i</m:t>
                              </w:del>
                            </m:r>
                          </m:sub>
                        </m:sSub>
                        <m:r>
                          <w:del w:id="1985" w:author="Harry" w:date="2020-11-28T10:40:00Z">
                            <w:rPr>
                              <w:rFonts w:ascii="Cambria Math" w:hAnsi="Cambria Math" w:cs="Times New Roman"/>
                              <w:sz w:val="22"/>
                            </w:rPr>
                            <m:t>-μ</m:t>
                          </w:del>
                        </m:r>
                      </m:e>
                    </m:d>
                  </m:num>
                  <m:den>
                    <m:r>
                      <w:del w:id="1986" w:author="Harry" w:date="2020-11-28T10:40:00Z">
                        <w:rPr>
                          <w:rFonts w:ascii="Cambria Math" w:hAnsi="Cambria Math" w:cs="Times New Roman"/>
                          <w:sz w:val="22"/>
                        </w:rPr>
                        <m:t>∑</m:t>
                      </w:del>
                    </m:r>
                    <m:sSup>
                      <m:sSupPr>
                        <m:ctrlPr>
                          <w:ins w:id="1987" w:author="Budy Resosudarmo" w:date="2020-10-17T16:13:00Z">
                            <w:del w:id="1988" w:author="Harry" w:date="2020-11-28T10:40:00Z">
                              <w:rPr>
                                <w:rFonts w:ascii="Cambria Math" w:hAnsi="Cambria Math" w:cs="Times New Roman"/>
                                <w:sz w:val="22"/>
                              </w:rPr>
                            </w:del>
                          </w:ins>
                        </m:ctrlPr>
                      </m:sSupPr>
                      <m:e>
                        <m:d>
                          <m:dPr>
                            <m:ctrlPr>
                              <w:ins w:id="1989" w:author="Budy Resosudarmo" w:date="2020-10-17T16:13:00Z">
                                <w:del w:id="1990" w:author="Harry" w:date="2020-11-28T10:40:00Z">
                                  <w:rPr>
                                    <w:rFonts w:ascii="Cambria Math" w:hAnsi="Cambria Math" w:cs="Times New Roman"/>
                                    <w:sz w:val="22"/>
                                  </w:rPr>
                                </w:del>
                              </w:ins>
                            </m:ctrlPr>
                          </m:dPr>
                          <m:e>
                            <m:sSub>
                              <m:sSubPr>
                                <m:ctrlPr>
                                  <w:ins w:id="1991" w:author="Budy Resosudarmo" w:date="2020-10-17T16:13:00Z">
                                    <w:del w:id="1992" w:author="Harry" w:date="2020-11-28T10:40:00Z">
                                      <w:rPr>
                                        <w:rFonts w:ascii="Cambria Math" w:hAnsi="Cambria Math" w:cs="Times New Roman"/>
                                        <w:sz w:val="22"/>
                                      </w:rPr>
                                    </w:del>
                                  </w:ins>
                                </m:ctrlPr>
                              </m:sSubPr>
                              <m:e>
                                <m:r>
                                  <w:del w:id="1993" w:author="Harry" w:date="2020-11-28T10:40:00Z">
                                    <w:rPr>
                                      <w:rFonts w:ascii="Cambria Math" w:hAnsi="Cambria Math" w:cs="Times New Roman"/>
                                      <w:sz w:val="22"/>
                                    </w:rPr>
                                    <m:t>x</m:t>
                                  </w:del>
                                </m:r>
                              </m:e>
                              <m:sub>
                                <m:r>
                                  <w:del w:id="1994" w:author="Harry" w:date="2020-11-28T10:40:00Z">
                                    <w:rPr>
                                      <w:rFonts w:ascii="Cambria Math" w:hAnsi="Cambria Math" w:cs="Times New Roman"/>
                                      <w:sz w:val="22"/>
                                    </w:rPr>
                                    <m:t>i</m:t>
                                  </w:del>
                                </m:r>
                              </m:sub>
                            </m:sSub>
                            <m:r>
                              <w:del w:id="1995" w:author="Harry" w:date="2020-11-28T10:40:00Z">
                                <w:rPr>
                                  <w:rFonts w:ascii="Cambria Math" w:hAnsi="Cambria Math" w:cs="Times New Roman"/>
                                  <w:sz w:val="22"/>
                                </w:rPr>
                                <m:t>-μ</m:t>
                              </w:del>
                            </m:r>
                          </m:e>
                        </m:d>
                      </m:e>
                      <m:sup>
                        <m:r>
                          <w:del w:id="1996" w:author="Harry" w:date="2020-11-28T10:40:00Z">
                            <w:rPr>
                              <w:rFonts w:ascii="Cambria Math" w:hAnsi="Cambria Math" w:cs="Times New Roman"/>
                              <w:sz w:val="22"/>
                            </w:rPr>
                            <m:t>2</m:t>
                          </w:del>
                        </m:r>
                      </m:sup>
                    </m:sSup>
                  </m:den>
                </m:f>
                <m:nary>
                  <m:naryPr>
                    <m:chr m:val="∑"/>
                    <m:limLoc m:val="undOvr"/>
                    <m:grow m:val="1"/>
                    <m:supHide m:val="1"/>
                    <m:ctrlPr>
                      <w:ins w:id="1997" w:author="Budy Resosudarmo" w:date="2020-10-17T16:13:00Z">
                        <w:del w:id="1998" w:author="Harry" w:date="2020-11-28T10:40:00Z">
                          <w:rPr>
                            <w:rFonts w:ascii="Cambria Math" w:hAnsi="Cambria Math" w:cs="Times New Roman"/>
                            <w:sz w:val="22"/>
                          </w:rPr>
                        </w:del>
                      </w:ins>
                    </m:ctrlPr>
                  </m:naryPr>
                  <m:sub>
                    <m:r>
                      <w:del w:id="1999" w:author="Harry" w:date="2020-11-28T10:40:00Z">
                        <w:rPr>
                          <w:rFonts w:ascii="Cambria Math" w:hAnsi="Cambria Math" w:cs="Times New Roman"/>
                          <w:sz w:val="22"/>
                        </w:rPr>
                        <m:t>j</m:t>
                      </w:del>
                    </m:r>
                  </m:sub>
                  <m:sup/>
                  <m:e>
                    <m:r>
                      <w:del w:id="2000" w:author="Harry" w:date="2020-11-28T10:40:00Z">
                        <w:rPr>
                          <w:rFonts w:ascii="Cambria Math" w:hAnsi="Cambria Math" w:cs="Times New Roman"/>
                          <w:sz w:val="22"/>
                        </w:rPr>
                        <m:t> </m:t>
                      </w:del>
                    </m:r>
                  </m:e>
                </m:nary>
                <m:sSub>
                  <m:sSubPr>
                    <m:ctrlPr>
                      <w:ins w:id="2001" w:author="Budy Resosudarmo" w:date="2020-10-17T16:13:00Z">
                        <w:del w:id="2002" w:author="Harry" w:date="2020-11-28T10:40:00Z">
                          <w:rPr>
                            <w:rFonts w:ascii="Cambria Math" w:hAnsi="Cambria Math" w:cs="Times New Roman"/>
                            <w:sz w:val="22"/>
                          </w:rPr>
                        </w:del>
                      </w:ins>
                    </m:ctrlPr>
                  </m:sSubPr>
                  <m:e>
                    <m:r>
                      <w:del w:id="2003" w:author="Harry" w:date="2020-11-28T10:40:00Z">
                        <w:rPr>
                          <w:rFonts w:ascii="Cambria Math" w:hAnsi="Cambria Math" w:cs="Times New Roman"/>
                          <w:sz w:val="22"/>
                        </w:rPr>
                        <m:t>w</m:t>
                      </w:del>
                    </m:r>
                  </m:e>
                  <m:sub>
                    <m:r>
                      <w:del w:id="2004" w:author="Harry" w:date="2020-11-28T10:40:00Z">
                        <w:rPr>
                          <w:rFonts w:ascii="Cambria Math" w:hAnsi="Cambria Math" w:cs="Times New Roman"/>
                          <w:sz w:val="22"/>
                        </w:rPr>
                        <m:t>ij</m:t>
                      </w:del>
                    </m:r>
                  </m:sub>
                </m:sSub>
                <m:r>
                  <w:del w:id="2005" w:author="Harry" w:date="2020-11-28T10:40:00Z">
                    <w:rPr>
                      <w:rFonts w:ascii="Cambria Math" w:hAnsi="Cambria Math" w:cs="Times New Roman"/>
                      <w:sz w:val="22"/>
                    </w:rPr>
                    <m:t>⋅</m:t>
                  </w:del>
                </m:r>
                <m:d>
                  <m:dPr>
                    <m:ctrlPr>
                      <w:ins w:id="2006" w:author="Budy Resosudarmo" w:date="2020-10-17T16:13:00Z">
                        <w:del w:id="2007" w:author="Harry" w:date="2020-11-28T10:40:00Z">
                          <w:rPr>
                            <w:rFonts w:ascii="Cambria Math" w:hAnsi="Cambria Math" w:cs="Times New Roman"/>
                            <w:sz w:val="22"/>
                          </w:rPr>
                        </w:del>
                      </w:ins>
                    </m:ctrlPr>
                  </m:dPr>
                  <m:e>
                    <m:sSub>
                      <m:sSubPr>
                        <m:ctrlPr>
                          <w:ins w:id="2008" w:author="Budy Resosudarmo" w:date="2020-10-17T16:13:00Z">
                            <w:del w:id="2009" w:author="Harry" w:date="2020-11-28T10:40:00Z">
                              <w:rPr>
                                <w:rFonts w:ascii="Cambria Math" w:hAnsi="Cambria Math" w:cs="Times New Roman"/>
                                <w:sz w:val="22"/>
                              </w:rPr>
                            </w:del>
                          </w:ins>
                        </m:ctrlPr>
                      </m:sSubPr>
                      <m:e>
                        <m:r>
                          <w:del w:id="2010" w:author="Harry" w:date="2020-11-28T10:40:00Z">
                            <w:rPr>
                              <w:rFonts w:ascii="Cambria Math" w:hAnsi="Cambria Math" w:cs="Times New Roman"/>
                              <w:sz w:val="22"/>
                            </w:rPr>
                            <m:t>x</m:t>
                          </w:del>
                        </m:r>
                      </m:e>
                      <m:sub>
                        <m:r>
                          <w:del w:id="2011" w:author="Harry" w:date="2020-11-28T10:40:00Z">
                            <w:rPr>
                              <w:rFonts w:ascii="Cambria Math" w:hAnsi="Cambria Math" w:cs="Times New Roman"/>
                              <w:sz w:val="22"/>
                            </w:rPr>
                            <m:t>j</m:t>
                          </w:del>
                        </m:r>
                      </m:sub>
                    </m:sSub>
                    <m:r>
                      <w:del w:id="2012" w:author="Harry" w:date="2020-11-28T10:40:00Z">
                        <w:rPr>
                          <w:rFonts w:ascii="Cambria Math" w:hAnsi="Cambria Math" w:cs="Times New Roman"/>
                          <w:sz w:val="22"/>
                        </w:rPr>
                        <m:t>-μ</m:t>
                      </w:del>
                    </m:r>
                  </m:e>
                </m:d>
              </m:oMath>
            </m:oMathPara>
          </w:p>
        </w:tc>
        <w:tc>
          <w:tcPr>
            <w:tcW w:w="941" w:type="dxa"/>
            <w:vAlign w:val="center"/>
          </w:tcPr>
          <w:p w14:paraId="6ADEDD8F" w14:textId="73B22930" w:rsidR="000009E4" w:rsidDel="00ED2922" w:rsidRDefault="000009E4" w:rsidP="00B8292A">
            <w:pPr>
              <w:jc w:val="right"/>
              <w:rPr>
                <w:del w:id="2013" w:author="Harry" w:date="2020-11-28T10:40:00Z"/>
                <w:rFonts w:ascii="Times New Roman" w:hAnsi="Times New Roman" w:cs="Times New Roman"/>
                <w:sz w:val="22"/>
              </w:rPr>
            </w:pPr>
            <w:del w:id="2014" w:author="Harry" w:date="2020-11-28T10:40:00Z">
              <w:r w:rsidDel="00ED2922">
                <w:rPr>
                  <w:rFonts w:ascii="Times New Roman" w:hAnsi="Times New Roman" w:cs="Times New Roman" w:hint="eastAsia"/>
                  <w:sz w:val="22"/>
                </w:rPr>
                <w:delText>(</w:delText>
              </w:r>
              <w:r w:rsidDel="00ED2922">
                <w:rPr>
                  <w:rFonts w:ascii="Times New Roman" w:hAnsi="Times New Roman" w:cs="Times New Roman"/>
                  <w:sz w:val="22"/>
                </w:rPr>
                <w:delText>1)</w:delText>
              </w:r>
            </w:del>
          </w:p>
        </w:tc>
      </w:tr>
    </w:tbl>
    <w:p w14:paraId="5E446D11" w14:textId="5AB071FB" w:rsidR="000009E4" w:rsidDel="00226EE7" w:rsidRDefault="000009E4" w:rsidP="000009E4">
      <w:pPr>
        <w:rPr>
          <w:del w:id="2015" w:author="Harry" w:date="2020-11-21T00:52:00Z"/>
          <w:rFonts w:ascii="Times New Roman" w:hAnsi="Times New Roman" w:cs="Times New Roman"/>
          <w:sz w:val="22"/>
        </w:rPr>
      </w:pPr>
      <w:del w:id="2016" w:author="Harry" w:date="2020-11-28T10:40:00Z">
        <w:r w:rsidRPr="000009E4" w:rsidDel="00ED2922">
          <w:rPr>
            <w:rFonts w:ascii="Times New Roman" w:hAnsi="Times New Roman" w:cs="Times New Roman"/>
            <w:sz w:val="22"/>
          </w:rPr>
          <w:delText xml:space="preserve">where </w:delText>
        </w:r>
      </w:del>
      <m:oMath>
        <m:sSub>
          <m:sSubPr>
            <m:ctrlPr>
              <w:ins w:id="2017" w:author="Budy Resosudarmo" w:date="2020-10-17T16:13:00Z">
                <w:del w:id="2018" w:author="Harry" w:date="2020-11-28T10:40:00Z">
                  <w:rPr>
                    <w:rFonts w:ascii="Cambria Math" w:hAnsi="Cambria Math" w:cs="Times New Roman"/>
                    <w:sz w:val="22"/>
                  </w:rPr>
                </w:del>
              </w:ins>
            </m:ctrlPr>
          </m:sSubPr>
          <m:e>
            <m:r>
              <w:del w:id="2019" w:author="Harry" w:date="2020-11-28T10:40:00Z">
                <w:rPr>
                  <w:rFonts w:ascii="Cambria Math" w:hAnsi="Cambria Math" w:cs="Times New Roman"/>
                  <w:sz w:val="22"/>
                </w:rPr>
                <m:t>w</m:t>
              </w:del>
            </m:r>
          </m:e>
          <m:sub>
            <m:r>
              <w:del w:id="2020" w:author="Harry" w:date="2020-11-28T10:40:00Z">
                <w:rPr>
                  <w:rFonts w:ascii="Cambria Math" w:hAnsi="Cambria Math" w:cs="Times New Roman"/>
                  <w:sz w:val="22"/>
                </w:rPr>
                <m:t>ij</m:t>
              </w:del>
            </m:r>
          </m:sub>
        </m:sSub>
      </m:oMath>
      <w:del w:id="2021" w:author="Harry" w:date="2020-11-28T10:40:00Z">
        <w:r w:rsidRPr="000009E4" w:rsidDel="00ED2922">
          <w:rPr>
            <w:rFonts w:ascii="Times New Roman" w:hAnsi="Times New Roman" w:cs="Times New Roman"/>
            <w:sz w:val="22"/>
          </w:rPr>
          <w:delText xml:space="preserve"> is a spatial weight that is derived from the spatial structure </w:delText>
        </w:r>
        <w:r w:rsidRPr="000009E4" w:rsidDel="00ED2922">
          <w:rPr>
            <w:rFonts w:ascii="Times New Roman" w:hAnsi="Times New Roman" w:cs="Times New Roman"/>
            <w:b/>
            <w:bCs/>
            <w:sz w:val="22"/>
          </w:rPr>
          <w:delText>W</w:delText>
        </w:r>
        <w:r w:rsidRPr="000009E4" w:rsidDel="00ED2922">
          <w:rPr>
            <w:rFonts w:ascii="Times New Roman" w:hAnsi="Times New Roman" w:cs="Times New Roman"/>
            <w:sz w:val="22"/>
          </w:rPr>
          <w:delText xml:space="preserve">, </w:delText>
        </w:r>
      </w:del>
      <m:oMath>
        <m:sSub>
          <m:sSubPr>
            <m:ctrlPr>
              <w:ins w:id="2022" w:author="Budy Resosudarmo" w:date="2020-10-17T16:13:00Z">
                <w:del w:id="2023" w:author="Harry" w:date="2020-11-28T10:40:00Z">
                  <w:rPr>
                    <w:rFonts w:ascii="Cambria Math" w:hAnsi="Cambria Math" w:cs="Times New Roman"/>
                    <w:sz w:val="22"/>
                  </w:rPr>
                </w:del>
              </w:ins>
            </m:ctrlPr>
          </m:sSubPr>
          <m:e>
            <m:r>
              <w:del w:id="2024" w:author="Harry" w:date="2020-11-28T10:40:00Z">
                <w:rPr>
                  <w:rFonts w:ascii="Cambria Math" w:hAnsi="Cambria Math" w:cs="Times New Roman"/>
                  <w:sz w:val="22"/>
                </w:rPr>
                <m:t>x</m:t>
              </w:del>
            </m:r>
          </m:e>
          <m:sub>
            <m:r>
              <w:del w:id="2025" w:author="Harry" w:date="2020-11-28T10:40:00Z">
                <w:rPr>
                  <w:rFonts w:ascii="Cambria Math" w:hAnsi="Cambria Math" w:cs="Times New Roman"/>
                  <w:sz w:val="22"/>
                </w:rPr>
                <m:t>i</m:t>
              </w:del>
            </m:r>
          </m:sub>
        </m:sSub>
      </m:oMath>
      <w:del w:id="2026" w:author="Harry" w:date="2020-11-28T10:40:00Z">
        <w:r w:rsidRPr="000009E4" w:rsidDel="00ED2922">
          <w:rPr>
            <w:rFonts w:ascii="Times New Roman" w:hAnsi="Times New Roman" w:cs="Times New Roman"/>
            <w:sz w:val="22"/>
          </w:rPr>
          <w:delText xml:space="preserve"> is the variable under study measured in region </w:delText>
        </w:r>
        <w:r w:rsidRPr="000009E4" w:rsidDel="00ED2922">
          <w:rPr>
            <w:rFonts w:ascii="Times New Roman" w:hAnsi="Times New Roman" w:cs="Times New Roman"/>
            <w:i/>
            <w:iCs/>
            <w:sz w:val="22"/>
          </w:rPr>
          <w:delText>i</w:delText>
        </w:r>
        <w:r w:rsidRPr="000009E4" w:rsidDel="00ED2922">
          <w:rPr>
            <w:rFonts w:ascii="Times New Roman" w:hAnsi="Times New Roman" w:cs="Times New Roman"/>
            <w:sz w:val="22"/>
          </w:rPr>
          <w:delText xml:space="preserve">, </w:delText>
        </w:r>
      </w:del>
      <m:oMath>
        <m:sSub>
          <m:sSubPr>
            <m:ctrlPr>
              <w:ins w:id="2027" w:author="Budy Resosudarmo" w:date="2020-10-17T16:13:00Z">
                <w:del w:id="2028" w:author="Harry" w:date="2020-11-28T10:40:00Z">
                  <w:rPr>
                    <w:rFonts w:ascii="Cambria Math" w:hAnsi="Cambria Math" w:cs="Times New Roman"/>
                    <w:sz w:val="22"/>
                  </w:rPr>
                </w:del>
              </w:ins>
            </m:ctrlPr>
          </m:sSubPr>
          <m:e>
            <m:r>
              <w:del w:id="2029" w:author="Harry" w:date="2020-11-28T10:40:00Z">
                <w:rPr>
                  <w:rFonts w:ascii="Cambria Math" w:hAnsi="Cambria Math" w:cs="Times New Roman"/>
                  <w:sz w:val="22"/>
                </w:rPr>
                <m:t>x</m:t>
              </w:del>
            </m:r>
          </m:e>
          <m:sub>
            <m:r>
              <w:del w:id="2030" w:author="Harry" w:date="2020-11-28T10:40:00Z">
                <w:rPr>
                  <w:rFonts w:ascii="Cambria Math" w:hAnsi="Cambria Math" w:cs="Times New Roman"/>
                  <w:sz w:val="22"/>
                </w:rPr>
                <m:t>j</m:t>
              </w:del>
            </m:r>
          </m:sub>
        </m:sSub>
      </m:oMath>
      <w:del w:id="2031" w:author="Harry" w:date="2020-11-28T10:40:00Z">
        <w:r w:rsidRPr="000009E4" w:rsidDel="00ED2922">
          <w:rPr>
            <w:rFonts w:ascii="Times New Roman" w:hAnsi="Times New Roman" w:cs="Times New Roman"/>
            <w:sz w:val="22"/>
          </w:rPr>
          <w:delText xml:space="preserve"> is the same variable measured in region </w:delText>
        </w:r>
        <w:r w:rsidRPr="000009E4" w:rsidDel="00ED2922">
          <w:rPr>
            <w:rFonts w:ascii="Times New Roman" w:hAnsi="Times New Roman" w:cs="Times New Roman"/>
            <w:i/>
            <w:iCs/>
            <w:sz w:val="22"/>
          </w:rPr>
          <w:delText>j</w:delText>
        </w:r>
        <w:r w:rsidRPr="000009E4" w:rsidDel="00ED2922">
          <w:rPr>
            <w:rFonts w:ascii="Times New Roman" w:hAnsi="Times New Roman" w:cs="Times New Roman"/>
            <w:sz w:val="22"/>
          </w:rPr>
          <w:delText xml:space="preserve">, and </w:delText>
        </w:r>
      </w:del>
      <m:oMath>
        <m:r>
          <w:del w:id="2032" w:author="Harry" w:date="2020-11-28T10:40:00Z">
            <w:rPr>
              <w:rFonts w:ascii="Cambria Math" w:hAnsi="Cambria Math" w:cs="Times New Roman"/>
              <w:sz w:val="22"/>
            </w:rPr>
            <m:t>μ</m:t>
          </w:del>
        </m:r>
      </m:oMath>
      <w:del w:id="2033" w:author="Harry" w:date="2020-11-28T10:40:00Z">
        <w:r w:rsidRPr="000009E4" w:rsidDel="00ED2922">
          <w:rPr>
            <w:rFonts w:ascii="Times New Roman" w:hAnsi="Times New Roman" w:cs="Times New Roman"/>
            <w:sz w:val="22"/>
          </w:rPr>
          <w:delText xml:space="preserve"> is the average of</w:delText>
        </w:r>
        <w:r w:rsidR="008A0A05" w:rsidDel="00ED2922">
          <w:rPr>
            <w:rFonts w:ascii="Times New Roman" w:hAnsi="Times New Roman" w:cs="Times New Roman"/>
            <w:sz w:val="22"/>
          </w:rPr>
          <w:delText xml:space="preserve"> </w:delText>
        </w:r>
        <w:r w:rsidR="008A0A05" w:rsidRPr="008A0A05" w:rsidDel="00ED2922">
          <w:rPr>
            <w:rFonts w:ascii="Times New Roman" w:hAnsi="Times New Roman" w:cs="Times New Roman"/>
            <w:i/>
            <w:iCs/>
            <w:sz w:val="22"/>
          </w:rPr>
          <w:delText>x</w:delText>
        </w:r>
        <w:r w:rsidRPr="000009E4" w:rsidDel="00ED2922">
          <w:rPr>
            <w:rFonts w:ascii="Times New Roman" w:hAnsi="Times New Roman" w:cs="Times New Roman"/>
            <w:sz w:val="22"/>
          </w:rPr>
          <w:delText>. Following Anselin et al. (2007), statistical inference is based on a conditional permutation approach.</w:delText>
        </w:r>
      </w:del>
    </w:p>
    <w:p w14:paraId="0FBD552D" w14:textId="64747786" w:rsidR="00B8292A" w:rsidDel="00226EE7" w:rsidRDefault="00B8292A" w:rsidP="000009E4">
      <w:pPr>
        <w:rPr>
          <w:del w:id="2034" w:author="Harry" w:date="2020-11-21T13:01:00Z"/>
          <w:rFonts w:ascii="Times New Roman" w:hAnsi="Times New Roman" w:cs="Times New Roman"/>
          <w:sz w:val="22"/>
        </w:rPr>
      </w:pPr>
    </w:p>
    <w:p w14:paraId="51CD1D53" w14:textId="631A44DE" w:rsidR="0059545D" w:rsidRPr="00D460E4" w:rsidDel="002E4B13" w:rsidRDefault="00B8292A">
      <w:pPr>
        <w:ind w:firstLineChars="257" w:firstLine="565"/>
        <w:rPr>
          <w:del w:id="2035" w:author="Budy Resosudarmo" w:date="2020-10-16T12:31:00Z"/>
          <w:rFonts w:ascii="Times New Roman" w:hAnsi="Times New Roman" w:cs="Times New Roman"/>
          <w:sz w:val="22"/>
          <w:rPrChange w:id="2036" w:author="Ragdad Cani Miranti" w:date="2020-11-09T19:56:00Z">
            <w:rPr>
              <w:del w:id="2037" w:author="Budy Resosudarmo" w:date="2020-10-16T12:31:00Z"/>
              <w:rFonts w:ascii="Times New Roman" w:hAnsi="Times New Roman" w:cs="Times New Roman"/>
              <w:sz w:val="24"/>
              <w:szCs w:val="24"/>
            </w:rPr>
          </w:rPrChange>
        </w:rPr>
        <w:pPrChange w:id="2038" w:author="Harry" w:date="2020-11-21T13:01:00Z">
          <w:pPr/>
        </w:pPrChange>
      </w:pPr>
      <w:del w:id="2039" w:author="Budy Resosudarmo" w:date="2020-10-16T12:31:00Z">
        <w:r w:rsidRPr="00D460E4" w:rsidDel="002E4B13">
          <w:rPr>
            <w:rFonts w:ascii="Times New Roman" w:hAnsi="Times New Roman" w:cs="Times New Roman"/>
            <w:sz w:val="22"/>
          </w:rPr>
          <w:delText>3.4 Spatial autoregressi</w:delText>
        </w:r>
      </w:del>
      <w:ins w:id="2040" w:author="Harry" w:date="2020-11-21T13:01:00Z">
        <w:r w:rsidR="00226EE7">
          <w:rPr>
            <w:rFonts w:ascii="Times New Roman" w:hAnsi="Times New Roman" w:cs="Times New Roman"/>
            <w:sz w:val="22"/>
          </w:rPr>
          <w:t>A</w:t>
        </w:r>
      </w:ins>
      <w:del w:id="2041" w:author="Budy Resosudarmo" w:date="2020-10-16T12:31:00Z">
        <w:r w:rsidRPr="00D460E4" w:rsidDel="002E4B13">
          <w:rPr>
            <w:rFonts w:ascii="Times New Roman" w:hAnsi="Times New Roman" w:cs="Times New Roman"/>
            <w:sz w:val="22"/>
          </w:rPr>
          <w:delText>ve model</w:delText>
        </w:r>
      </w:del>
    </w:p>
    <w:p w14:paraId="124A0ABA" w14:textId="3738D59F" w:rsidR="00B8292A" w:rsidRPr="00D460E4" w:rsidRDefault="0078243C">
      <w:pPr>
        <w:widowControl/>
        <w:autoSpaceDE w:val="0"/>
        <w:autoSpaceDN w:val="0"/>
        <w:adjustRightInd w:val="0"/>
        <w:ind w:firstLineChars="257" w:firstLine="565"/>
        <w:rPr>
          <w:rFonts w:ascii="Times New Roman" w:hAnsi="Times New Roman" w:cs="Times New Roman"/>
          <w:sz w:val="22"/>
        </w:rPr>
        <w:pPrChange w:id="2042" w:author="Harry" w:date="2020-11-21T13:01:00Z">
          <w:pPr>
            <w:spacing w:beforeLines="50" w:before="180"/>
          </w:pPr>
        </w:pPrChange>
      </w:pPr>
      <w:ins w:id="2043" w:author="Harry" w:date="2020-11-21T12:54:00Z">
        <w:r>
          <w:rPr>
            <w:rFonts w:ascii="Times New Roman" w:hAnsi="Times New Roman" w:cs="Times New Roman"/>
            <w:sz w:val="22"/>
          </w:rPr>
          <w:t>s the main analysis of this</w:t>
        </w:r>
      </w:ins>
      <w:del w:id="2044" w:author="Harry" w:date="2020-11-21T12:54:00Z">
        <w:r w:rsidR="00B8292A" w:rsidRPr="00D460E4" w:rsidDel="0078243C">
          <w:rPr>
            <w:rFonts w:ascii="Times New Roman" w:hAnsi="Times New Roman" w:cs="Times New Roman"/>
            <w:sz w:val="22"/>
          </w:rPr>
          <w:delText>In this</w:delText>
        </w:r>
      </w:del>
      <w:del w:id="2045" w:author="Harry" w:date="2020-11-21T00:52:00Z">
        <w:r w:rsidR="00B8292A" w:rsidRPr="00D460E4" w:rsidDel="00871400">
          <w:rPr>
            <w:rFonts w:ascii="Times New Roman" w:hAnsi="Times New Roman" w:cs="Times New Roman"/>
            <w:sz w:val="22"/>
          </w:rPr>
          <w:delText xml:space="preserve"> present</w:delText>
        </w:r>
      </w:del>
      <w:r w:rsidR="00B8292A" w:rsidRPr="00D460E4">
        <w:rPr>
          <w:rFonts w:ascii="Times New Roman" w:hAnsi="Times New Roman" w:cs="Times New Roman"/>
          <w:sz w:val="22"/>
        </w:rPr>
        <w:t xml:space="preserve"> paper, we examine the regional growth impacts of </w:t>
      </w:r>
      <w:del w:id="2046" w:author="Budy Resosudarmo" w:date="2020-10-16T10:47:00Z">
        <w:r w:rsidR="00B8292A" w:rsidRPr="00D460E4" w:rsidDel="00F73CB7">
          <w:rPr>
            <w:rFonts w:ascii="Times New Roman" w:hAnsi="Times New Roman" w:cs="Times New Roman"/>
            <w:sz w:val="22"/>
          </w:rPr>
          <w:delText>Covid</w:delText>
        </w:r>
      </w:del>
      <w:ins w:id="2047" w:author="Budy Resosudarmo" w:date="2020-10-16T10:47:00Z">
        <w:r w:rsidR="00F73CB7" w:rsidRPr="00D460E4">
          <w:rPr>
            <w:rFonts w:ascii="Times New Roman" w:hAnsi="Times New Roman" w:cs="Times New Roman"/>
            <w:sz w:val="22"/>
          </w:rPr>
          <w:t>COVID</w:t>
        </w:r>
      </w:ins>
      <w:r w:rsidR="00B8292A" w:rsidRPr="00D460E4">
        <w:rPr>
          <w:rFonts w:ascii="Times New Roman" w:hAnsi="Times New Roman" w:cs="Times New Roman"/>
          <w:sz w:val="22"/>
        </w:rPr>
        <w:t xml:space="preserve">-19 pandemic by applying spatial regression framework. Basically, spatial analysis is about accounting for spillover effects derived from spatial dependence between regions. Spatial autoregressive models broaden the ordinary linear regression through permitting dependent variables in one area to be affected by dependent variables in neighboring areas, covariates from neighboring areas, and errors from neighboring areas. </w:t>
      </w:r>
      <w:proofErr w:type="spellStart"/>
      <w:r w:rsidR="00B8292A" w:rsidRPr="00D460E4">
        <w:rPr>
          <w:rFonts w:ascii="Times New Roman" w:hAnsi="Times New Roman" w:cs="Times New Roman"/>
          <w:sz w:val="22"/>
        </w:rPr>
        <w:t>Anselin</w:t>
      </w:r>
      <w:proofErr w:type="spellEnd"/>
      <w:r w:rsidR="00B8292A" w:rsidRPr="00D460E4">
        <w:rPr>
          <w:rFonts w:ascii="Times New Roman" w:hAnsi="Times New Roman" w:cs="Times New Roman"/>
          <w:sz w:val="22"/>
        </w:rPr>
        <w:t xml:space="preserve"> (1988) has firstly introduced two common models to recognize spatial dependence through spatial autoregressive models, which are Spatial Lag Model (SLM) and Spatial Error Model (SEM). </w:t>
      </w:r>
      <w:ins w:id="2048" w:author="Harry" w:date="2020-11-28T17:08:00Z">
        <w:r w:rsidR="00AD3CA3">
          <w:rPr>
            <w:rFonts w:ascii="Times New Roman" w:hAnsi="Times New Roman" w:cs="Times New Roman"/>
            <w:sz w:val="22"/>
          </w:rPr>
          <w:t xml:space="preserve">Then, </w:t>
        </w:r>
      </w:ins>
      <w:del w:id="2049" w:author="Harry" w:date="2020-11-28T17:03:00Z">
        <w:r w:rsidR="00B8292A" w:rsidRPr="00D460E4" w:rsidDel="00044F7B">
          <w:rPr>
            <w:rFonts w:ascii="Times New Roman" w:hAnsi="Times New Roman" w:cs="Times New Roman"/>
            <w:sz w:val="22"/>
          </w:rPr>
          <w:delText xml:space="preserve">It commonly consists of spatial lag model and the spatial error model. </w:delText>
        </w:r>
      </w:del>
      <w:proofErr w:type="spellStart"/>
      <w:r w:rsidR="00B8292A" w:rsidRPr="00D460E4">
        <w:rPr>
          <w:rFonts w:ascii="Times New Roman" w:hAnsi="Times New Roman" w:cs="Times New Roman"/>
          <w:sz w:val="22"/>
        </w:rPr>
        <w:t>Fingleton</w:t>
      </w:r>
      <w:proofErr w:type="spellEnd"/>
      <w:r w:rsidR="00B8292A" w:rsidRPr="00D460E4">
        <w:rPr>
          <w:rFonts w:ascii="Times New Roman" w:hAnsi="Times New Roman" w:cs="Times New Roman"/>
          <w:sz w:val="22"/>
        </w:rPr>
        <w:t xml:space="preserve"> and Lopez-</w:t>
      </w:r>
      <w:proofErr w:type="spellStart"/>
      <w:r w:rsidR="00B8292A" w:rsidRPr="00D460E4">
        <w:rPr>
          <w:rFonts w:ascii="Times New Roman" w:hAnsi="Times New Roman" w:cs="Times New Roman"/>
          <w:sz w:val="22"/>
        </w:rPr>
        <w:t>Bazo</w:t>
      </w:r>
      <w:proofErr w:type="spellEnd"/>
      <w:r w:rsidR="00B8292A" w:rsidRPr="00D460E4">
        <w:rPr>
          <w:rFonts w:ascii="Times New Roman" w:hAnsi="Times New Roman" w:cs="Times New Roman"/>
          <w:sz w:val="22"/>
        </w:rPr>
        <w:t xml:space="preserve"> </w:t>
      </w:r>
      <w:del w:id="2050" w:author="Ragdad Cani Miranti" w:date="2020-11-09T19:39:00Z">
        <w:r w:rsidR="00B8292A" w:rsidRPr="00D460E4" w:rsidDel="0014594C">
          <w:rPr>
            <w:rFonts w:ascii="Times New Roman" w:hAnsi="Times New Roman" w:cs="Times New Roman"/>
            <w:sz w:val="22"/>
          </w:rPr>
          <w:delText xml:space="preserve">´ </w:delText>
        </w:r>
      </w:del>
      <w:r w:rsidR="00B8292A" w:rsidRPr="00D460E4">
        <w:rPr>
          <w:rFonts w:ascii="Times New Roman" w:hAnsi="Times New Roman" w:cs="Times New Roman"/>
          <w:sz w:val="22"/>
        </w:rPr>
        <w:t>(2006) also confir</w:t>
      </w:r>
      <w:ins w:id="2051" w:author="Harry" w:date="2020-11-28T17:07:00Z">
        <w:r w:rsidR="00044F7B">
          <w:rPr>
            <w:rFonts w:ascii="Times New Roman" w:hAnsi="Times New Roman" w:cs="Times New Roman"/>
            <w:sz w:val="22"/>
          </w:rPr>
          <w:t>m</w:t>
        </w:r>
      </w:ins>
      <w:del w:id="2052" w:author="Harry" w:date="2020-11-28T17:07:00Z">
        <w:r w:rsidR="00B8292A" w:rsidRPr="00D460E4" w:rsidDel="00044F7B">
          <w:rPr>
            <w:rFonts w:ascii="Times New Roman" w:hAnsi="Times New Roman" w:cs="Times New Roman"/>
            <w:sz w:val="22"/>
          </w:rPr>
          <w:delText>ms</w:delText>
        </w:r>
      </w:del>
      <w:r w:rsidR="00B8292A" w:rsidRPr="00D460E4">
        <w:rPr>
          <w:rFonts w:ascii="Times New Roman" w:hAnsi="Times New Roman" w:cs="Times New Roman"/>
          <w:sz w:val="22"/>
        </w:rPr>
        <w:t xml:space="preserve"> that spatial dependence among growth processes of sub-national level may be caused by two types of features. The first feature is correlated with random shocks, symbolized by spatial error models, coming from neighboring regions and another one is correlated with the growth rates of neighboring regions, symbolized by spatial lag models. </w:t>
      </w:r>
      <w:ins w:id="2053" w:author="Harry" w:date="2020-11-28T17:08:00Z">
        <w:r w:rsidR="00AD3CA3">
          <w:rPr>
            <w:rFonts w:ascii="Times New Roman" w:hAnsi="Times New Roman" w:cs="Times New Roman"/>
            <w:sz w:val="22"/>
          </w:rPr>
          <w:t xml:space="preserve">Similarly, </w:t>
        </w:r>
      </w:ins>
      <w:proofErr w:type="spellStart"/>
      <w:ins w:id="2054" w:author="Ragdad Cani Miranti" w:date="2020-11-09T19:55:00Z">
        <w:r w:rsidR="00D460E4" w:rsidRPr="00D460E4">
          <w:rPr>
            <w:rFonts w:ascii="Times New Roman" w:hAnsi="Times New Roman" w:cs="Times New Roman"/>
            <w:color w:val="000000"/>
            <w:kern w:val="0"/>
            <w:sz w:val="22"/>
            <w:rPrChange w:id="2055" w:author="Ragdad Cani Miranti" w:date="2020-11-09T19:56:00Z">
              <w:rPr>
                <w:rFonts w:ascii="Times New Roman" w:hAnsi="Times New Roman" w:cs="Times New Roman"/>
                <w:color w:val="000000"/>
                <w:kern w:val="0"/>
                <w:szCs w:val="21"/>
              </w:rPr>
            </w:rPrChange>
          </w:rPr>
          <w:t>Le</w:t>
        </w:r>
      </w:ins>
      <w:ins w:id="2056" w:author="Ragdad Cani Miranti" w:date="2020-11-22T22:47:00Z">
        <w:r w:rsidR="00975898">
          <w:rPr>
            <w:rFonts w:ascii="Times New Roman" w:hAnsi="Times New Roman" w:cs="Times New Roman"/>
            <w:color w:val="000000"/>
            <w:kern w:val="0"/>
            <w:sz w:val="22"/>
          </w:rPr>
          <w:t>S</w:t>
        </w:r>
      </w:ins>
      <w:ins w:id="2057" w:author="Ragdad Cani Miranti" w:date="2020-11-09T19:55:00Z">
        <w:r w:rsidR="00D460E4" w:rsidRPr="00D460E4">
          <w:rPr>
            <w:rFonts w:ascii="Times New Roman" w:hAnsi="Times New Roman" w:cs="Times New Roman"/>
            <w:color w:val="000000"/>
            <w:kern w:val="0"/>
            <w:sz w:val="22"/>
            <w:rPrChange w:id="2058" w:author="Ragdad Cani Miranti" w:date="2020-11-09T19:56:00Z">
              <w:rPr>
                <w:rFonts w:ascii="Times New Roman" w:hAnsi="Times New Roman" w:cs="Times New Roman"/>
                <w:color w:val="000000"/>
                <w:kern w:val="0"/>
                <w:szCs w:val="21"/>
              </w:rPr>
            </w:rPrChange>
          </w:rPr>
          <w:t>age</w:t>
        </w:r>
        <w:proofErr w:type="spellEnd"/>
        <w:r w:rsidR="00D460E4" w:rsidRPr="00D460E4">
          <w:rPr>
            <w:rFonts w:ascii="Times New Roman" w:hAnsi="Times New Roman" w:cs="Times New Roman"/>
            <w:color w:val="000000"/>
            <w:kern w:val="0"/>
            <w:sz w:val="22"/>
            <w:rPrChange w:id="2059" w:author="Ragdad Cani Miranti" w:date="2020-11-09T19:56:00Z">
              <w:rPr>
                <w:rFonts w:ascii="Times New Roman" w:hAnsi="Times New Roman" w:cs="Times New Roman"/>
                <w:color w:val="000000"/>
                <w:kern w:val="0"/>
                <w:szCs w:val="21"/>
              </w:rPr>
            </w:rPrChange>
          </w:rPr>
          <w:t xml:space="preserve"> and Fischer </w:t>
        </w:r>
        <w:r w:rsidR="00D460E4" w:rsidRPr="00EA546E">
          <w:rPr>
            <w:rFonts w:ascii="Times New Roman" w:hAnsi="Times New Roman" w:cs="Times New Roman"/>
            <w:color w:val="000000"/>
            <w:kern w:val="0"/>
            <w:szCs w:val="21"/>
          </w:rPr>
          <w:t>(</w:t>
        </w:r>
        <w:r w:rsidR="00D460E4" w:rsidRPr="00EA546E">
          <w:rPr>
            <w:rFonts w:ascii="Times New Roman" w:hAnsi="Times New Roman" w:cs="Times New Roman"/>
            <w:color w:val="000000"/>
            <w:kern w:val="0"/>
            <w:szCs w:val="21"/>
            <w:rPrChange w:id="2060" w:author="Harry" w:date="2020-11-22T13:29:00Z">
              <w:rPr>
                <w:rFonts w:ascii="Times New Roman" w:hAnsi="Times New Roman" w:cs="Times New Roman"/>
                <w:color w:val="000081"/>
                <w:kern w:val="0"/>
                <w:szCs w:val="21"/>
              </w:rPr>
            </w:rPrChange>
          </w:rPr>
          <w:t>2008</w:t>
        </w:r>
        <w:r w:rsidR="00D460E4" w:rsidRPr="00EA546E">
          <w:rPr>
            <w:rFonts w:ascii="Times New Roman" w:hAnsi="Times New Roman" w:cs="Times New Roman"/>
            <w:color w:val="000000"/>
            <w:kern w:val="0"/>
            <w:szCs w:val="21"/>
          </w:rPr>
          <w:t xml:space="preserve">) </w:t>
        </w:r>
      </w:ins>
      <w:ins w:id="2061" w:author="Ragdad Cani Miranti" w:date="2020-11-09T19:56:00Z">
        <w:r w:rsidR="006611A2" w:rsidRPr="00EA546E">
          <w:rPr>
            <w:rFonts w:ascii="Times New Roman" w:hAnsi="Times New Roman" w:cs="Times New Roman"/>
            <w:color w:val="000000"/>
            <w:kern w:val="0"/>
            <w:szCs w:val="21"/>
            <w:rPrChange w:id="2062" w:author="Harry" w:date="2020-11-22T13:29:00Z">
              <w:rPr>
                <w:rFonts w:ascii="Times New Roman" w:hAnsi="Times New Roman" w:cs="Times New Roman"/>
                <w:color w:val="000000"/>
                <w:kern w:val="0"/>
                <w:sz w:val="22"/>
              </w:rPr>
            </w:rPrChange>
          </w:rPr>
          <w:t>al</w:t>
        </w:r>
        <w:r w:rsidR="006611A2">
          <w:rPr>
            <w:rFonts w:ascii="Times New Roman" w:hAnsi="Times New Roman" w:cs="Times New Roman"/>
            <w:color w:val="000000"/>
            <w:kern w:val="0"/>
            <w:sz w:val="22"/>
          </w:rPr>
          <w:t>so concern</w:t>
        </w:r>
        <w:del w:id="2063" w:author="Harry" w:date="2020-11-28T17:07:00Z">
          <w:r w:rsidR="006611A2" w:rsidDel="00044F7B">
            <w:rPr>
              <w:rFonts w:ascii="Times New Roman" w:hAnsi="Times New Roman" w:cs="Times New Roman"/>
              <w:color w:val="000000"/>
              <w:kern w:val="0"/>
              <w:sz w:val="22"/>
            </w:rPr>
            <w:delText>ed</w:delText>
          </w:r>
        </w:del>
        <w:r w:rsidR="006611A2">
          <w:rPr>
            <w:rFonts w:ascii="Times New Roman" w:hAnsi="Times New Roman" w:cs="Times New Roman"/>
            <w:color w:val="000000"/>
            <w:kern w:val="0"/>
            <w:sz w:val="22"/>
          </w:rPr>
          <w:t xml:space="preserve"> </w:t>
        </w:r>
      </w:ins>
      <w:ins w:id="2064" w:author="Ragdad Cani Miranti" w:date="2020-11-09T19:55:00Z">
        <w:r w:rsidR="00D460E4" w:rsidRPr="00D460E4">
          <w:rPr>
            <w:rFonts w:ascii="Times New Roman" w:hAnsi="Times New Roman" w:cs="Times New Roman"/>
            <w:color w:val="000000"/>
            <w:kern w:val="0"/>
            <w:sz w:val="22"/>
            <w:rPrChange w:id="2065" w:author="Ragdad Cani Miranti" w:date="2020-11-09T19:56:00Z">
              <w:rPr>
                <w:rFonts w:ascii="Times New Roman" w:hAnsi="Times New Roman" w:cs="Times New Roman"/>
                <w:color w:val="000000"/>
                <w:kern w:val="0"/>
                <w:szCs w:val="21"/>
              </w:rPr>
            </w:rPrChange>
          </w:rPr>
          <w:t>attention to the</w:t>
        </w:r>
      </w:ins>
      <w:ins w:id="2066" w:author="Ragdad Cani Miranti" w:date="2020-11-09T19:56:00Z">
        <w:r w:rsidR="006611A2">
          <w:rPr>
            <w:rFonts w:ascii="Times New Roman" w:hAnsi="Times New Roman" w:cs="Times New Roman"/>
            <w:color w:val="000000"/>
            <w:kern w:val="0"/>
            <w:sz w:val="22"/>
          </w:rPr>
          <w:t xml:space="preserve"> issue </w:t>
        </w:r>
      </w:ins>
      <w:ins w:id="2067" w:author="Ragdad Cani Miranti" w:date="2020-11-09T19:55:00Z">
        <w:r w:rsidR="00D460E4" w:rsidRPr="00D460E4">
          <w:rPr>
            <w:rFonts w:ascii="Times New Roman" w:hAnsi="Times New Roman" w:cs="Times New Roman"/>
            <w:color w:val="000000"/>
            <w:kern w:val="0"/>
            <w:sz w:val="22"/>
            <w:rPrChange w:id="2068" w:author="Ragdad Cani Miranti" w:date="2020-11-09T19:56:00Z">
              <w:rPr>
                <w:rFonts w:ascii="Times New Roman" w:hAnsi="Times New Roman" w:cs="Times New Roman"/>
                <w:color w:val="000000"/>
                <w:kern w:val="0"/>
                <w:szCs w:val="21"/>
              </w:rPr>
            </w:rPrChange>
          </w:rPr>
          <w:t xml:space="preserve">of spatial dependence in growth regressions. </w:t>
        </w:r>
      </w:ins>
      <w:ins w:id="2069" w:author="Ragdad Cani Miranti" w:date="2020-11-09T19:57:00Z">
        <w:r w:rsidR="006611A2">
          <w:rPr>
            <w:rFonts w:ascii="Times New Roman" w:hAnsi="Times New Roman" w:cs="Times New Roman"/>
            <w:color w:val="000000"/>
            <w:kern w:val="0"/>
            <w:sz w:val="22"/>
          </w:rPr>
          <w:t>The issue</w:t>
        </w:r>
      </w:ins>
      <w:ins w:id="2070" w:author="Ragdad Cani Miranti" w:date="2020-11-09T19:55:00Z">
        <w:r w:rsidR="00D460E4" w:rsidRPr="00D460E4">
          <w:rPr>
            <w:rFonts w:ascii="Times New Roman" w:hAnsi="Times New Roman" w:cs="Times New Roman"/>
            <w:color w:val="000000"/>
            <w:kern w:val="0"/>
            <w:sz w:val="22"/>
            <w:rPrChange w:id="2071" w:author="Ragdad Cani Miranti" w:date="2020-11-09T19:56:00Z">
              <w:rPr>
                <w:rFonts w:ascii="Times New Roman" w:hAnsi="Times New Roman" w:cs="Times New Roman"/>
                <w:color w:val="000000"/>
                <w:kern w:val="0"/>
                <w:szCs w:val="21"/>
              </w:rPr>
            </w:rPrChange>
          </w:rPr>
          <w:t xml:space="preserve"> may </w:t>
        </w:r>
      </w:ins>
      <w:ins w:id="2072" w:author="Ragdad Cani Miranti" w:date="2020-11-09T19:57:00Z">
        <w:r w:rsidR="006611A2">
          <w:rPr>
            <w:rFonts w:ascii="Times New Roman" w:hAnsi="Times New Roman" w:cs="Times New Roman"/>
            <w:color w:val="000000"/>
            <w:kern w:val="0"/>
            <w:sz w:val="22"/>
          </w:rPr>
          <w:t xml:space="preserve">come </w:t>
        </w:r>
      </w:ins>
      <w:ins w:id="2073" w:author="Ragdad Cani Miranti" w:date="2020-11-09T19:55:00Z">
        <w:r w:rsidR="00D460E4" w:rsidRPr="00D460E4">
          <w:rPr>
            <w:rFonts w:ascii="Times New Roman" w:hAnsi="Times New Roman" w:cs="Times New Roman"/>
            <w:color w:val="000000"/>
            <w:kern w:val="0"/>
            <w:sz w:val="22"/>
            <w:rPrChange w:id="2074" w:author="Ragdad Cani Miranti" w:date="2020-11-09T19:56:00Z">
              <w:rPr>
                <w:rFonts w:ascii="Times New Roman" w:hAnsi="Times New Roman" w:cs="Times New Roman"/>
                <w:color w:val="000000"/>
                <w:kern w:val="0"/>
                <w:szCs w:val="21"/>
              </w:rPr>
            </w:rPrChange>
          </w:rPr>
          <w:t>due to pecuniary externalities from neighbo</w:t>
        </w:r>
        <w:del w:id="2075" w:author="Harry" w:date="2020-11-21T23:10:00Z">
          <w:r w:rsidR="00D460E4" w:rsidRPr="00D460E4" w:rsidDel="007F2667">
            <w:rPr>
              <w:rFonts w:ascii="Times New Roman" w:hAnsi="Times New Roman" w:cs="Times New Roman"/>
              <w:color w:val="000000"/>
              <w:kern w:val="0"/>
              <w:sz w:val="22"/>
              <w:rPrChange w:id="2076" w:author="Ragdad Cani Miranti" w:date="2020-11-09T19:56:00Z">
                <w:rPr>
                  <w:rFonts w:ascii="Times New Roman" w:hAnsi="Times New Roman" w:cs="Times New Roman"/>
                  <w:color w:val="000000"/>
                  <w:kern w:val="0"/>
                  <w:szCs w:val="21"/>
                </w:rPr>
              </w:rPrChange>
            </w:rPr>
            <w:delText>u</w:delText>
          </w:r>
        </w:del>
        <w:r w:rsidR="00D460E4" w:rsidRPr="00D460E4">
          <w:rPr>
            <w:rFonts w:ascii="Times New Roman" w:hAnsi="Times New Roman" w:cs="Times New Roman"/>
            <w:color w:val="000000"/>
            <w:kern w:val="0"/>
            <w:sz w:val="22"/>
            <w:rPrChange w:id="2077" w:author="Ragdad Cani Miranti" w:date="2020-11-09T19:56:00Z">
              <w:rPr>
                <w:rFonts w:ascii="Times New Roman" w:hAnsi="Times New Roman" w:cs="Times New Roman"/>
                <w:color w:val="000000"/>
                <w:kern w:val="0"/>
                <w:szCs w:val="21"/>
              </w:rPr>
            </w:rPrChange>
          </w:rPr>
          <w:t>ring regions (captured by spatial lag) or spatial</w:t>
        </w:r>
      </w:ins>
      <w:ins w:id="2078" w:author="Ragdad Cani Miranti" w:date="2020-11-09T19:56:00Z">
        <w:r w:rsidR="00D460E4" w:rsidRPr="00D460E4">
          <w:rPr>
            <w:rFonts w:ascii="Times New Roman" w:hAnsi="Times New Roman" w:cs="Times New Roman"/>
            <w:color w:val="000000"/>
            <w:kern w:val="0"/>
            <w:sz w:val="22"/>
            <w:rPrChange w:id="2079" w:author="Ragdad Cani Miranti" w:date="2020-11-09T19:56:00Z">
              <w:rPr>
                <w:rFonts w:ascii="Times New Roman" w:hAnsi="Times New Roman" w:cs="Times New Roman"/>
                <w:color w:val="000000"/>
                <w:kern w:val="0"/>
                <w:szCs w:val="21"/>
              </w:rPr>
            </w:rPrChange>
          </w:rPr>
          <w:t xml:space="preserve"> </w:t>
        </w:r>
      </w:ins>
      <w:ins w:id="2080" w:author="Ragdad Cani Miranti" w:date="2020-11-09T19:55:00Z">
        <w:r w:rsidR="00D460E4" w:rsidRPr="00D460E4">
          <w:rPr>
            <w:rFonts w:ascii="Times New Roman" w:hAnsi="Times New Roman" w:cs="Times New Roman"/>
            <w:color w:val="000000"/>
            <w:kern w:val="0"/>
            <w:sz w:val="22"/>
            <w:rPrChange w:id="2081" w:author="Ragdad Cani Miranti" w:date="2020-11-09T19:56:00Z">
              <w:rPr>
                <w:rFonts w:ascii="Times New Roman" w:hAnsi="Times New Roman" w:cs="Times New Roman"/>
                <w:color w:val="000000"/>
                <w:kern w:val="0"/>
                <w:szCs w:val="21"/>
              </w:rPr>
            </w:rPrChange>
          </w:rPr>
          <w:t xml:space="preserve">autocorrelation among regression </w:t>
        </w:r>
      </w:ins>
      <w:ins w:id="2082" w:author="Ragdad Cani Miranti" w:date="2020-11-09T19:58:00Z">
        <w:r w:rsidR="006611A2">
          <w:rPr>
            <w:rFonts w:ascii="Times New Roman" w:hAnsi="Times New Roman" w:cs="Times New Roman"/>
            <w:color w:val="000000"/>
            <w:kern w:val="0"/>
            <w:sz w:val="22"/>
          </w:rPr>
          <w:t>residuals</w:t>
        </w:r>
      </w:ins>
      <w:ins w:id="2083" w:author="Ragdad Cani Miranti" w:date="2020-11-09T19:55:00Z">
        <w:r w:rsidR="00D460E4" w:rsidRPr="00D460E4">
          <w:rPr>
            <w:rFonts w:ascii="Times New Roman" w:hAnsi="Times New Roman" w:cs="Times New Roman"/>
            <w:color w:val="000000"/>
            <w:kern w:val="0"/>
            <w:sz w:val="22"/>
            <w:rPrChange w:id="2084" w:author="Ragdad Cani Miranti" w:date="2020-11-09T19:56:00Z">
              <w:rPr>
                <w:rFonts w:ascii="Times New Roman" w:hAnsi="Times New Roman" w:cs="Times New Roman"/>
                <w:color w:val="000000"/>
                <w:kern w:val="0"/>
                <w:szCs w:val="21"/>
              </w:rPr>
            </w:rPrChange>
          </w:rPr>
          <w:t xml:space="preserve"> (captured by spatial errors). If </w:t>
        </w:r>
      </w:ins>
      <w:ins w:id="2085" w:author="Ragdad Cani Miranti" w:date="2020-11-09T19:59:00Z">
        <w:r w:rsidR="006611A2">
          <w:rPr>
            <w:rFonts w:ascii="Times New Roman" w:hAnsi="Times New Roman" w:cs="Times New Roman"/>
            <w:color w:val="000000"/>
            <w:kern w:val="0"/>
            <w:sz w:val="22"/>
          </w:rPr>
          <w:t>this issue is uncovered</w:t>
        </w:r>
      </w:ins>
      <w:ins w:id="2086" w:author="Ragdad Cani Miranti" w:date="2020-11-09T19:55:00Z">
        <w:r w:rsidR="00D460E4" w:rsidRPr="00D460E4">
          <w:rPr>
            <w:rFonts w:ascii="Times New Roman" w:hAnsi="Times New Roman" w:cs="Times New Roman"/>
            <w:color w:val="000000"/>
            <w:kern w:val="0"/>
            <w:sz w:val="22"/>
            <w:rPrChange w:id="2087" w:author="Ragdad Cani Miranti" w:date="2020-11-09T19:56:00Z">
              <w:rPr>
                <w:rFonts w:ascii="Times New Roman" w:hAnsi="Times New Roman" w:cs="Times New Roman"/>
                <w:color w:val="000000"/>
                <w:kern w:val="0"/>
                <w:szCs w:val="21"/>
              </w:rPr>
            </w:rPrChange>
          </w:rPr>
          <w:t>,</w:t>
        </w:r>
      </w:ins>
      <w:ins w:id="2088" w:author="Ragdad Cani Miranti" w:date="2020-11-09T19:56:00Z">
        <w:r w:rsidR="00D460E4" w:rsidRPr="00D460E4">
          <w:rPr>
            <w:rFonts w:ascii="Times New Roman" w:hAnsi="Times New Roman" w:cs="Times New Roman"/>
            <w:color w:val="000000"/>
            <w:kern w:val="0"/>
            <w:sz w:val="22"/>
            <w:rPrChange w:id="2089" w:author="Ragdad Cani Miranti" w:date="2020-11-09T19:56:00Z">
              <w:rPr>
                <w:rFonts w:ascii="Times New Roman" w:hAnsi="Times New Roman" w:cs="Times New Roman"/>
                <w:color w:val="000000"/>
                <w:kern w:val="0"/>
                <w:szCs w:val="21"/>
              </w:rPr>
            </w:rPrChange>
          </w:rPr>
          <w:t xml:space="preserve"> </w:t>
        </w:r>
      </w:ins>
      <w:ins w:id="2090" w:author="Ragdad Cani Miranti" w:date="2020-11-09T19:59:00Z">
        <w:r w:rsidR="006611A2">
          <w:rPr>
            <w:rFonts w:ascii="Times New Roman" w:hAnsi="Times New Roman" w:cs="Times New Roman"/>
            <w:color w:val="000000"/>
            <w:kern w:val="0"/>
            <w:sz w:val="22"/>
          </w:rPr>
          <w:t>it will</w:t>
        </w:r>
      </w:ins>
      <w:ins w:id="2091" w:author="Ragdad Cani Miranti" w:date="2020-11-09T19:55:00Z">
        <w:r w:rsidR="00D460E4" w:rsidRPr="00D460E4">
          <w:rPr>
            <w:rFonts w:ascii="Times New Roman" w:hAnsi="Times New Roman" w:cs="Times New Roman"/>
            <w:color w:val="000000"/>
            <w:kern w:val="0"/>
            <w:sz w:val="22"/>
            <w:rPrChange w:id="2092" w:author="Ragdad Cani Miranti" w:date="2020-11-09T19:56:00Z">
              <w:rPr>
                <w:rFonts w:ascii="Times New Roman" w:hAnsi="Times New Roman" w:cs="Times New Roman"/>
                <w:color w:val="000000"/>
                <w:kern w:val="0"/>
                <w:szCs w:val="21"/>
              </w:rPr>
            </w:rPrChange>
          </w:rPr>
          <w:t xml:space="preserve"> lead to </w:t>
        </w:r>
      </w:ins>
      <w:ins w:id="2093" w:author="Ragdad Cani Miranti" w:date="2020-11-09T19:59:00Z">
        <w:r w:rsidR="006611A2">
          <w:rPr>
            <w:rFonts w:ascii="Times New Roman" w:hAnsi="Times New Roman" w:cs="Times New Roman"/>
            <w:color w:val="000000"/>
            <w:kern w:val="0"/>
            <w:sz w:val="22"/>
          </w:rPr>
          <w:t>inconsistent and bias</w:t>
        </w:r>
      </w:ins>
      <w:ins w:id="2094" w:author="Ragdad Cani Miranti" w:date="2020-11-09T19:55:00Z">
        <w:r w:rsidR="00D460E4" w:rsidRPr="00D460E4">
          <w:rPr>
            <w:rFonts w:ascii="Times New Roman" w:hAnsi="Times New Roman" w:cs="Times New Roman"/>
            <w:color w:val="000000"/>
            <w:kern w:val="0"/>
            <w:sz w:val="22"/>
            <w:rPrChange w:id="2095" w:author="Ragdad Cani Miranti" w:date="2020-11-09T19:56:00Z">
              <w:rPr>
                <w:rFonts w:ascii="Times New Roman" w:hAnsi="Times New Roman" w:cs="Times New Roman"/>
                <w:color w:val="000000"/>
                <w:kern w:val="0"/>
                <w:szCs w:val="21"/>
              </w:rPr>
            </w:rPrChange>
          </w:rPr>
          <w:t xml:space="preserve"> estimat</w:t>
        </w:r>
      </w:ins>
      <w:ins w:id="2096" w:author="Ragdad Cani Miranti" w:date="2020-11-09T19:59:00Z">
        <w:r w:rsidR="006611A2">
          <w:rPr>
            <w:rFonts w:ascii="Times New Roman" w:hAnsi="Times New Roman" w:cs="Times New Roman"/>
            <w:color w:val="000000"/>
            <w:kern w:val="0"/>
            <w:sz w:val="22"/>
          </w:rPr>
          <w:t>ion</w:t>
        </w:r>
      </w:ins>
      <w:ins w:id="2097" w:author="Ragdad Cani Miranti" w:date="2020-11-09T19:55:00Z">
        <w:r w:rsidR="00D460E4" w:rsidRPr="00D460E4">
          <w:rPr>
            <w:rFonts w:ascii="Times New Roman" w:hAnsi="Times New Roman" w:cs="Times New Roman"/>
            <w:color w:val="000000"/>
            <w:kern w:val="0"/>
            <w:sz w:val="22"/>
            <w:rPrChange w:id="2098" w:author="Ragdad Cani Miranti" w:date="2020-11-09T19:56:00Z">
              <w:rPr>
                <w:rFonts w:ascii="Times New Roman" w:hAnsi="Times New Roman" w:cs="Times New Roman"/>
                <w:color w:val="000000"/>
                <w:kern w:val="0"/>
                <w:szCs w:val="21"/>
              </w:rPr>
            </w:rPrChange>
          </w:rPr>
          <w:t xml:space="preserve"> because correlation</w:t>
        </w:r>
      </w:ins>
      <w:ins w:id="2099" w:author="Ragdad Cani Miranti" w:date="2020-11-09T19:56:00Z">
        <w:r w:rsidR="00D460E4" w:rsidRPr="00D460E4">
          <w:rPr>
            <w:rFonts w:ascii="Times New Roman" w:hAnsi="Times New Roman" w:cs="Times New Roman"/>
            <w:color w:val="000000"/>
            <w:kern w:val="0"/>
            <w:sz w:val="22"/>
            <w:rPrChange w:id="2100" w:author="Ragdad Cani Miranti" w:date="2020-11-09T19:56:00Z">
              <w:rPr>
                <w:rFonts w:ascii="Times New Roman" w:hAnsi="Times New Roman" w:cs="Times New Roman"/>
                <w:color w:val="000000"/>
                <w:kern w:val="0"/>
                <w:szCs w:val="21"/>
              </w:rPr>
            </w:rPrChange>
          </w:rPr>
          <w:t xml:space="preserve"> </w:t>
        </w:r>
      </w:ins>
      <w:ins w:id="2101" w:author="Ragdad Cani Miranti" w:date="2020-11-09T19:55:00Z">
        <w:r w:rsidR="00D460E4" w:rsidRPr="00D460E4">
          <w:rPr>
            <w:rFonts w:ascii="Times New Roman" w:hAnsi="Times New Roman" w:cs="Times New Roman"/>
            <w:color w:val="000000"/>
            <w:kern w:val="0"/>
            <w:sz w:val="22"/>
            <w:rPrChange w:id="2102" w:author="Ragdad Cani Miranti" w:date="2020-11-09T19:56:00Z">
              <w:rPr>
                <w:rFonts w:ascii="Times New Roman" w:hAnsi="Times New Roman" w:cs="Times New Roman"/>
                <w:color w:val="000000"/>
                <w:kern w:val="0"/>
                <w:szCs w:val="21"/>
              </w:rPr>
            </w:rPrChange>
          </w:rPr>
          <w:t xml:space="preserve">between spatially lagged dependent variable </w:t>
        </w:r>
      </w:ins>
      <w:ins w:id="2103" w:author="Ragdad Cani Miranti" w:date="2020-11-09T20:00:00Z">
        <w:r w:rsidR="00185581">
          <w:rPr>
            <w:rFonts w:ascii="Times New Roman" w:hAnsi="Times New Roman" w:cs="Times New Roman"/>
            <w:color w:val="000000"/>
            <w:kern w:val="0"/>
            <w:sz w:val="22"/>
          </w:rPr>
          <w:t>ends up</w:t>
        </w:r>
      </w:ins>
      <w:ins w:id="2104" w:author="Ragdad Cani Miranti" w:date="2020-11-09T19:55:00Z">
        <w:r w:rsidR="00D460E4" w:rsidRPr="00D460E4">
          <w:rPr>
            <w:rFonts w:ascii="Times New Roman" w:hAnsi="Times New Roman" w:cs="Times New Roman"/>
            <w:color w:val="000000"/>
            <w:kern w:val="0"/>
            <w:sz w:val="22"/>
            <w:rPrChange w:id="2105" w:author="Ragdad Cani Miranti" w:date="2020-11-09T19:56:00Z">
              <w:rPr>
                <w:rFonts w:ascii="Times New Roman" w:hAnsi="Times New Roman" w:cs="Times New Roman"/>
                <w:color w:val="000000"/>
                <w:kern w:val="0"/>
                <w:szCs w:val="21"/>
              </w:rPr>
            </w:rPrChange>
          </w:rPr>
          <w:t xml:space="preserve"> in mod</w:t>
        </w:r>
      </w:ins>
      <w:ins w:id="2106" w:author="Ragdad Cani Miranti" w:date="2020-11-09T20:00:00Z">
        <w:r w:rsidR="00185581">
          <w:rPr>
            <w:rFonts w:ascii="Times New Roman" w:hAnsi="Times New Roman" w:cs="Times New Roman"/>
            <w:color w:val="000000"/>
            <w:kern w:val="0"/>
            <w:sz w:val="22"/>
          </w:rPr>
          <w:t>el</w:t>
        </w:r>
      </w:ins>
      <w:ins w:id="2107" w:author="Ragdad Cani Miranti" w:date="2020-11-09T19:56:00Z">
        <w:r w:rsidR="00D460E4" w:rsidRPr="00D460E4">
          <w:rPr>
            <w:rFonts w:ascii="Times New Roman" w:hAnsi="Times New Roman" w:cs="Times New Roman"/>
            <w:color w:val="000000"/>
            <w:kern w:val="0"/>
            <w:sz w:val="22"/>
            <w:rPrChange w:id="2108" w:author="Ragdad Cani Miranti" w:date="2020-11-09T19:56:00Z">
              <w:rPr>
                <w:rFonts w:ascii="Times New Roman" w:hAnsi="Times New Roman" w:cs="Times New Roman"/>
                <w:color w:val="000000"/>
                <w:kern w:val="0"/>
                <w:szCs w:val="21"/>
              </w:rPr>
            </w:rPrChange>
          </w:rPr>
          <w:t xml:space="preserve"> </w:t>
        </w:r>
      </w:ins>
      <w:ins w:id="2109" w:author="Ragdad Cani Miranti" w:date="2020-11-09T20:00:00Z">
        <w:r w:rsidR="00185581">
          <w:rPr>
            <w:rFonts w:ascii="Times New Roman" w:hAnsi="Times New Roman" w:cs="Times New Roman"/>
            <w:color w:val="000000"/>
            <w:kern w:val="0"/>
            <w:sz w:val="22"/>
          </w:rPr>
          <w:t>generating</w:t>
        </w:r>
      </w:ins>
      <w:ins w:id="2110" w:author="Ragdad Cani Miranti" w:date="2020-11-09T19:55:00Z">
        <w:r w:rsidR="00D460E4" w:rsidRPr="00D460E4">
          <w:rPr>
            <w:rFonts w:ascii="Times New Roman" w:hAnsi="Times New Roman" w:cs="Times New Roman"/>
            <w:color w:val="000000"/>
            <w:kern w:val="0"/>
            <w:sz w:val="22"/>
            <w:rPrChange w:id="2111" w:author="Ragdad Cani Miranti" w:date="2020-11-09T19:56:00Z">
              <w:rPr>
                <w:rFonts w:ascii="Times New Roman" w:hAnsi="Times New Roman" w:cs="Times New Roman"/>
                <w:color w:val="000000"/>
                <w:kern w:val="0"/>
                <w:szCs w:val="21"/>
              </w:rPr>
            </w:rPrChange>
          </w:rPr>
          <w:t xml:space="preserve"> parameter estimates </w:t>
        </w:r>
      </w:ins>
      <w:ins w:id="2112" w:author="Ragdad Cani Miranti" w:date="2020-11-09T20:00:00Z">
        <w:r w:rsidR="00185581">
          <w:rPr>
            <w:rFonts w:ascii="Times New Roman" w:hAnsi="Times New Roman" w:cs="Times New Roman"/>
            <w:color w:val="000000"/>
            <w:kern w:val="0"/>
            <w:sz w:val="22"/>
          </w:rPr>
          <w:t>smaller or larger</w:t>
        </w:r>
      </w:ins>
      <w:ins w:id="2113" w:author="Ragdad Cani Miranti" w:date="2020-11-09T19:55:00Z">
        <w:r w:rsidR="00D460E4" w:rsidRPr="00D460E4">
          <w:rPr>
            <w:rFonts w:ascii="Times New Roman" w:hAnsi="Times New Roman" w:cs="Times New Roman"/>
            <w:color w:val="000000"/>
            <w:kern w:val="0"/>
            <w:sz w:val="22"/>
            <w:rPrChange w:id="2114" w:author="Ragdad Cani Miranti" w:date="2020-11-09T19:56:00Z">
              <w:rPr>
                <w:rFonts w:ascii="Times New Roman" w:hAnsi="Times New Roman" w:cs="Times New Roman"/>
                <w:color w:val="000000"/>
                <w:kern w:val="0"/>
                <w:szCs w:val="21"/>
              </w:rPr>
            </w:rPrChange>
          </w:rPr>
          <w:t xml:space="preserve"> than the true model</w:t>
        </w:r>
      </w:ins>
      <w:ins w:id="2115" w:author="Ragdad Cani Miranti" w:date="2020-11-09T20:01:00Z">
        <w:r w:rsidR="00185581">
          <w:rPr>
            <w:rFonts w:ascii="Times New Roman" w:hAnsi="Times New Roman" w:cs="Times New Roman"/>
            <w:color w:val="000000"/>
            <w:kern w:val="0"/>
            <w:sz w:val="22"/>
          </w:rPr>
          <w:t>.</w:t>
        </w:r>
      </w:ins>
    </w:p>
    <w:p w14:paraId="25686FCB" w14:textId="5244DF0C" w:rsidR="00B8292A" w:rsidRPr="00D460E4" w:rsidDel="00157C24" w:rsidRDefault="00B8292A">
      <w:pPr>
        <w:ind w:firstLine="426"/>
        <w:rPr>
          <w:del w:id="2116" w:author="Ragdad Cani Miranti" w:date="2020-11-02T16:54:00Z"/>
          <w:rFonts w:ascii="Times New Roman" w:hAnsi="Times New Roman" w:cs="Times New Roman"/>
          <w:sz w:val="22"/>
        </w:rPr>
      </w:pPr>
      <w:commentRangeStart w:id="2117"/>
      <w:del w:id="2118" w:author="Ragdad Cani Miranti" w:date="2020-11-02T16:54:00Z">
        <w:r w:rsidRPr="00D460E4" w:rsidDel="00157C24">
          <w:rPr>
            <w:rFonts w:ascii="Times New Roman" w:hAnsi="Times New Roman" w:cs="Times New Roman"/>
            <w:sz w:val="22"/>
          </w:rPr>
          <w:delText>Taking standard linear regression as the starting point, we define the formula OLS linear regression as follows: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1"/>
        <w:gridCol w:w="1065"/>
      </w:tblGrid>
      <w:tr w:rsidR="00B8292A" w:rsidRPr="00D460E4" w:rsidDel="00157C24" w14:paraId="42DF36FF" w14:textId="361FA888" w:rsidTr="00B8292A">
        <w:trPr>
          <w:del w:id="2119" w:author="Ragdad Cani Miranti" w:date="2020-11-02T16:54:00Z"/>
        </w:trPr>
        <w:tc>
          <w:tcPr>
            <w:tcW w:w="8075" w:type="dxa"/>
          </w:tcPr>
          <w:p w14:paraId="21130299" w14:textId="7890BF57" w:rsidR="00B8292A" w:rsidRPr="00D460E4" w:rsidDel="00157C24" w:rsidRDefault="003C1809">
            <w:pPr>
              <w:rPr>
                <w:del w:id="2120" w:author="Ragdad Cani Miranti" w:date="2020-11-02T16:54:00Z"/>
                <w:rFonts w:ascii="Times New Roman" w:hAnsi="Times New Roman" w:cs="Times New Roman"/>
                <w:sz w:val="22"/>
              </w:rPr>
            </w:pPr>
            <m:oMathPara>
              <m:oMath>
                <m:func>
                  <m:funcPr>
                    <m:ctrlPr>
                      <w:del w:id="2121" w:author="Ragdad Cani Miranti" w:date="2020-11-02T16:54:00Z">
                        <w:rPr>
                          <w:rFonts w:ascii="Cambria Math" w:hAnsi="Cambria Math" w:cs="Times New Roman"/>
                          <w:i/>
                          <w:sz w:val="22"/>
                        </w:rPr>
                      </w:del>
                    </m:ctrlPr>
                  </m:funcPr>
                  <m:fName>
                    <m:r>
                      <w:del w:id="2122" w:author="Ragdad Cani Miranti" w:date="2020-11-02T16:54:00Z">
                        <m:rPr>
                          <m:sty m:val="p"/>
                        </m:rPr>
                        <w:rPr>
                          <w:rFonts w:ascii="Cambria Math" w:hAnsi="Cambria Math" w:cs="Times New Roman"/>
                          <w:sz w:val="22"/>
                        </w:rPr>
                        <m:t>log</m:t>
                      </w:del>
                    </m:r>
                    <m:ctrlPr>
                      <w:del w:id="2123" w:author="Ragdad Cani Miranti" w:date="2020-11-02T16:54:00Z">
                        <w:rPr>
                          <w:rFonts w:ascii="Cambria Math" w:hAnsi="Cambria Math" w:cs="Times New Roman"/>
                          <w:sz w:val="22"/>
                        </w:rPr>
                      </w:del>
                    </m:ctrlPr>
                  </m:fName>
                  <m:e>
                    <m:d>
                      <m:dPr>
                        <m:ctrlPr>
                          <w:ins w:id="2124" w:author="Budy Resosudarmo" w:date="2020-10-17T16:13:00Z">
                            <w:del w:id="2125" w:author="Ragdad Cani Miranti" w:date="2020-11-02T16:54:00Z">
                              <w:rPr>
                                <w:rFonts w:ascii="Cambria Math" w:hAnsi="Cambria Math" w:cs="Times New Roman"/>
                                <w:sz w:val="22"/>
                              </w:rPr>
                            </w:del>
                          </w:ins>
                        </m:ctrlPr>
                      </m:dPr>
                      <m:e>
                        <m:f>
                          <m:fPr>
                            <m:ctrlPr>
                              <w:ins w:id="2126" w:author="Budy Resosudarmo" w:date="2020-10-17T16:13:00Z">
                                <w:del w:id="2127" w:author="Ragdad Cani Miranti" w:date="2020-11-02T16:54:00Z">
                                  <w:rPr>
                                    <w:rFonts w:ascii="Cambria Math" w:hAnsi="Cambria Math" w:cs="Times New Roman"/>
                                    <w:sz w:val="22"/>
                                  </w:rPr>
                                </w:del>
                              </w:ins>
                            </m:ctrlPr>
                          </m:fPr>
                          <m:num>
                            <m:sSub>
                              <m:sSubPr>
                                <m:ctrlPr>
                                  <w:ins w:id="2128" w:author="Budy Resosudarmo" w:date="2020-10-17T16:13:00Z">
                                    <w:del w:id="2129" w:author="Ragdad Cani Miranti" w:date="2020-11-02T16:54:00Z">
                                      <w:rPr>
                                        <w:rFonts w:ascii="Cambria Math" w:hAnsi="Cambria Math" w:cs="Times New Roman"/>
                                        <w:sz w:val="22"/>
                                      </w:rPr>
                                    </w:del>
                                  </w:ins>
                                </m:ctrlPr>
                              </m:sSubPr>
                              <m:e>
                                <m:r>
                                  <w:del w:id="2130" w:author="Ragdad Cani Miranti" w:date="2020-11-02T16:53:00Z">
                                    <w:rPr>
                                      <w:rFonts w:ascii="Cambria Math" w:hAnsi="Cambria Math" w:cs="Times New Roman"/>
                                      <w:sz w:val="22"/>
                                    </w:rPr>
                                    <m:t>g</m:t>
                                  </w:del>
                                </m:r>
                              </m:e>
                              <m:sub>
                                <m:r>
                                  <w:del w:id="2131" w:author="Ragdad Cani Miranti" w:date="2020-11-02T16:54:00Z">
                                    <w:rPr>
                                      <w:rFonts w:ascii="Cambria Math" w:hAnsi="Cambria Math" w:cs="Times New Roman"/>
                                      <w:sz w:val="22"/>
                                    </w:rPr>
                                    <m:t>it</m:t>
                                  </w:del>
                                </m:r>
                              </m:sub>
                            </m:sSub>
                          </m:num>
                          <m:den>
                            <m:sSub>
                              <m:sSubPr>
                                <m:ctrlPr>
                                  <w:ins w:id="2132" w:author="Budy Resosudarmo" w:date="2020-10-17T16:13:00Z">
                                    <w:del w:id="2133" w:author="Ragdad Cani Miranti" w:date="2020-11-02T16:54:00Z">
                                      <w:rPr>
                                        <w:rFonts w:ascii="Cambria Math" w:hAnsi="Cambria Math" w:cs="Times New Roman"/>
                                        <w:sz w:val="22"/>
                                      </w:rPr>
                                    </w:del>
                                  </w:ins>
                                </m:ctrlPr>
                              </m:sSubPr>
                              <m:e>
                                <m:r>
                                  <w:del w:id="2134" w:author="Ragdad Cani Miranti" w:date="2020-11-02T16:53:00Z">
                                    <w:rPr>
                                      <w:rFonts w:ascii="Cambria Math" w:hAnsi="Cambria Math" w:cs="Times New Roman"/>
                                      <w:sz w:val="22"/>
                                    </w:rPr>
                                    <m:t>g</m:t>
                                  </w:del>
                                </m:r>
                              </m:e>
                              <m:sub>
                                <m:r>
                                  <w:del w:id="2135" w:author="Ragdad Cani Miranti" w:date="2020-11-02T16:54:00Z">
                                    <w:rPr>
                                      <w:rFonts w:ascii="Cambria Math" w:hAnsi="Cambria Math" w:cs="Times New Roman"/>
                                      <w:sz w:val="22"/>
                                    </w:rPr>
                                    <m:t>i0</m:t>
                                  </w:del>
                                </m:r>
                              </m:sub>
                            </m:sSub>
                          </m:den>
                        </m:f>
                      </m:e>
                    </m:d>
                  </m:e>
                </m:func>
                <m:r>
                  <w:del w:id="2136" w:author="Ragdad Cani Miranti" w:date="2020-11-02T16:54:00Z">
                    <w:rPr>
                      <w:rFonts w:ascii="Cambria Math" w:hAnsi="Cambria Math" w:cs="Times New Roman"/>
                      <w:sz w:val="22"/>
                    </w:rPr>
                    <m:t>=γ+β</m:t>
                  </w:del>
                </m:r>
                <m:func>
                  <m:funcPr>
                    <m:ctrlPr>
                      <w:del w:id="2137" w:author="Ragdad Cani Miranti" w:date="2020-11-02T16:54:00Z">
                        <w:rPr>
                          <w:rFonts w:ascii="Cambria Math" w:hAnsi="Cambria Math" w:cs="Times New Roman"/>
                          <w:i/>
                          <w:sz w:val="22"/>
                        </w:rPr>
                      </w:del>
                    </m:ctrlPr>
                  </m:funcPr>
                  <m:fName>
                    <m:r>
                      <w:del w:id="2138" w:author="Ragdad Cani Miranti" w:date="2020-11-02T16:54:00Z">
                        <m:rPr>
                          <m:sty m:val="p"/>
                        </m:rPr>
                        <w:rPr>
                          <w:rFonts w:ascii="Cambria Math" w:hAnsi="Cambria Math" w:cs="Times New Roman"/>
                          <w:sz w:val="22"/>
                        </w:rPr>
                        <m:t>log</m:t>
                      </w:del>
                    </m:r>
                    <m:ctrlPr>
                      <w:del w:id="2139" w:author="Ragdad Cani Miranti" w:date="2020-11-02T16:54:00Z">
                        <w:rPr>
                          <w:rFonts w:ascii="Cambria Math" w:hAnsi="Cambria Math" w:cs="Times New Roman"/>
                          <w:sz w:val="22"/>
                        </w:rPr>
                      </w:del>
                    </m:ctrlPr>
                  </m:fName>
                  <m:e>
                    <m:sSub>
                      <m:sSubPr>
                        <m:ctrlPr>
                          <w:ins w:id="2140" w:author="Budy Resosudarmo" w:date="2020-10-17T16:13:00Z">
                            <w:del w:id="2141" w:author="Ragdad Cani Miranti" w:date="2020-11-02T16:54:00Z">
                              <w:rPr>
                                <w:rFonts w:ascii="Cambria Math" w:hAnsi="Cambria Math" w:cs="Times New Roman"/>
                                <w:sz w:val="22"/>
                              </w:rPr>
                            </w:del>
                          </w:ins>
                        </m:ctrlPr>
                      </m:sSubPr>
                      <m:e>
                        <m:r>
                          <w:del w:id="2142" w:author="Ragdad Cani Miranti" w:date="2020-11-02T16:53:00Z">
                            <w:rPr>
                              <w:rFonts w:ascii="Cambria Math" w:hAnsi="Cambria Math" w:cs="Times New Roman"/>
                              <w:sz w:val="22"/>
                            </w:rPr>
                            <m:t>g</m:t>
                          </w:del>
                        </m:r>
                      </m:e>
                      <m:sub>
                        <m:r>
                          <w:del w:id="2143" w:author="Ragdad Cani Miranti" w:date="2020-11-02T16:54:00Z">
                            <w:rPr>
                              <w:rFonts w:ascii="Cambria Math" w:hAnsi="Cambria Math" w:cs="Times New Roman"/>
                              <w:sz w:val="22"/>
                            </w:rPr>
                            <m:t>i0</m:t>
                          </w:del>
                        </m:r>
                      </m:sub>
                    </m:sSub>
                  </m:e>
                </m:func>
                <m:r>
                  <w:del w:id="2144" w:author="Ragdad Cani Miranti" w:date="2020-11-02T16:54:00Z">
                    <w:rPr>
                      <w:rFonts w:ascii="Cambria Math" w:hAnsi="Cambria Math" w:cs="Times New Roman"/>
                      <w:sz w:val="22"/>
                    </w:rPr>
                    <m:t>+</m:t>
                  </w:del>
                </m:r>
                <m:sSub>
                  <m:sSubPr>
                    <m:ctrlPr>
                      <w:ins w:id="2145" w:author="Budy Resosudarmo" w:date="2020-10-17T16:13:00Z">
                        <w:del w:id="2146" w:author="Ragdad Cani Miranti" w:date="2020-11-02T16:54:00Z">
                          <w:rPr>
                            <w:rFonts w:ascii="Cambria Math" w:hAnsi="Cambria Math" w:cs="Times New Roman"/>
                            <w:sz w:val="22"/>
                          </w:rPr>
                        </w:del>
                      </w:ins>
                    </m:ctrlPr>
                  </m:sSubPr>
                  <m:e>
                    <m:r>
                      <w:del w:id="2147" w:author="Ragdad Cani Miranti" w:date="2020-11-02T16:54:00Z">
                        <w:rPr>
                          <w:rFonts w:ascii="Cambria Math" w:hAnsi="Cambria Math" w:cs="Times New Roman"/>
                          <w:sz w:val="22"/>
                        </w:rPr>
                        <m:t>ε</m:t>
                      </w:del>
                    </m:r>
                  </m:e>
                  <m:sub>
                    <m:r>
                      <w:del w:id="2148" w:author="Ragdad Cani Miranti" w:date="2020-11-02T16:54:00Z">
                        <w:rPr>
                          <w:rFonts w:ascii="Cambria Math" w:hAnsi="Cambria Math" w:cs="Times New Roman"/>
                          <w:sz w:val="22"/>
                        </w:rPr>
                        <m:t>i</m:t>
                      </w:del>
                    </m:r>
                  </m:sub>
                </m:sSub>
                <w:commentRangeStart w:id="2149"/>
                <w:commentRangeEnd w:id="2149"/>
                <m:r>
                  <w:del w:id="2150" w:author="Ragdad Cani Miranti" w:date="2020-11-02T16:54:00Z">
                    <m:rPr>
                      <m:sty m:val="p"/>
                    </m:rPr>
                    <w:rPr>
                      <w:rStyle w:val="CommentReference"/>
                      <w:sz w:val="22"/>
                      <w:szCs w:val="22"/>
                      <w:rPrChange w:id="2151" w:author="Ragdad Cani Miranti" w:date="2020-11-09T19:56:00Z">
                        <w:rPr>
                          <w:rStyle w:val="CommentReference"/>
                        </w:rPr>
                      </w:rPrChange>
                    </w:rPr>
                    <w:commentReference w:id="2149"/>
                  </w:del>
                </m:r>
              </m:oMath>
            </m:oMathPara>
          </w:p>
        </w:tc>
        <w:tc>
          <w:tcPr>
            <w:tcW w:w="941" w:type="dxa"/>
            <w:vAlign w:val="center"/>
          </w:tcPr>
          <w:p w14:paraId="715772E2" w14:textId="1372CC98" w:rsidR="00B8292A" w:rsidRPr="00D460E4" w:rsidDel="00157C24" w:rsidRDefault="00B8292A">
            <w:pPr>
              <w:snapToGrid w:val="0"/>
              <w:textAlignment w:val="center"/>
              <w:rPr>
                <w:del w:id="2152" w:author="Ragdad Cani Miranti" w:date="2020-11-02T16:54:00Z"/>
                <w:rFonts w:ascii="Times New Roman" w:hAnsi="Times New Roman" w:cs="Times New Roman"/>
                <w:sz w:val="22"/>
              </w:rPr>
              <w:pPrChange w:id="2153" w:author="Ragdad Cani Miranti" w:date="2020-11-09T19:56:00Z">
                <w:pPr>
                  <w:snapToGrid w:val="0"/>
                  <w:jc w:val="right"/>
                  <w:textAlignment w:val="center"/>
                </w:pPr>
              </w:pPrChange>
            </w:pPr>
            <w:commentRangeStart w:id="2154"/>
            <w:del w:id="2155" w:author="Ragdad Cani Miranti" w:date="2020-11-02T16:54:00Z">
              <w:r w:rsidRPr="00D460E4" w:rsidDel="00157C24">
                <w:rPr>
                  <w:rFonts w:ascii="Times New Roman" w:hAnsi="Times New Roman" w:cs="Times New Roman" w:hint="eastAsia"/>
                  <w:sz w:val="22"/>
                </w:rPr>
                <w:delText>(</w:delText>
              </w:r>
              <w:r w:rsidRPr="00D460E4" w:rsidDel="00157C24">
                <w:rPr>
                  <w:rFonts w:ascii="Times New Roman" w:hAnsi="Times New Roman" w:cs="Times New Roman"/>
                  <w:sz w:val="22"/>
                </w:rPr>
                <w:delText>2)</w:delText>
              </w:r>
              <w:commentRangeEnd w:id="2154"/>
              <w:r w:rsidR="00D15F2C" w:rsidRPr="00D460E4" w:rsidDel="00157C24">
                <w:rPr>
                  <w:rStyle w:val="CommentReference"/>
                  <w:sz w:val="22"/>
                  <w:szCs w:val="22"/>
                  <w:rPrChange w:id="2156" w:author="Ragdad Cani Miranti" w:date="2020-11-09T19:56:00Z">
                    <w:rPr>
                      <w:rStyle w:val="CommentReference"/>
                    </w:rPr>
                  </w:rPrChange>
                </w:rPr>
                <w:commentReference w:id="2154"/>
              </w:r>
            </w:del>
          </w:p>
        </w:tc>
      </w:tr>
    </w:tbl>
    <w:p w14:paraId="0924B4B4" w14:textId="1D1E4954" w:rsidR="0045063F" w:rsidRPr="00185581" w:rsidDel="00157C24" w:rsidRDefault="0014594C">
      <w:pPr>
        <w:widowControl/>
        <w:autoSpaceDE w:val="0"/>
        <w:autoSpaceDN w:val="0"/>
        <w:adjustRightInd w:val="0"/>
        <w:ind w:firstLine="567"/>
        <w:jc w:val="left"/>
        <w:rPr>
          <w:del w:id="2157" w:author="Ragdad Cani Miranti" w:date="2020-11-02T16:54:00Z"/>
          <w:rFonts w:ascii="Times New Roman" w:hAnsi="Times New Roman" w:cs="Times New Roman"/>
          <w:color w:val="000000"/>
          <w:kern w:val="0"/>
          <w:szCs w:val="21"/>
          <w:rPrChange w:id="2158" w:author="Ragdad Cani Miranti" w:date="2020-11-09T20:02:00Z">
            <w:rPr>
              <w:del w:id="2159" w:author="Ragdad Cani Miranti" w:date="2020-11-02T16:54:00Z"/>
              <w:rFonts w:ascii="Times New Roman" w:hAnsi="Times New Roman" w:cs="Times New Roman"/>
              <w:sz w:val="22"/>
            </w:rPr>
          </w:rPrChange>
        </w:rPr>
        <w:pPrChange w:id="2160" w:author="Harry" w:date="2020-11-21T13:01:00Z">
          <w:pPr/>
        </w:pPrChange>
      </w:pPr>
      <w:ins w:id="2161" w:author="Ragdad Cani Miranti" w:date="2020-11-09T19:44:00Z">
        <w:r w:rsidRPr="00D460E4">
          <w:rPr>
            <w:rFonts w:ascii="Times New Roman" w:hAnsi="Times New Roman" w:cs="Times New Roman"/>
            <w:sz w:val="22"/>
          </w:rPr>
          <w:t xml:space="preserve">Taking the </w:t>
        </w:r>
      </w:ins>
      <w:ins w:id="2162" w:author="Ragdad Cani Miranti" w:date="2020-11-09T19:53:00Z">
        <w:r w:rsidR="003570B9" w:rsidRPr="00D460E4">
          <w:rPr>
            <w:rFonts w:ascii="Times New Roman" w:hAnsi="Times New Roman" w:cs="Times New Roman"/>
            <w:sz w:val="22"/>
          </w:rPr>
          <w:t xml:space="preserve">standard </w:t>
        </w:r>
      </w:ins>
      <w:ins w:id="2163" w:author="Ragdad Cani Miranti" w:date="2020-11-09T19:44:00Z">
        <w:r w:rsidRPr="00D460E4">
          <w:rPr>
            <w:rFonts w:ascii="Times New Roman" w:hAnsi="Times New Roman" w:cs="Times New Roman"/>
            <w:sz w:val="22"/>
          </w:rPr>
          <w:t>growth regression of Solow</w:t>
        </w:r>
      </w:ins>
      <w:ins w:id="2164" w:author="Ragdad Cani Miranti" w:date="2020-11-09T20:01:00Z">
        <w:r w:rsidR="00185581">
          <w:rPr>
            <w:rFonts w:ascii="Times New Roman" w:hAnsi="Times New Roman" w:cs="Times New Roman"/>
            <w:sz w:val="22"/>
          </w:rPr>
          <w:t xml:space="preserve"> without augmenting with human capital and physical capital </w:t>
        </w:r>
      </w:ins>
      <w:ins w:id="2165" w:author="Ragdad Cani Miranti" w:date="2020-11-09T20:02:00Z">
        <w:r w:rsidR="00185581" w:rsidRPr="00D57BCA">
          <w:rPr>
            <w:rFonts w:ascii="Times New Roman" w:hAnsi="Times New Roman" w:cs="Times New Roman"/>
            <w:color w:val="000000"/>
            <w:kern w:val="0"/>
            <w:sz w:val="22"/>
            <w:rPrChange w:id="2166" w:author="Harry" w:date="2020-11-28T17:09:00Z">
              <w:rPr>
                <w:rFonts w:ascii="Times New Roman" w:hAnsi="Times New Roman" w:cs="Times New Roman"/>
                <w:color w:val="000000"/>
                <w:kern w:val="0"/>
                <w:szCs w:val="21"/>
              </w:rPr>
            </w:rPrChange>
          </w:rPr>
          <w:t xml:space="preserve">(Mankiw. et.al, </w:t>
        </w:r>
        <w:r w:rsidR="00185581" w:rsidRPr="00D57BCA">
          <w:rPr>
            <w:rFonts w:ascii="Times New Roman" w:hAnsi="Times New Roman" w:cs="Times New Roman"/>
            <w:color w:val="000000"/>
            <w:kern w:val="0"/>
            <w:sz w:val="22"/>
            <w:rPrChange w:id="2167" w:author="Harry" w:date="2020-11-28T17:09:00Z">
              <w:rPr>
                <w:rFonts w:ascii="Times New Roman" w:hAnsi="Times New Roman" w:cs="Times New Roman"/>
                <w:color w:val="000081"/>
                <w:kern w:val="0"/>
                <w:szCs w:val="21"/>
              </w:rPr>
            </w:rPrChange>
          </w:rPr>
          <w:t>1992</w:t>
        </w:r>
        <w:r w:rsidR="00185581" w:rsidRPr="00D57BCA">
          <w:rPr>
            <w:rFonts w:ascii="Times New Roman" w:hAnsi="Times New Roman" w:cs="Times New Roman"/>
            <w:color w:val="000000"/>
            <w:kern w:val="0"/>
            <w:sz w:val="22"/>
            <w:rPrChange w:id="2168" w:author="Harry" w:date="2020-11-28T17:09:00Z">
              <w:rPr>
                <w:rFonts w:ascii="Times New Roman" w:hAnsi="Times New Roman" w:cs="Times New Roman"/>
                <w:color w:val="000000"/>
                <w:kern w:val="0"/>
                <w:szCs w:val="21"/>
              </w:rPr>
            </w:rPrChange>
          </w:rPr>
          <w:t>)</w:t>
        </w:r>
        <w:r w:rsidR="00185581">
          <w:rPr>
            <w:rFonts w:ascii="Times New Roman" w:hAnsi="Times New Roman" w:cs="Times New Roman"/>
            <w:color w:val="000000"/>
            <w:kern w:val="0"/>
            <w:szCs w:val="21"/>
          </w:rPr>
          <w:t xml:space="preserve"> </w:t>
        </w:r>
      </w:ins>
      <w:ins w:id="2169" w:author="Ragdad Cani Miranti" w:date="2020-11-09T19:47:00Z">
        <w:r w:rsidR="000C2D3B" w:rsidRPr="00D460E4">
          <w:rPr>
            <w:rFonts w:ascii="Times New Roman" w:hAnsi="Times New Roman" w:cs="Times New Roman"/>
            <w:sz w:val="22"/>
          </w:rPr>
          <w:t xml:space="preserve">as the starting point, we </w:t>
        </w:r>
      </w:ins>
      <w:ins w:id="2170" w:author="Ragdad Cani Miranti" w:date="2020-11-09T19:55:00Z">
        <w:r w:rsidR="00D460E4" w:rsidRPr="00D460E4">
          <w:rPr>
            <w:rFonts w:ascii="Times New Roman" w:hAnsi="Times New Roman" w:cs="Times New Roman"/>
            <w:sz w:val="22"/>
          </w:rPr>
          <w:t>follow</w:t>
        </w:r>
      </w:ins>
      <w:ins w:id="2171" w:author="Ragdad Cani Miranti" w:date="2020-11-09T19:47:00Z">
        <w:r w:rsidR="000C2D3B" w:rsidRPr="00D460E4">
          <w:rPr>
            <w:rFonts w:ascii="Times New Roman" w:hAnsi="Times New Roman" w:cs="Times New Roman"/>
            <w:sz w:val="22"/>
          </w:rPr>
          <w:t xml:space="preserve"> the seminal works </w:t>
        </w:r>
      </w:ins>
      <w:ins w:id="2172" w:author="Ragdad Cani Miranti" w:date="2020-11-09T19:54:00Z">
        <w:r w:rsidR="003570B9" w:rsidRPr="00D460E4">
          <w:rPr>
            <w:rFonts w:ascii="Times New Roman" w:hAnsi="Times New Roman" w:cs="Times New Roman"/>
            <w:sz w:val="22"/>
          </w:rPr>
          <w:t xml:space="preserve">of Rey and </w:t>
        </w:r>
        <w:proofErr w:type="spellStart"/>
        <w:r w:rsidR="003570B9" w:rsidRPr="00D460E4">
          <w:rPr>
            <w:rFonts w:ascii="Times New Roman" w:hAnsi="Times New Roman" w:cs="Times New Roman"/>
            <w:sz w:val="22"/>
          </w:rPr>
          <w:t>Montouri</w:t>
        </w:r>
        <w:proofErr w:type="spellEnd"/>
        <w:r w:rsidR="003570B9" w:rsidRPr="00D460E4">
          <w:rPr>
            <w:rFonts w:ascii="Times New Roman" w:hAnsi="Times New Roman" w:cs="Times New Roman"/>
            <w:sz w:val="22"/>
          </w:rPr>
          <w:t xml:space="preserve"> (1999) by </w:t>
        </w:r>
      </w:ins>
      <w:del w:id="2173" w:author="Ragdad Cani Miranti" w:date="2020-11-02T16:54:00Z">
        <w:r w:rsidR="0059545D" w:rsidRPr="00D460E4" w:rsidDel="00157C24">
          <w:rPr>
            <w:rFonts w:ascii="Times New Roman" w:hAnsi="Times New Roman" w:cs="Times New Roman"/>
            <w:sz w:val="22"/>
          </w:rPr>
          <w:delText xml:space="preserve">where </w:delText>
        </w:r>
      </w:del>
      <m:oMath>
        <m:sSub>
          <m:sSubPr>
            <m:ctrlPr>
              <w:ins w:id="2174" w:author="Budy Resosudarmo" w:date="2020-10-17T16:13:00Z">
                <w:del w:id="2175" w:author="Ragdad Cani Miranti" w:date="2020-11-02T16:54:00Z">
                  <w:rPr>
                    <w:rFonts w:ascii="Cambria Math" w:hAnsi="Cambria Math" w:cs="Times New Roman"/>
                    <w:sz w:val="22"/>
                  </w:rPr>
                </w:del>
              </w:ins>
            </m:ctrlPr>
          </m:sSubPr>
          <m:e>
            <m:r>
              <w:del w:id="2176" w:author="Ragdad Cani Miranti" w:date="2020-11-02T16:54:00Z">
                <w:rPr>
                  <w:rFonts w:ascii="Cambria Math" w:hAnsi="Cambria Math" w:cs="Times New Roman"/>
                  <w:sz w:val="22"/>
                </w:rPr>
                <m:t>g</m:t>
              </w:del>
            </m:r>
          </m:e>
          <m:sub>
            <m:r>
              <w:del w:id="2177" w:author="Ragdad Cani Miranti" w:date="2020-11-02T16:54:00Z">
                <w:rPr>
                  <w:rFonts w:ascii="Cambria Math" w:hAnsi="Cambria Math" w:cs="Times New Roman"/>
                  <w:sz w:val="22"/>
                </w:rPr>
                <m:t>i0</m:t>
              </w:del>
            </m:r>
          </m:sub>
        </m:sSub>
      </m:oMath>
      <w:del w:id="2178" w:author="Ragdad Cani Miranti" w:date="2020-11-02T16:54:00Z">
        <w:r w:rsidR="0059545D" w:rsidRPr="00D460E4" w:rsidDel="00157C24">
          <w:rPr>
            <w:rFonts w:ascii="Times New Roman" w:hAnsi="Times New Roman" w:cs="Times New Roman"/>
            <w:sz w:val="22"/>
          </w:rPr>
          <w:delText xml:space="preserve"> is GDP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at the initial period (2019:Q1), </w:delText>
        </w:r>
      </w:del>
      <m:oMath>
        <m:d>
          <m:dPr>
            <m:ctrlPr>
              <w:ins w:id="2179" w:author="Budy Resosudarmo" w:date="2020-10-17T16:13:00Z">
                <w:del w:id="2180" w:author="Ragdad Cani Miranti" w:date="2020-11-02T16:53:00Z">
                  <w:rPr>
                    <w:rFonts w:ascii="Cambria Math" w:hAnsi="Cambria Math" w:cs="Times New Roman"/>
                    <w:sz w:val="22"/>
                  </w:rPr>
                </w:del>
              </w:ins>
            </m:ctrlPr>
          </m:dPr>
          <m:e>
            <m:f>
              <m:fPr>
                <m:ctrlPr>
                  <w:ins w:id="2181" w:author="Budy Resosudarmo" w:date="2020-10-17T16:13:00Z">
                    <w:del w:id="2182" w:author="Ragdad Cani Miranti" w:date="2020-11-02T16:53:00Z">
                      <w:rPr>
                        <w:rFonts w:ascii="Cambria Math" w:hAnsi="Cambria Math" w:cs="Times New Roman"/>
                        <w:sz w:val="22"/>
                      </w:rPr>
                    </w:del>
                  </w:ins>
                </m:ctrlPr>
              </m:fPr>
              <m:num>
                <m:sSub>
                  <m:sSubPr>
                    <m:ctrlPr>
                      <w:ins w:id="2183" w:author="Budy Resosudarmo" w:date="2020-10-17T16:13:00Z">
                        <w:del w:id="2184" w:author="Ragdad Cani Miranti" w:date="2020-11-02T16:53:00Z">
                          <w:rPr>
                            <w:rFonts w:ascii="Cambria Math" w:hAnsi="Cambria Math" w:cs="Times New Roman"/>
                            <w:sz w:val="22"/>
                          </w:rPr>
                        </w:del>
                      </w:ins>
                    </m:ctrlPr>
                  </m:sSubPr>
                  <m:e>
                    <m:r>
                      <w:del w:id="2185" w:author="Ragdad Cani Miranti" w:date="2020-11-02T16:53:00Z">
                        <w:rPr>
                          <w:rFonts w:ascii="Cambria Math" w:hAnsi="Cambria Math" w:cs="Times New Roman"/>
                          <w:sz w:val="22"/>
                        </w:rPr>
                        <m:t>g</m:t>
                      </w:del>
                    </m:r>
                  </m:e>
                  <m:sub>
                    <m:r>
                      <w:del w:id="2186" w:author="Ragdad Cani Miranti" w:date="2020-11-02T16:53:00Z">
                        <w:rPr>
                          <w:rFonts w:ascii="Cambria Math" w:hAnsi="Cambria Math" w:cs="Times New Roman"/>
                          <w:sz w:val="22"/>
                        </w:rPr>
                        <m:t>it</m:t>
                      </w:del>
                    </m:r>
                  </m:sub>
                </m:sSub>
              </m:num>
              <m:den>
                <m:sSub>
                  <m:sSubPr>
                    <m:ctrlPr>
                      <w:ins w:id="2187" w:author="Budy Resosudarmo" w:date="2020-10-17T16:13:00Z">
                        <w:del w:id="2188" w:author="Ragdad Cani Miranti" w:date="2020-11-02T16:53:00Z">
                          <w:rPr>
                            <w:rFonts w:ascii="Cambria Math" w:hAnsi="Cambria Math" w:cs="Times New Roman"/>
                            <w:sz w:val="22"/>
                          </w:rPr>
                        </w:del>
                      </w:ins>
                    </m:ctrlPr>
                  </m:sSubPr>
                  <m:e>
                    <m:r>
                      <w:del w:id="2189" w:author="Ragdad Cani Miranti" w:date="2020-11-02T16:53:00Z">
                        <w:rPr>
                          <w:rFonts w:ascii="Cambria Math" w:hAnsi="Cambria Math" w:cs="Times New Roman"/>
                          <w:sz w:val="22"/>
                        </w:rPr>
                        <m:t>g</m:t>
                      </w:del>
                    </m:r>
                  </m:e>
                  <m:sub>
                    <m:r>
                      <w:del w:id="2190" w:author="Ragdad Cani Miranti" w:date="2020-11-02T16:53:00Z">
                        <w:rPr>
                          <w:rFonts w:ascii="Cambria Math" w:hAnsi="Cambria Math" w:cs="Times New Roman"/>
                          <w:sz w:val="22"/>
                        </w:rPr>
                        <m:t>i0</m:t>
                      </w:del>
                    </m:r>
                  </m:sub>
                </m:sSub>
              </m:den>
            </m:f>
          </m:e>
        </m:d>
      </m:oMath>
      <w:del w:id="2191" w:author="Ragdad Cani Miranti" w:date="2020-11-02T16:54:00Z">
        <w:r w:rsidR="0059545D" w:rsidRPr="00D460E4" w:rsidDel="00157C24">
          <w:rPr>
            <w:rFonts w:ascii="Times New Roman" w:hAnsi="Times New Roman" w:cs="Times New Roman"/>
            <w:sz w:val="22"/>
          </w:rPr>
          <w:delText xml:space="preserve"> is growth rate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γ is a constant term, and </w:delText>
        </w:r>
      </w:del>
      <m:oMath>
        <m:sSub>
          <m:sSubPr>
            <m:ctrlPr>
              <w:ins w:id="2192" w:author="Budy Resosudarmo" w:date="2020-10-17T16:13:00Z">
                <w:del w:id="2193" w:author="Ragdad Cani Miranti" w:date="2020-11-02T16:54:00Z">
                  <w:rPr>
                    <w:rFonts w:ascii="Cambria Math" w:hAnsi="Cambria Math" w:cs="Times New Roman"/>
                    <w:sz w:val="22"/>
                  </w:rPr>
                </w:del>
              </w:ins>
            </m:ctrlPr>
          </m:sSubPr>
          <m:e>
            <m:r>
              <w:del w:id="2194" w:author="Ragdad Cani Miranti" w:date="2020-11-02T16:54:00Z">
                <w:rPr>
                  <w:rFonts w:ascii="Cambria Math" w:hAnsi="Cambria Math" w:cs="Times New Roman"/>
                  <w:sz w:val="22"/>
                </w:rPr>
                <m:t>ε</m:t>
              </w:del>
            </m:r>
          </m:e>
          <m:sub>
            <m:r>
              <w:del w:id="2195" w:author="Ragdad Cani Miranti" w:date="2020-11-02T16:54:00Z">
                <w:rPr>
                  <w:rFonts w:ascii="Cambria Math" w:hAnsi="Cambria Math" w:cs="Times New Roman"/>
                  <w:sz w:val="22"/>
                </w:rPr>
                <m:t>i</m:t>
              </w:del>
            </m:r>
          </m:sub>
        </m:sSub>
      </m:oMath>
      <w:del w:id="2196" w:author="Ragdad Cani Miranti" w:date="2020-11-02T16:54:00Z">
        <w:r w:rsidR="007D36B4" w:rsidRPr="00D460E4" w:rsidDel="00157C24">
          <w:rPr>
            <w:rFonts w:ascii="Times New Roman" w:hAnsi="Times New Roman" w:cs="Times New Roman" w:hint="eastAsia"/>
            <w:sz w:val="22"/>
          </w:rPr>
          <w:delText xml:space="preserve"> </w:delText>
        </w:r>
        <w:r w:rsidR="0059545D" w:rsidRPr="00D460E4" w:rsidDel="00157C24">
          <w:rPr>
            <w:rFonts w:ascii="Times New Roman" w:hAnsi="Times New Roman" w:cs="Times New Roman"/>
            <w:sz w:val="22"/>
          </w:rPr>
          <w:delText>is a random error.</w:delText>
        </w:r>
        <w:commentRangeEnd w:id="2117"/>
        <w:r w:rsidR="002E4B13" w:rsidRPr="00D460E4" w:rsidDel="00157C24">
          <w:rPr>
            <w:rStyle w:val="CommentReference"/>
            <w:sz w:val="22"/>
            <w:szCs w:val="22"/>
            <w:rPrChange w:id="2197" w:author="Ragdad Cani Miranti" w:date="2020-11-09T19:56:00Z">
              <w:rPr>
                <w:rStyle w:val="CommentReference"/>
              </w:rPr>
            </w:rPrChange>
          </w:rPr>
          <w:commentReference w:id="2117"/>
        </w:r>
      </w:del>
    </w:p>
    <w:p w14:paraId="6784D423" w14:textId="1EFDB9E1" w:rsidR="0045063F" w:rsidRDefault="0045063F">
      <w:pPr>
        <w:ind w:firstLine="567"/>
        <w:rPr>
          <w:rFonts w:ascii="Times New Roman" w:hAnsi="Times New Roman" w:cs="Times New Roman"/>
          <w:sz w:val="22"/>
        </w:rPr>
        <w:pPrChange w:id="2198" w:author="Harry" w:date="2020-11-21T13:01:00Z">
          <w:pPr>
            <w:ind w:firstLine="426"/>
          </w:pPr>
        </w:pPrChange>
      </w:pPr>
      <w:del w:id="2199" w:author="Ragdad Cani Miranti" w:date="2020-11-09T19:47:00Z">
        <w:r w:rsidRPr="00D460E4" w:rsidDel="000C2D3B">
          <w:rPr>
            <w:rFonts w:ascii="Times New Roman" w:hAnsi="Times New Roman" w:cs="Times New Roman"/>
            <w:sz w:val="22"/>
          </w:rPr>
          <w:delText xml:space="preserve">The seminal works of Rey and Montouri (1999) and Fingleton (1999) extend the model of Equation 2 to </w:delText>
        </w:r>
      </w:del>
      <w:r w:rsidRPr="00D460E4">
        <w:rPr>
          <w:rFonts w:ascii="Times New Roman" w:hAnsi="Times New Roman" w:cs="Times New Roman"/>
          <w:sz w:val="22"/>
        </w:rPr>
        <w:t>involv</w:t>
      </w:r>
      <w:ins w:id="2200" w:author="Ragdad Cani Miranti" w:date="2020-11-09T19:47:00Z">
        <w:r w:rsidR="000C2D3B" w:rsidRPr="00D460E4">
          <w:rPr>
            <w:rFonts w:ascii="Times New Roman" w:hAnsi="Times New Roman" w:cs="Times New Roman"/>
            <w:sz w:val="22"/>
          </w:rPr>
          <w:t>ing</w:t>
        </w:r>
      </w:ins>
      <w:del w:id="2201" w:author="Ragdad Cani Miranti" w:date="2020-11-09T19:47:00Z">
        <w:r w:rsidRPr="00D460E4" w:rsidDel="000C2D3B">
          <w:rPr>
            <w:rFonts w:ascii="Times New Roman" w:hAnsi="Times New Roman" w:cs="Times New Roman"/>
            <w:sz w:val="22"/>
          </w:rPr>
          <w:delText>e</w:delText>
        </w:r>
      </w:del>
      <w:r w:rsidRPr="00D460E4">
        <w:rPr>
          <w:rFonts w:ascii="Times New Roman" w:hAnsi="Times New Roman" w:cs="Times New Roman"/>
          <w:sz w:val="22"/>
        </w:rPr>
        <w:t xml:space="preserve"> the role of spatial dependence across regions. The purpose of the inclusion of spatial dependence is to give intuitive comprehension that</w:t>
      </w:r>
      <w:r w:rsidRPr="0045063F">
        <w:rPr>
          <w:rFonts w:ascii="Times New Roman" w:hAnsi="Times New Roman" w:cs="Times New Roman"/>
          <w:sz w:val="22"/>
        </w:rPr>
        <w:t xml:space="preserve"> interactions among geographical neighbors can affect the outcome of the entire regional system. </w:t>
      </w:r>
      <w:del w:id="2202" w:author="Harry" w:date="2020-11-28T17:10:00Z">
        <w:r w:rsidRPr="0045063F" w:rsidDel="00D57BCA">
          <w:rPr>
            <w:rFonts w:ascii="Times New Roman" w:hAnsi="Times New Roman" w:cs="Times New Roman"/>
            <w:sz w:val="22"/>
          </w:rPr>
          <w:delText>If those interactions are not included in Equation 2, and they are reflected as spatial dependence in the error term, then the estimates of Equation 2 can be misleading. Unaccounted spatial dependence can lead to biased or inefficient estimates of the convergence indicators.</w:delText>
        </w:r>
      </w:del>
    </w:p>
    <w:p w14:paraId="6E7BCA54" w14:textId="335DAEE2" w:rsidR="0045063F" w:rsidRDefault="00D57BCA">
      <w:pPr>
        <w:ind w:firstLine="567"/>
        <w:rPr>
          <w:ins w:id="2203" w:author="Harry" w:date="2020-11-28T17:16:00Z"/>
          <w:rFonts w:ascii="Times New Roman" w:hAnsi="Times New Roman" w:cs="Times New Roman"/>
          <w:sz w:val="22"/>
        </w:rPr>
      </w:pPr>
      <w:ins w:id="2204" w:author="Harry" w:date="2020-11-28T17:10:00Z">
        <w:r>
          <w:rPr>
            <w:rFonts w:ascii="Times New Roman" w:hAnsi="Times New Roman" w:cs="Times New Roman"/>
            <w:sz w:val="22"/>
          </w:rPr>
          <w:t>As men</w:t>
        </w:r>
      </w:ins>
      <w:ins w:id="2205" w:author="Harry" w:date="2020-11-28T17:11:00Z">
        <w:r>
          <w:rPr>
            <w:rFonts w:ascii="Times New Roman" w:hAnsi="Times New Roman" w:cs="Times New Roman"/>
            <w:sz w:val="22"/>
          </w:rPr>
          <w:t xml:space="preserve">tioned earlier, </w:t>
        </w:r>
      </w:ins>
      <w:del w:id="2206" w:author="Ragdad Cani Miranti" w:date="2020-11-04T23:27:00Z">
        <w:r w:rsidR="0045063F" w:rsidRPr="0045063F" w:rsidDel="00D90B54">
          <w:rPr>
            <w:rFonts w:ascii="Times New Roman" w:hAnsi="Times New Roman" w:cs="Times New Roman"/>
            <w:sz w:val="22"/>
          </w:rPr>
          <w:delText xml:space="preserve">Spatial dependence can be included in Equation 2 through multiple specifications. </w:delText>
        </w:r>
      </w:del>
      <w:ins w:id="2207" w:author="Harry" w:date="2020-11-28T17:11:00Z">
        <w:r>
          <w:rPr>
            <w:rFonts w:ascii="Times New Roman" w:hAnsi="Times New Roman" w:cs="Times New Roman"/>
            <w:sz w:val="22"/>
          </w:rPr>
          <w:t>t</w:t>
        </w:r>
      </w:ins>
      <w:del w:id="2208" w:author="Harry" w:date="2020-11-28T17:11:00Z">
        <w:r w:rsidR="0045063F" w:rsidRPr="0045063F" w:rsidDel="00D57BCA">
          <w:rPr>
            <w:rFonts w:ascii="Times New Roman" w:hAnsi="Times New Roman" w:cs="Times New Roman"/>
            <w:sz w:val="22"/>
          </w:rPr>
          <w:delText>T</w:delText>
        </w:r>
      </w:del>
      <w:r w:rsidR="0045063F" w:rsidRPr="0045063F">
        <w:rPr>
          <w:rFonts w:ascii="Times New Roman" w:hAnsi="Times New Roman" w:cs="Times New Roman"/>
          <w:sz w:val="22"/>
        </w:rPr>
        <w:t xml:space="preserve">wo most prominent specifications used in the spatial regression literature are SLM and SEM. </w:t>
      </w:r>
      <w:ins w:id="2209" w:author="Ragdad Cani Miranti" w:date="2020-11-09T17:50:00Z">
        <w:r w:rsidR="00B60D89">
          <w:rPr>
            <w:rFonts w:ascii="Times New Roman" w:hAnsi="Times New Roman" w:cs="Times New Roman"/>
            <w:sz w:val="22"/>
          </w:rPr>
          <w:t>In our analysis, we implement the cross-sectional spatial regression mode</w:t>
        </w:r>
      </w:ins>
      <w:ins w:id="2210" w:author="Ragdad Cani Miranti" w:date="2020-11-09T17:51:00Z">
        <w:r w:rsidR="00416D30">
          <w:rPr>
            <w:rFonts w:ascii="Times New Roman" w:hAnsi="Times New Roman" w:cs="Times New Roman"/>
            <w:sz w:val="22"/>
          </w:rPr>
          <w:t xml:space="preserve">l. </w:t>
        </w:r>
      </w:ins>
      <w:r w:rsidR="0045063F" w:rsidRPr="0045063F">
        <w:rPr>
          <w:rFonts w:ascii="Times New Roman" w:hAnsi="Times New Roman" w:cs="Times New Roman"/>
          <w:sz w:val="22"/>
        </w:rPr>
        <w:t xml:space="preserve">In the SLM specification, spatial dependence exhibits the actual interaction among spatial units </w:t>
      </w:r>
      <w:ins w:id="2211" w:author="Harry" w:date="2020-11-21T00:56:00Z">
        <w:r w:rsidR="008557F3">
          <w:rPr>
            <w:rFonts w:ascii="Times New Roman" w:hAnsi="Times New Roman" w:cs="Times New Roman"/>
            <w:sz w:val="22"/>
          </w:rPr>
          <w:t xml:space="preserve">that </w:t>
        </w:r>
      </w:ins>
      <w:r w:rsidR="0045063F" w:rsidRPr="0045063F">
        <w:rPr>
          <w:rFonts w:ascii="Times New Roman" w:hAnsi="Times New Roman" w:cs="Times New Roman"/>
          <w:sz w:val="22"/>
        </w:rPr>
        <w:t xml:space="preserve">take place through the dependent variable. In this context, </w:t>
      </w:r>
      <w:ins w:id="2212" w:author="Harry" w:date="2020-11-21T00:56:00Z">
        <w:r w:rsidR="008557F3">
          <w:rPr>
            <w:rFonts w:ascii="Times New Roman" w:hAnsi="Times New Roman" w:cs="Times New Roman"/>
            <w:sz w:val="22"/>
          </w:rPr>
          <w:t>our SLM</w:t>
        </w:r>
      </w:ins>
      <w:del w:id="2213" w:author="Harry" w:date="2020-11-21T00:56:00Z">
        <w:r w:rsidR="0045063F" w:rsidRPr="0045063F" w:rsidDel="008557F3">
          <w:rPr>
            <w:rFonts w:ascii="Times New Roman" w:hAnsi="Times New Roman" w:cs="Times New Roman"/>
            <w:sz w:val="22"/>
          </w:rPr>
          <w:delText>Equation 2</w:delText>
        </w:r>
      </w:del>
      <w:r w:rsidR="0045063F" w:rsidRPr="0045063F">
        <w:rPr>
          <w:rFonts w:ascii="Times New Roman" w:hAnsi="Times New Roman" w:cs="Times New Roman"/>
          <w:sz w:val="22"/>
        </w:rPr>
        <w:t xml:space="preserve"> </w:t>
      </w:r>
      <w:ins w:id="2214" w:author="Harry" w:date="2020-11-21T00:56:00Z">
        <w:r w:rsidR="008557F3">
          <w:rPr>
            <w:rFonts w:ascii="Times New Roman" w:hAnsi="Times New Roman" w:cs="Times New Roman"/>
            <w:sz w:val="22"/>
          </w:rPr>
          <w:t>specification is as follows,</w:t>
        </w:r>
      </w:ins>
      <w:del w:id="2215" w:author="Harry" w:date="2020-11-21T00:56:00Z">
        <w:r w:rsidR="0045063F" w:rsidRPr="0045063F" w:rsidDel="008557F3">
          <w:rPr>
            <w:rFonts w:ascii="Times New Roman" w:hAnsi="Times New Roman" w:cs="Times New Roman"/>
            <w:sz w:val="22"/>
          </w:rPr>
          <w:delText>can be reformulated as</w:delText>
        </w:r>
      </w:del>
    </w:p>
    <w:p w14:paraId="2C0ADDFB" w14:textId="77777777" w:rsidR="00D013E7" w:rsidRDefault="00D013E7">
      <w:pPr>
        <w:ind w:firstLine="567"/>
        <w:rPr>
          <w:rFonts w:ascii="Times New Roman" w:hAnsi="Times New Roman" w:cs="Times New Roman"/>
          <w:sz w:val="22"/>
        </w:rPr>
        <w:pPrChange w:id="2216" w:author="Harry" w:date="2020-11-21T13:01:00Z">
          <w:pPr>
            <w:ind w:firstLine="426"/>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5063F" w14:paraId="5B88CAD9" w14:textId="77777777" w:rsidTr="00281A92">
        <w:tc>
          <w:tcPr>
            <w:tcW w:w="8075" w:type="dxa"/>
          </w:tcPr>
          <w:p w14:paraId="3D2A83AC" w14:textId="7DFF8376" w:rsidR="0045063F" w:rsidRDefault="003C1809" w:rsidP="00281A92">
            <w:pPr>
              <w:rPr>
                <w:rFonts w:ascii="Times New Roman" w:hAnsi="Times New Roman" w:cs="Times New Roman"/>
                <w:sz w:val="22"/>
              </w:rPr>
            </w:pPr>
            <m:oMathPara>
              <m:oMath>
                <m:sSub>
                  <m:sSubPr>
                    <m:ctrlPr>
                      <w:ins w:id="2217" w:author="Ragdad Cani Miranti" w:date="2020-11-06T21:59:00Z">
                        <w:rPr>
                          <w:rFonts w:ascii="Cambria Math" w:hAnsi="Cambria Math" w:cs="Times New Roman"/>
                          <w:i/>
                          <w:sz w:val="22"/>
                        </w:rPr>
                      </w:ins>
                    </m:ctrlPr>
                  </m:sSubPr>
                  <m:e>
                    <m:r>
                      <w:ins w:id="2218" w:author="Ragdad Cani Miranti" w:date="2020-11-06T21:59:00Z">
                        <w:rPr>
                          <w:rFonts w:ascii="Cambria Math" w:hAnsi="Cambria Math" w:cs="Times New Roman"/>
                          <w:sz w:val="22"/>
                        </w:rPr>
                        <m:t>g</m:t>
                      </w:ins>
                    </m:r>
                  </m:e>
                  <m:sub>
                    <m:sSub>
                      <m:sSubPr>
                        <m:ctrlPr>
                          <w:ins w:id="2219" w:author="Ragdad Cani Miranti" w:date="2020-11-06T22:00:00Z">
                            <w:rPr>
                              <w:rFonts w:ascii="Cambria Math" w:hAnsi="Cambria Math" w:cs="Times New Roman"/>
                              <w:i/>
                              <w:sz w:val="22"/>
                            </w:rPr>
                          </w:ins>
                        </m:ctrlPr>
                      </m:sSubPr>
                      <m:e>
                        <m:r>
                          <w:ins w:id="2220" w:author="Ragdad Cani Miranti" w:date="2020-11-06T22:00:00Z">
                            <w:rPr>
                              <w:rFonts w:ascii="Cambria Math" w:hAnsi="Cambria Math" w:cs="Times New Roman"/>
                              <w:sz w:val="22"/>
                            </w:rPr>
                            <m:t>y</m:t>
                          </w:ins>
                        </m:r>
                      </m:e>
                      <m:sub>
                        <m:r>
                          <w:ins w:id="2221" w:author="Ragdad Cani Miranti" w:date="2020-11-06T22:00:00Z">
                            <w:rPr>
                              <w:rFonts w:ascii="Cambria Math" w:hAnsi="Cambria Math" w:cs="Times New Roman"/>
                              <w:sz w:val="22"/>
                            </w:rPr>
                            <m:t>i</m:t>
                          </w:ins>
                        </m:r>
                      </m:sub>
                    </m:sSub>
                  </m:sub>
                </m:sSub>
                <m:func>
                  <m:funcPr>
                    <m:ctrlPr>
                      <w:del w:id="2222" w:author="Ragdad Cani Miranti" w:date="2020-11-06T21:58:00Z">
                        <w:rPr>
                          <w:rFonts w:ascii="Cambria Math" w:hAnsi="Cambria Math" w:cs="Times New Roman"/>
                          <w:i/>
                          <w:sz w:val="22"/>
                        </w:rPr>
                      </w:del>
                    </m:ctrlPr>
                  </m:funcPr>
                  <m:fName>
                    <m:r>
                      <w:del w:id="2223" w:author="Ragdad Cani Miranti" w:date="2020-11-06T21:58:00Z">
                        <m:rPr>
                          <m:sty m:val="p"/>
                        </m:rPr>
                        <w:rPr>
                          <w:rFonts w:ascii="Cambria Math" w:hAnsi="Cambria Math" w:cs="Times New Roman"/>
                          <w:sz w:val="22"/>
                        </w:rPr>
                        <m:t>log</m:t>
                      </w:del>
                    </m:r>
                    <m:ctrlPr>
                      <w:del w:id="2224" w:author="Ragdad Cani Miranti" w:date="2020-11-06T21:58:00Z">
                        <w:rPr>
                          <w:rFonts w:ascii="Cambria Math" w:hAnsi="Cambria Math" w:cs="Times New Roman"/>
                          <w:sz w:val="22"/>
                        </w:rPr>
                      </w:del>
                    </m:ctrlPr>
                  </m:fName>
                  <m:e>
                    <m:d>
                      <m:dPr>
                        <m:ctrlPr>
                          <w:ins w:id="2225" w:author="Budy Resosudarmo" w:date="2020-10-17T16:13:00Z">
                            <w:del w:id="2226" w:author="Ragdad Cani Miranti" w:date="2020-11-06T21:58:00Z">
                              <w:rPr>
                                <w:rFonts w:ascii="Cambria Math" w:hAnsi="Cambria Math" w:cs="Times New Roman"/>
                                <w:sz w:val="22"/>
                              </w:rPr>
                            </w:del>
                          </w:ins>
                        </m:ctrlPr>
                      </m:dPr>
                      <m:e>
                        <m:f>
                          <m:fPr>
                            <m:ctrlPr>
                              <w:ins w:id="2227" w:author="Budy Resosudarmo" w:date="2020-10-17T16:13:00Z">
                                <w:del w:id="2228" w:author="Ragdad Cani Miranti" w:date="2020-11-06T21:58:00Z">
                                  <w:rPr>
                                    <w:rFonts w:ascii="Cambria Math" w:hAnsi="Cambria Math" w:cs="Times New Roman"/>
                                    <w:sz w:val="22"/>
                                  </w:rPr>
                                </w:del>
                              </w:ins>
                            </m:ctrlPr>
                          </m:fPr>
                          <m:num>
                            <m:sSub>
                              <m:sSubPr>
                                <m:ctrlPr>
                                  <w:ins w:id="2229" w:author="Budy Resosudarmo" w:date="2020-10-17T16:13:00Z">
                                    <w:del w:id="2230" w:author="Ragdad Cani Miranti" w:date="2020-11-06T21:58:00Z">
                                      <w:rPr>
                                        <w:rFonts w:ascii="Cambria Math" w:hAnsi="Cambria Math" w:cs="Times New Roman"/>
                                        <w:sz w:val="22"/>
                                      </w:rPr>
                                    </w:del>
                                  </w:ins>
                                </m:ctrlPr>
                              </m:sSubPr>
                              <m:e>
                                <m:r>
                                  <w:del w:id="2231" w:author="Ragdad Cani Miranti" w:date="2020-11-02T16:54:00Z">
                                    <w:rPr>
                                      <w:rFonts w:ascii="Cambria Math" w:hAnsi="Cambria Math" w:cs="Times New Roman"/>
                                      <w:sz w:val="22"/>
                                    </w:rPr>
                                    <m:t>g</m:t>
                                  </w:del>
                                </m:r>
                              </m:e>
                              <m:sub>
                                <m:r>
                                  <w:del w:id="2232" w:author="Ragdad Cani Miranti" w:date="2020-11-06T21:58:00Z">
                                    <w:rPr>
                                      <w:rFonts w:ascii="Cambria Math" w:hAnsi="Cambria Math" w:cs="Times New Roman"/>
                                      <w:sz w:val="22"/>
                                    </w:rPr>
                                    <m:t>it</m:t>
                                  </w:del>
                                </m:r>
                              </m:sub>
                            </m:sSub>
                          </m:num>
                          <m:den>
                            <m:sSub>
                              <m:sSubPr>
                                <m:ctrlPr>
                                  <w:ins w:id="2233" w:author="Budy Resosudarmo" w:date="2020-10-17T16:13:00Z">
                                    <w:del w:id="2234" w:author="Ragdad Cani Miranti" w:date="2020-11-06T21:58:00Z">
                                      <w:rPr>
                                        <w:rFonts w:ascii="Cambria Math" w:hAnsi="Cambria Math" w:cs="Times New Roman"/>
                                        <w:sz w:val="22"/>
                                      </w:rPr>
                                    </w:del>
                                  </w:ins>
                                </m:ctrlPr>
                              </m:sSubPr>
                              <m:e>
                                <m:r>
                                  <w:del w:id="2235" w:author="Ragdad Cani Miranti" w:date="2020-11-02T16:54:00Z">
                                    <w:rPr>
                                      <w:rFonts w:ascii="Cambria Math" w:hAnsi="Cambria Math" w:cs="Times New Roman"/>
                                      <w:sz w:val="22"/>
                                    </w:rPr>
                                    <m:t>g</m:t>
                                  </w:del>
                                </m:r>
                              </m:e>
                              <m:sub>
                                <m:r>
                                  <w:del w:id="2236" w:author="Ragdad Cani Miranti" w:date="2020-11-06T21:58:00Z">
                                    <w:rPr>
                                      <w:rFonts w:ascii="Cambria Math" w:hAnsi="Cambria Math" w:cs="Times New Roman"/>
                                      <w:sz w:val="22"/>
                                    </w:rPr>
                                    <m:t>i0</m:t>
                                  </w:del>
                                </m:r>
                              </m:sub>
                            </m:sSub>
                          </m:den>
                        </m:f>
                      </m:e>
                    </m:d>
                  </m:e>
                </m:func>
                <m:r>
                  <w:rPr>
                    <w:rFonts w:ascii="Cambria Math" w:hAnsi="Cambria Math" w:cs="Times New Roman"/>
                    <w:sz w:val="22"/>
                  </w:rPr>
                  <m:t>=γ+β</m:t>
                </m:r>
                <m:func>
                  <m:funcPr>
                    <m:ctrlPr>
                      <w:rPr>
                        <w:rFonts w:ascii="Cambria Math" w:hAnsi="Cambria Math" w:cs="Times New Roman"/>
                        <w:i/>
                        <w:sz w:val="22"/>
                      </w:rPr>
                    </m:ctrlPr>
                  </m:funcPr>
                  <m:fName>
                    <m:r>
                      <m:rPr>
                        <m:sty m:val="p"/>
                      </m:rPr>
                      <w:rPr>
                        <w:rFonts w:ascii="Cambria Math" w:hAnsi="Cambria Math" w:cs="Times New Roman"/>
                        <w:sz w:val="22"/>
                      </w:rPr>
                      <m:t>log</m:t>
                    </m:r>
                    <m:ctrlPr>
                      <w:rPr>
                        <w:rFonts w:ascii="Cambria Math" w:hAnsi="Cambria Math" w:cs="Times New Roman"/>
                        <w:sz w:val="22"/>
                      </w:rPr>
                    </m:ctrlPr>
                  </m:fName>
                  <m:e>
                    <m:sSub>
                      <m:sSubPr>
                        <m:ctrlPr>
                          <w:ins w:id="2237" w:author="Budy Resosudarmo" w:date="2020-10-17T16:13:00Z">
                            <w:rPr>
                              <w:rFonts w:ascii="Cambria Math" w:hAnsi="Cambria Math" w:cs="Times New Roman"/>
                              <w:sz w:val="22"/>
                            </w:rPr>
                          </w:ins>
                        </m:ctrlPr>
                      </m:sSubPr>
                      <m:e>
                        <m:r>
                          <w:ins w:id="2238" w:author="Ragdad Cani Miranti" w:date="2020-11-02T16:55:00Z">
                            <w:rPr>
                              <w:rFonts w:ascii="Cambria Math" w:hAnsi="Cambria Math" w:cs="Times New Roman"/>
                              <w:sz w:val="22"/>
                            </w:rPr>
                            <m:t>y</m:t>
                          </w:ins>
                        </m:r>
                        <m:r>
                          <w:del w:id="2239" w:author="Ragdad Cani Miranti" w:date="2020-11-02T16:54:00Z">
                            <w:rPr>
                              <w:rFonts w:ascii="Cambria Math" w:hAnsi="Cambria Math" w:cs="Times New Roman"/>
                              <w:sz w:val="22"/>
                            </w:rPr>
                            <m:t>g</m:t>
                          </w:del>
                        </m:r>
                      </m:e>
                      <m:sub>
                        <m:r>
                          <w:rPr>
                            <w:rFonts w:ascii="Cambria Math" w:hAnsi="Cambria Math" w:cs="Times New Roman"/>
                            <w:sz w:val="22"/>
                          </w:rPr>
                          <m:t>i</m:t>
                        </m:r>
                        <m:r>
                          <w:ins w:id="2240" w:author="Ragdad Cani Miranti" w:date="2020-11-02T16:55:00Z">
                            <w:rPr>
                              <w:rFonts w:ascii="Cambria Math" w:hAnsi="Cambria Math" w:cs="Times New Roman"/>
                              <w:sz w:val="22"/>
                            </w:rPr>
                            <m:t>,</m:t>
                          </w:ins>
                        </m:r>
                        <m:r>
                          <w:rPr>
                            <w:rFonts w:ascii="Cambria Math" w:hAnsi="Cambria Math" w:cs="Times New Roman"/>
                            <w:sz w:val="22"/>
                          </w:rPr>
                          <m:t>0</m:t>
                        </m:r>
                      </m:sub>
                    </m:sSub>
                  </m:e>
                </m:func>
                <m:r>
                  <w:rPr>
                    <w:rFonts w:ascii="Cambria Math" w:hAnsi="Cambria Math" w:cs="Times New Roman"/>
                    <w:sz w:val="22"/>
                  </w:rPr>
                  <m:t>+ρ</m:t>
                </m:r>
                <m:r>
                  <m:rPr>
                    <m:sty m:val="b"/>
                  </m:rPr>
                  <w:rPr>
                    <w:rFonts w:ascii="Cambria Math" w:hAnsi="Cambria Math" w:cs="Times New Roman"/>
                    <w:sz w:val="22"/>
                  </w:rPr>
                  <m:t>W</m:t>
                </m:r>
                <m:r>
                  <w:ins w:id="2241" w:author="Ragdad Cani Miranti" w:date="2020-11-02T16:55:00Z">
                    <m:rPr>
                      <m:sty m:val="b"/>
                    </m:rPr>
                    <w:rPr>
                      <w:rFonts w:ascii="Cambria Math" w:hAnsi="Cambria Math" w:cs="Times New Roman"/>
                      <w:sz w:val="22"/>
                    </w:rPr>
                    <m:t xml:space="preserve"> </m:t>
                  </w:ins>
                </m:r>
                <m:sSub>
                  <m:sSubPr>
                    <m:ctrlPr>
                      <w:ins w:id="2242" w:author="Ragdad Cani Miranti" w:date="2020-11-06T22:00:00Z">
                        <w:rPr>
                          <w:rFonts w:ascii="Cambria Math" w:hAnsi="Cambria Math" w:cs="Times New Roman"/>
                          <w:i/>
                          <w:sz w:val="22"/>
                        </w:rPr>
                      </w:ins>
                    </m:ctrlPr>
                  </m:sSubPr>
                  <m:e>
                    <m:r>
                      <w:ins w:id="2243" w:author="Ragdad Cani Miranti" w:date="2020-11-06T22:00:00Z">
                        <w:rPr>
                          <w:rFonts w:ascii="Cambria Math" w:hAnsi="Cambria Math" w:cs="Times New Roman"/>
                          <w:sz w:val="22"/>
                        </w:rPr>
                        <m:t>g</m:t>
                      </w:ins>
                    </m:r>
                  </m:e>
                  <m:sub>
                    <m:sSub>
                      <m:sSubPr>
                        <m:ctrlPr>
                          <w:ins w:id="2244" w:author="Ragdad Cani Miranti" w:date="2020-11-06T22:00:00Z">
                            <w:rPr>
                              <w:rFonts w:ascii="Cambria Math" w:hAnsi="Cambria Math" w:cs="Times New Roman"/>
                              <w:i/>
                              <w:sz w:val="22"/>
                            </w:rPr>
                          </w:ins>
                        </m:ctrlPr>
                      </m:sSubPr>
                      <m:e>
                        <m:r>
                          <w:ins w:id="2245" w:author="Ragdad Cani Miranti" w:date="2020-11-06T22:00:00Z">
                            <w:rPr>
                              <w:rFonts w:ascii="Cambria Math" w:hAnsi="Cambria Math" w:cs="Times New Roman"/>
                              <w:sz w:val="22"/>
                            </w:rPr>
                            <m:t>y</m:t>
                          </w:ins>
                        </m:r>
                      </m:e>
                      <m:sub>
                        <m:r>
                          <w:ins w:id="2246" w:author="Ragdad Cani Miranti" w:date="2020-11-06T22:00:00Z">
                            <w:rPr>
                              <w:rFonts w:ascii="Cambria Math" w:hAnsi="Cambria Math" w:cs="Times New Roman"/>
                              <w:sz w:val="22"/>
                            </w:rPr>
                            <m:t>i</m:t>
                          </w:ins>
                        </m:r>
                      </m:sub>
                    </m:sSub>
                  </m:sub>
                </m:sSub>
                <m:func>
                  <m:funcPr>
                    <m:ctrlPr>
                      <w:del w:id="2247" w:author="Ragdad Cani Miranti" w:date="2020-11-06T22:00:00Z">
                        <w:rPr>
                          <w:rFonts w:ascii="Cambria Math" w:hAnsi="Cambria Math" w:cs="Times New Roman"/>
                          <w:i/>
                          <w:sz w:val="22"/>
                        </w:rPr>
                      </w:del>
                    </m:ctrlPr>
                  </m:funcPr>
                  <m:fName>
                    <m:r>
                      <w:del w:id="2248" w:author="Ragdad Cani Miranti" w:date="2020-11-06T22:00:00Z">
                        <m:rPr>
                          <m:sty m:val="p"/>
                        </m:rPr>
                        <w:rPr>
                          <w:rFonts w:ascii="Cambria Math" w:hAnsi="Cambria Math" w:cs="Times New Roman"/>
                          <w:sz w:val="22"/>
                        </w:rPr>
                        <m:t>l</m:t>
                      </w:del>
                    </m:r>
                    <m:r>
                      <w:del w:id="2249" w:author="Ragdad Cani Miranti" w:date="2020-11-02T16:55:00Z">
                        <m:rPr>
                          <m:sty m:val="p"/>
                        </m:rPr>
                        <w:rPr>
                          <w:rFonts w:ascii="Cambria Math" w:hAnsi="Cambria Math" w:cs="Times New Roman"/>
                          <w:sz w:val="22"/>
                        </w:rPr>
                        <m:t>n</m:t>
                      </w:del>
                    </m:r>
                    <m:ctrlPr>
                      <w:del w:id="2250" w:author="Ragdad Cani Miranti" w:date="2020-11-06T22:00:00Z">
                        <w:rPr>
                          <w:rFonts w:ascii="Cambria Math" w:hAnsi="Cambria Math" w:cs="Times New Roman"/>
                          <w:sz w:val="22"/>
                        </w:rPr>
                      </w:del>
                    </m:ctrlPr>
                  </m:fName>
                  <m:e>
                    <m:d>
                      <m:dPr>
                        <m:ctrlPr>
                          <w:ins w:id="2251" w:author="Budy Resosudarmo" w:date="2020-10-17T16:13:00Z">
                            <w:del w:id="2252" w:author="Ragdad Cani Miranti" w:date="2020-11-06T22:00:00Z">
                              <w:rPr>
                                <w:rFonts w:ascii="Cambria Math" w:hAnsi="Cambria Math" w:cs="Times New Roman"/>
                                <w:sz w:val="22"/>
                              </w:rPr>
                            </w:del>
                          </w:ins>
                        </m:ctrlPr>
                      </m:dPr>
                      <m:e>
                        <m:f>
                          <m:fPr>
                            <m:ctrlPr>
                              <w:ins w:id="2253" w:author="Budy Resosudarmo" w:date="2020-10-17T16:13:00Z">
                                <w:del w:id="2254" w:author="Ragdad Cani Miranti" w:date="2020-11-06T22:00:00Z">
                                  <w:rPr>
                                    <w:rFonts w:ascii="Cambria Math" w:hAnsi="Cambria Math" w:cs="Times New Roman"/>
                                    <w:sz w:val="22"/>
                                  </w:rPr>
                                </w:del>
                              </w:ins>
                            </m:ctrlPr>
                          </m:fPr>
                          <m:num>
                            <m:sSub>
                              <m:sSubPr>
                                <m:ctrlPr>
                                  <w:ins w:id="2255" w:author="Budy Resosudarmo" w:date="2020-10-17T16:13:00Z">
                                    <w:del w:id="2256" w:author="Ragdad Cani Miranti" w:date="2020-11-06T22:00:00Z">
                                      <w:rPr>
                                        <w:rFonts w:ascii="Cambria Math" w:hAnsi="Cambria Math" w:cs="Times New Roman"/>
                                        <w:sz w:val="22"/>
                                      </w:rPr>
                                    </w:del>
                                  </w:ins>
                                </m:ctrlPr>
                              </m:sSubPr>
                              <m:e>
                                <m:r>
                                  <w:del w:id="2257" w:author="Ragdad Cani Miranti" w:date="2020-11-02T16:55:00Z">
                                    <w:rPr>
                                      <w:rFonts w:ascii="Cambria Math" w:hAnsi="Cambria Math" w:cs="Times New Roman"/>
                                      <w:sz w:val="22"/>
                                    </w:rPr>
                                    <m:t>g</m:t>
                                  </w:del>
                                </m:r>
                              </m:e>
                              <m:sub>
                                <m:r>
                                  <w:del w:id="2258" w:author="Ragdad Cani Miranti" w:date="2020-11-06T22:00:00Z">
                                    <w:rPr>
                                      <w:rFonts w:ascii="Cambria Math" w:hAnsi="Cambria Math" w:cs="Times New Roman"/>
                                      <w:sz w:val="22"/>
                                    </w:rPr>
                                    <m:t>it</m:t>
                                  </w:del>
                                </m:r>
                              </m:sub>
                            </m:sSub>
                          </m:num>
                          <m:den>
                            <m:sSub>
                              <m:sSubPr>
                                <m:ctrlPr>
                                  <w:ins w:id="2259" w:author="Budy Resosudarmo" w:date="2020-10-17T16:13:00Z">
                                    <w:del w:id="2260" w:author="Ragdad Cani Miranti" w:date="2020-11-06T22:00:00Z">
                                      <w:rPr>
                                        <w:rFonts w:ascii="Cambria Math" w:hAnsi="Cambria Math" w:cs="Times New Roman"/>
                                        <w:sz w:val="22"/>
                                      </w:rPr>
                                    </w:del>
                                  </w:ins>
                                </m:ctrlPr>
                              </m:sSubPr>
                              <m:e>
                                <m:r>
                                  <w:del w:id="2261" w:author="Ragdad Cani Miranti" w:date="2020-11-02T16:55:00Z">
                                    <w:rPr>
                                      <w:rFonts w:ascii="Cambria Math" w:hAnsi="Cambria Math" w:cs="Times New Roman"/>
                                      <w:sz w:val="22"/>
                                    </w:rPr>
                                    <m:t>g</m:t>
                                  </w:del>
                                </m:r>
                              </m:e>
                              <m:sub>
                                <m:r>
                                  <w:del w:id="2262" w:author="Ragdad Cani Miranti" w:date="2020-11-06T22:00:00Z">
                                    <w:rPr>
                                      <w:rFonts w:ascii="Cambria Math" w:hAnsi="Cambria Math" w:cs="Times New Roman"/>
                                      <w:sz w:val="22"/>
                                    </w:rPr>
                                    <m:t>i0</m:t>
                                  </w:del>
                                </m:r>
                              </m:sub>
                            </m:sSub>
                          </m:den>
                        </m:f>
                      </m:e>
                    </m:d>
                  </m:e>
                </m:func>
                <m:r>
                  <w:rPr>
                    <w:rFonts w:ascii="Cambria Math" w:hAnsi="Cambria Math" w:cs="Times New Roman"/>
                    <w:sz w:val="22"/>
                  </w:rPr>
                  <m:t>+</m:t>
                </m:r>
                <m:sSub>
                  <m:sSubPr>
                    <m:ctrlPr>
                      <w:ins w:id="2263"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w:commentRangeStart w:id="2264"/>
                <w:commentRangeEnd w:id="2264"/>
                <m:r>
                  <m:rPr>
                    <m:sty m:val="p"/>
                  </m:rPr>
                  <w:rPr>
                    <w:rStyle w:val="CommentReference"/>
                  </w:rPr>
                  <w:commentReference w:id="2264"/>
                </m:r>
              </m:oMath>
            </m:oMathPara>
          </w:p>
        </w:tc>
        <w:tc>
          <w:tcPr>
            <w:tcW w:w="941" w:type="dxa"/>
            <w:vAlign w:val="center"/>
          </w:tcPr>
          <w:p w14:paraId="230A41BE" w14:textId="6B5DDA6D" w:rsidR="0045063F" w:rsidRDefault="0045063F"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2265" w:author="Harry" w:date="2020-11-21T00:54:00Z">
              <w:r w:rsidR="005052EF">
                <w:rPr>
                  <w:rFonts w:ascii="Times New Roman" w:hAnsi="Times New Roman" w:cs="Times New Roman"/>
                  <w:sz w:val="22"/>
                </w:rPr>
                <w:t>2</w:t>
              </w:r>
            </w:ins>
            <w:del w:id="2266" w:author="Harry" w:date="2020-11-21T00:54:00Z">
              <w:r w:rsidDel="005052EF">
                <w:rPr>
                  <w:rFonts w:ascii="Times New Roman" w:hAnsi="Times New Roman" w:cs="Times New Roman"/>
                  <w:sz w:val="22"/>
                </w:rPr>
                <w:delText>3</w:delText>
              </w:r>
            </w:del>
            <w:r>
              <w:rPr>
                <w:rFonts w:ascii="Times New Roman" w:hAnsi="Times New Roman" w:cs="Times New Roman"/>
                <w:sz w:val="22"/>
              </w:rPr>
              <w:t>)</w:t>
            </w:r>
          </w:p>
        </w:tc>
      </w:tr>
    </w:tbl>
    <w:p w14:paraId="774D3162" w14:textId="77777777" w:rsidR="00D013E7" w:rsidRDefault="00D013E7" w:rsidP="0045063F">
      <w:pPr>
        <w:rPr>
          <w:ins w:id="2267" w:author="Harry" w:date="2020-11-28T17:16:00Z"/>
          <w:rFonts w:ascii="Times New Roman" w:hAnsi="Times New Roman" w:cs="Times New Roman"/>
          <w:sz w:val="22"/>
        </w:rPr>
      </w:pPr>
    </w:p>
    <w:p w14:paraId="2549B74B" w14:textId="37F2C3C5" w:rsidR="0045063F" w:rsidRPr="00341330" w:rsidRDefault="0045063F" w:rsidP="0045063F">
      <w:pPr>
        <w:rPr>
          <w:rFonts w:ascii="Times New Roman" w:hAnsi="Times New Roman" w:cs="Times New Roman"/>
          <w:sz w:val="22"/>
          <w:rPrChange w:id="2268" w:author="Harry" w:date="2020-11-28T23:40:00Z">
            <w:rPr>
              <w:rFonts w:ascii="Times New Roman" w:hAnsi="Times New Roman" w:cs="Times New Roman"/>
              <w:sz w:val="22"/>
            </w:rPr>
          </w:rPrChange>
        </w:rPr>
      </w:pPr>
      <w:r w:rsidRPr="00A83DE8">
        <w:rPr>
          <w:rFonts w:ascii="Times New Roman" w:hAnsi="Times New Roman" w:cs="Times New Roman"/>
          <w:sz w:val="22"/>
        </w:rPr>
        <w:lastRenderedPageBreak/>
        <w:t xml:space="preserve">where </w:t>
      </w:r>
      <w:r w:rsidRPr="00A83DE8">
        <w:rPr>
          <w:rFonts w:ascii="Times New Roman" w:hAnsi="Times New Roman" w:cs="Times New Roman"/>
          <w:b/>
          <w:bCs/>
          <w:sz w:val="22"/>
        </w:rPr>
        <w:t>W</w:t>
      </w:r>
      <w:r w:rsidRPr="00A83DE8">
        <w:rPr>
          <w:rFonts w:ascii="Times New Roman" w:hAnsi="Times New Roman" w:cs="Times New Roman"/>
          <w:sz w:val="22"/>
        </w:rPr>
        <w:t xml:space="preserve"> is the spatial weights matrix that represents the spatial structure of the data, </w:t>
      </w:r>
      <m:oMath>
        <m:r>
          <m:rPr>
            <m:sty m:val="b"/>
          </m:rPr>
          <w:rPr>
            <w:rFonts w:ascii="Cambria Math" w:hAnsi="Cambria Math" w:cs="Times New Roman"/>
            <w:sz w:val="22"/>
          </w:rPr>
          <m:t>W</m:t>
        </m:r>
        <m:r>
          <w:ins w:id="2269" w:author="Ragdad Cani Miranti" w:date="2020-11-02T16:56:00Z">
            <m:rPr>
              <m:sty m:val="p"/>
            </m:rPr>
            <w:rPr>
              <w:rFonts w:ascii="Cambria Math" w:hAnsi="Cambria Math" w:cs="Times New Roman"/>
              <w:sz w:val="22"/>
            </w:rPr>
            <m:t xml:space="preserve"> </m:t>
          </w:ins>
        </m:r>
        <m:sSub>
          <m:sSubPr>
            <m:ctrlPr>
              <w:ins w:id="2270" w:author="Ragdad Cani Miranti" w:date="2020-11-06T22:02:00Z">
                <w:rPr>
                  <w:rFonts w:ascii="Cambria Math" w:hAnsi="Cambria Math" w:cs="Times New Roman"/>
                  <w:i/>
                  <w:sz w:val="22"/>
                </w:rPr>
              </w:ins>
            </m:ctrlPr>
          </m:sSubPr>
          <m:e>
            <m:r>
              <w:ins w:id="2271" w:author="Ragdad Cani Miranti" w:date="2020-11-06T22:02:00Z">
                <w:rPr>
                  <w:rFonts w:ascii="Cambria Math" w:hAnsi="Cambria Math" w:cs="Times New Roman"/>
                  <w:sz w:val="22"/>
                </w:rPr>
                <m:t>g</m:t>
              </w:ins>
            </m:r>
          </m:e>
          <m:sub>
            <m:sSub>
              <m:sSubPr>
                <m:ctrlPr>
                  <w:ins w:id="2272" w:author="Ragdad Cani Miranti" w:date="2020-11-06T22:02:00Z">
                    <w:rPr>
                      <w:rFonts w:ascii="Cambria Math" w:hAnsi="Cambria Math" w:cs="Times New Roman"/>
                      <w:i/>
                      <w:sz w:val="22"/>
                    </w:rPr>
                  </w:ins>
                </m:ctrlPr>
              </m:sSubPr>
              <m:e>
                <m:r>
                  <w:ins w:id="2273" w:author="Ragdad Cani Miranti" w:date="2020-11-06T22:02:00Z">
                    <w:rPr>
                      <w:rFonts w:ascii="Cambria Math" w:hAnsi="Cambria Math" w:cs="Times New Roman"/>
                      <w:sz w:val="22"/>
                    </w:rPr>
                    <m:t>y</m:t>
                  </w:ins>
                </m:r>
              </m:e>
              <m:sub>
                <m:r>
                  <w:ins w:id="2274" w:author="Ragdad Cani Miranti" w:date="2020-11-06T22:02:00Z">
                    <w:rPr>
                      <w:rFonts w:ascii="Cambria Math" w:hAnsi="Cambria Math" w:cs="Times New Roman"/>
                      <w:sz w:val="22"/>
                    </w:rPr>
                    <m:t>i</m:t>
                  </w:ins>
                </m:r>
              </m:sub>
            </m:sSub>
          </m:sub>
        </m:sSub>
        <m:r>
          <w:ins w:id="2275" w:author="Ragdad Cani Miranti" w:date="2020-11-06T22:02:00Z">
            <m:rPr>
              <m:sty m:val="p"/>
            </m:rPr>
            <w:rPr>
              <w:rFonts w:ascii="Cambria Math" w:hAnsi="Cambria Math" w:cs="Times New Roman"/>
              <w:sz w:val="22"/>
            </w:rPr>
            <m:t xml:space="preserve"> </m:t>
          </w:ins>
        </m:r>
        <m:r>
          <w:del w:id="2276" w:author="Ragdad Cani Miranti" w:date="2020-11-02T16:56:00Z">
            <m:rPr>
              <m:sty m:val="p"/>
            </m:rPr>
            <w:rPr>
              <w:rFonts w:ascii="Cambria Math" w:hAnsi="Cambria Math" w:cs="Times New Roman"/>
              <w:sz w:val="22"/>
            </w:rPr>
            <m:t>ln</m:t>
          </w:del>
        </m:r>
        <m:d>
          <m:dPr>
            <m:ctrlPr>
              <w:ins w:id="2277" w:author="Budy Resosudarmo" w:date="2020-10-17T16:13:00Z">
                <w:del w:id="2278" w:author="Ragdad Cani Miranti" w:date="2020-11-02T16:56:00Z">
                  <w:rPr>
                    <w:rFonts w:ascii="Cambria Math" w:hAnsi="Cambria Math" w:cs="Times New Roman"/>
                    <w:sz w:val="22"/>
                  </w:rPr>
                </w:del>
              </w:ins>
            </m:ctrlPr>
          </m:dPr>
          <m:e>
            <m:f>
              <m:fPr>
                <m:ctrlPr>
                  <w:ins w:id="2279" w:author="Budy Resosudarmo" w:date="2020-10-17T16:13:00Z">
                    <w:del w:id="2280" w:author="Ragdad Cani Miranti" w:date="2020-11-02T16:56:00Z">
                      <w:rPr>
                        <w:rFonts w:ascii="Cambria Math" w:hAnsi="Cambria Math" w:cs="Times New Roman"/>
                        <w:sz w:val="22"/>
                      </w:rPr>
                    </w:del>
                  </w:ins>
                </m:ctrlPr>
              </m:fPr>
              <m:num>
                <m:sSub>
                  <m:sSubPr>
                    <m:ctrlPr>
                      <w:ins w:id="2281" w:author="Budy Resosudarmo" w:date="2020-10-17T16:13:00Z">
                        <w:del w:id="2282" w:author="Ragdad Cani Miranti" w:date="2020-11-02T16:56:00Z">
                          <w:rPr>
                            <w:rFonts w:ascii="Cambria Math" w:hAnsi="Cambria Math" w:cs="Times New Roman"/>
                            <w:sz w:val="22"/>
                          </w:rPr>
                        </w:del>
                      </w:ins>
                    </m:ctrlPr>
                  </m:sSubPr>
                  <m:e>
                    <m:r>
                      <w:del w:id="2283" w:author="Ragdad Cani Miranti" w:date="2020-11-02T16:56:00Z">
                        <w:rPr>
                          <w:rFonts w:ascii="Cambria Math" w:hAnsi="Cambria Math" w:cs="Times New Roman"/>
                          <w:sz w:val="22"/>
                        </w:rPr>
                        <m:t>g</m:t>
                      </w:del>
                    </m:r>
                  </m:e>
                  <m:sub>
                    <m:r>
                      <w:del w:id="2284" w:author="Ragdad Cani Miranti" w:date="2020-11-02T16:56:00Z">
                        <w:rPr>
                          <w:rFonts w:ascii="Cambria Math" w:hAnsi="Cambria Math" w:cs="Times New Roman"/>
                          <w:sz w:val="22"/>
                        </w:rPr>
                        <m:t>it</m:t>
                      </w:del>
                    </m:r>
                  </m:sub>
                </m:sSub>
              </m:num>
              <m:den>
                <m:sSub>
                  <m:sSubPr>
                    <m:ctrlPr>
                      <w:ins w:id="2285" w:author="Budy Resosudarmo" w:date="2020-10-17T16:13:00Z">
                        <w:del w:id="2286" w:author="Ragdad Cani Miranti" w:date="2020-11-02T16:56:00Z">
                          <w:rPr>
                            <w:rFonts w:ascii="Cambria Math" w:hAnsi="Cambria Math" w:cs="Times New Roman"/>
                            <w:sz w:val="22"/>
                          </w:rPr>
                        </w:del>
                      </w:ins>
                    </m:ctrlPr>
                  </m:sSubPr>
                  <m:e>
                    <m:r>
                      <w:del w:id="2287" w:author="Ragdad Cani Miranti" w:date="2020-11-02T16:56:00Z">
                        <w:rPr>
                          <w:rFonts w:ascii="Cambria Math" w:hAnsi="Cambria Math" w:cs="Times New Roman"/>
                          <w:sz w:val="22"/>
                        </w:rPr>
                        <m:t>g</m:t>
                      </w:del>
                    </m:r>
                  </m:e>
                  <m:sub>
                    <m:r>
                      <w:del w:id="2288" w:author="Ragdad Cani Miranti" w:date="2020-11-02T16:56:00Z">
                        <w:rPr>
                          <w:rFonts w:ascii="Cambria Math" w:hAnsi="Cambria Math" w:cs="Times New Roman"/>
                          <w:sz w:val="22"/>
                        </w:rPr>
                        <m:t>i0</m:t>
                      </w:del>
                    </m:r>
                  </m:sub>
                </m:sSub>
              </m:den>
            </m:f>
          </m:e>
        </m:d>
      </m:oMath>
      <w:del w:id="2289" w:author="Ragdad Cani Miranti" w:date="2020-11-02T16:56:00Z">
        <w:r w:rsidRPr="00A83DE8" w:rsidDel="00157C24">
          <w:rPr>
            <w:rFonts w:ascii="Times New Roman" w:hAnsi="Times New Roman" w:cs="Times New Roman"/>
            <w:sz w:val="22"/>
          </w:rPr>
          <w:delText xml:space="preserve"> </w:delText>
        </w:r>
      </w:del>
      <w:r w:rsidRPr="00A83DE8">
        <w:rPr>
          <w:rFonts w:ascii="Times New Roman" w:hAnsi="Times New Roman" w:cs="Times New Roman"/>
          <w:sz w:val="22"/>
        </w:rPr>
        <w:t xml:space="preserve">is the spatial lag of the dependent variable, </w:t>
      </w:r>
      <w:del w:id="2290" w:author="Ragdad Cani Miranti" w:date="2020-11-09T17:08:00Z">
        <w:r w:rsidRPr="00A83DE8" w:rsidDel="00BF1479">
          <w:rPr>
            <w:rFonts w:ascii="Times New Roman" w:hAnsi="Times New Roman" w:cs="Times New Roman"/>
            <w:sz w:val="22"/>
          </w:rPr>
          <w:delText xml:space="preserve">and </w:delText>
        </w:r>
      </w:del>
      <m:oMath>
        <m:r>
          <w:rPr>
            <w:rFonts w:ascii="Cambria Math" w:hAnsi="Cambria Math" w:cs="Times New Roman"/>
            <w:sz w:val="22"/>
          </w:rPr>
          <m:t>ρ</m:t>
        </m:r>
      </m:oMath>
      <w:r w:rsidRPr="00A83DE8">
        <w:rPr>
          <w:rFonts w:ascii="Times New Roman" w:hAnsi="Times New Roman" w:cs="Times New Roman"/>
          <w:sz w:val="22"/>
        </w:rPr>
        <w:t xml:space="preserve"> is </w:t>
      </w:r>
      <w:del w:id="2291" w:author="Ragdad Cani Miranti" w:date="2020-11-09T17:08:00Z">
        <w:r w:rsidRPr="00A83DE8" w:rsidDel="00BF1479">
          <w:rPr>
            <w:rFonts w:ascii="Times New Roman" w:hAnsi="Times New Roman" w:cs="Times New Roman"/>
            <w:sz w:val="22"/>
          </w:rPr>
          <w:delText xml:space="preserve">a </w:delText>
        </w:r>
      </w:del>
      <w:r w:rsidRPr="00A83DE8">
        <w:rPr>
          <w:rFonts w:ascii="Times New Roman" w:hAnsi="Times New Roman" w:cs="Times New Roman"/>
          <w:sz w:val="22"/>
        </w:rPr>
        <w:t>spatial lag coefficient</w:t>
      </w:r>
      <w:ins w:id="2292" w:author="Ragdad Cani Miranti" w:date="2020-11-02T21:45:00Z">
        <w:r w:rsidR="001E011A" w:rsidRPr="00A83DE8">
          <w:rPr>
            <w:rFonts w:ascii="Times New Roman" w:hAnsi="Times New Roman" w:cs="Times New Roman"/>
            <w:sz w:val="22"/>
          </w:rPr>
          <w:t xml:space="preserve">, </w:t>
        </w:r>
      </w:ins>
      <m:oMath>
        <m:sSub>
          <m:sSubPr>
            <m:ctrlPr>
              <w:ins w:id="2293" w:author="Ragdad Cani Miranti" w:date="2020-11-06T22:01:00Z">
                <w:rPr>
                  <w:rFonts w:ascii="Cambria Math" w:hAnsi="Cambria Math" w:cs="Times New Roman"/>
                  <w:i/>
                  <w:sz w:val="22"/>
                </w:rPr>
              </w:ins>
            </m:ctrlPr>
          </m:sSubPr>
          <m:e>
            <m:r>
              <w:ins w:id="2294" w:author="Ragdad Cani Miranti" w:date="2020-11-06T22:01:00Z">
                <w:rPr>
                  <w:rFonts w:ascii="Cambria Math" w:hAnsi="Cambria Math" w:cs="Times New Roman"/>
                  <w:sz w:val="22"/>
                </w:rPr>
                <m:t>g</m:t>
              </w:ins>
            </m:r>
          </m:e>
          <m:sub>
            <m:sSub>
              <m:sSubPr>
                <m:ctrlPr>
                  <w:ins w:id="2295" w:author="Ragdad Cani Miranti" w:date="2020-11-06T22:01:00Z">
                    <w:rPr>
                      <w:rFonts w:ascii="Cambria Math" w:hAnsi="Cambria Math" w:cs="Times New Roman"/>
                      <w:i/>
                      <w:sz w:val="22"/>
                    </w:rPr>
                  </w:ins>
                </m:ctrlPr>
              </m:sSubPr>
              <m:e>
                <m:r>
                  <w:ins w:id="2296" w:author="Ragdad Cani Miranti" w:date="2020-11-06T22:01:00Z">
                    <w:rPr>
                      <w:rFonts w:ascii="Cambria Math" w:hAnsi="Cambria Math" w:cs="Times New Roman"/>
                      <w:sz w:val="22"/>
                    </w:rPr>
                    <m:t>y</m:t>
                  </w:ins>
                </m:r>
              </m:e>
              <m:sub>
                <m:r>
                  <w:ins w:id="2297" w:author="Ragdad Cani Miranti" w:date="2020-11-06T22:01:00Z">
                    <w:rPr>
                      <w:rFonts w:ascii="Cambria Math" w:hAnsi="Cambria Math" w:cs="Times New Roman"/>
                      <w:sz w:val="22"/>
                    </w:rPr>
                    <m:t>i</m:t>
                  </w:ins>
                </m:r>
              </m:sub>
            </m:sSub>
          </m:sub>
        </m:sSub>
        <m:r>
          <w:ins w:id="2298" w:author="Ragdad Cani Miranti" w:date="2020-11-06T22:01:00Z">
            <w:rPr>
              <w:rFonts w:ascii="Cambria Math" w:hAnsi="Cambria Math" w:cs="Times New Roman"/>
              <w:sz w:val="22"/>
            </w:rPr>
            <m:t xml:space="preserve"> </m:t>
          </w:ins>
        </m:r>
      </m:oMath>
      <w:ins w:id="2299" w:author="Ragdad Cani Miranti" w:date="2020-11-02T21:45:00Z">
        <w:r w:rsidR="001E011A" w:rsidRPr="00341330">
          <w:rPr>
            <w:rFonts w:ascii="Times New Roman" w:hAnsi="Times New Roman" w:cs="Times New Roman"/>
            <w:sz w:val="22"/>
            <w:rPrChange w:id="2300" w:author="Harry" w:date="2020-11-28T23:40:00Z">
              <w:rPr/>
            </w:rPrChange>
          </w:rPr>
          <w:t xml:space="preserve">is the average growth rate of the </w:t>
        </w:r>
      </w:ins>
      <w:ins w:id="2301" w:author="Ragdad Cani Miranti" w:date="2020-11-09T17:54:00Z">
        <w:r w:rsidR="00B0317C" w:rsidRPr="00341330">
          <w:rPr>
            <w:rFonts w:ascii="Times New Roman" w:hAnsi="Times New Roman" w:cs="Times New Roman"/>
            <w:sz w:val="22"/>
            <w:rPrChange w:id="2302" w:author="Harry" w:date="2020-11-28T23:40:00Z">
              <w:rPr>
                <w:rFonts w:ascii="Times New Roman" w:hAnsi="Times New Roman" w:cs="Times New Roman"/>
              </w:rPr>
            </w:rPrChange>
          </w:rPr>
          <w:t>GDP</w:t>
        </w:r>
      </w:ins>
      <w:ins w:id="2303" w:author="Ragdad Cani Miranti" w:date="2020-11-02T21:45:00Z">
        <w:r w:rsidR="001E011A" w:rsidRPr="00341330">
          <w:rPr>
            <w:rFonts w:ascii="Times New Roman" w:hAnsi="Times New Roman" w:cs="Times New Roman"/>
            <w:i/>
            <w:iCs/>
            <w:sz w:val="22"/>
            <w:rPrChange w:id="2304" w:author="Harry" w:date="2020-11-28T23:40:00Z">
              <w:rPr>
                <w:i/>
                <w:iCs/>
              </w:rPr>
            </w:rPrChange>
          </w:rPr>
          <w:t xml:space="preserve"> </w:t>
        </w:r>
      </w:ins>
      <w:ins w:id="2305" w:author="Ragdad Cani Miranti" w:date="2020-11-09T19:52:00Z">
        <w:r w:rsidR="003570B9" w:rsidRPr="00341330">
          <w:rPr>
            <w:rFonts w:ascii="Times New Roman" w:hAnsi="Times New Roman" w:cs="Times New Roman"/>
            <w:sz w:val="22"/>
            <w:rPrChange w:id="2306" w:author="Harry" w:date="2020-11-28T23:40:00Z">
              <w:rPr>
                <w:rFonts w:ascii="Times New Roman" w:hAnsi="Times New Roman" w:cs="Times New Roman"/>
              </w:rPr>
            </w:rPrChange>
          </w:rPr>
          <w:t xml:space="preserve">during </w:t>
        </w:r>
        <w:r w:rsidR="00784DCD" w:rsidRPr="00341330">
          <w:rPr>
            <w:rFonts w:ascii="Times New Roman" w:hAnsi="Times New Roman" w:cs="Times New Roman"/>
            <w:sz w:val="22"/>
            <w:rPrChange w:id="2307" w:author="Harry" w:date="2020-11-28T23:40:00Z">
              <w:rPr>
                <w:rFonts w:ascii="Times New Roman" w:hAnsi="Times New Roman" w:cs="Times New Roman"/>
              </w:rPr>
            </w:rPrChange>
          </w:rPr>
          <w:t>T period</w:t>
        </w:r>
        <w:r w:rsidR="003570B9" w:rsidRPr="00341330">
          <w:rPr>
            <w:rFonts w:ascii="Times New Roman" w:hAnsi="Times New Roman" w:cs="Times New Roman"/>
            <w:sz w:val="22"/>
            <w:rPrChange w:id="2308" w:author="Harry" w:date="2020-11-28T23:40:00Z">
              <w:rPr>
                <w:rFonts w:ascii="Times New Roman" w:hAnsi="Times New Roman" w:cs="Times New Roman"/>
              </w:rPr>
            </w:rPrChange>
          </w:rPr>
          <w:t xml:space="preserve"> (quarters)</w:t>
        </w:r>
      </w:ins>
      <w:ins w:id="2309" w:author="Ragdad Cani Miranti" w:date="2020-11-02T21:45:00Z">
        <w:del w:id="2310" w:author="Harry" w:date="2020-11-28T23:40:00Z">
          <w:r w:rsidR="001E011A" w:rsidRPr="00341330" w:rsidDel="00857949">
            <w:rPr>
              <w:rFonts w:ascii="Times New Roman" w:hAnsi="Times New Roman" w:cs="Times New Roman"/>
              <w:sz w:val="22"/>
              <w:rPrChange w:id="2311" w:author="Harry" w:date="2020-11-28T23:40:00Z">
                <w:rPr/>
              </w:rPrChange>
            </w:rPr>
            <w:delText xml:space="preserve"> </w:delText>
          </w:r>
        </w:del>
        <w:r w:rsidR="001E011A" w:rsidRPr="00341330">
          <w:rPr>
            <w:rFonts w:ascii="Times New Roman" w:hAnsi="Times New Roman" w:cs="Times New Roman"/>
            <w:sz w:val="22"/>
            <w:rPrChange w:id="2312" w:author="Harry" w:date="2020-11-28T23:40:00Z">
              <w:rPr/>
            </w:rPrChange>
          </w:rPr>
          <w:t xml:space="preserve">, </w:t>
        </w:r>
      </w:ins>
      <m:oMath>
        <m:sSub>
          <m:sSubPr>
            <m:ctrlPr>
              <w:ins w:id="2313" w:author="Ragdad Cani Miranti" w:date="2020-11-02T21:45:00Z">
                <w:rPr>
                  <w:rFonts w:ascii="Cambria Math" w:hAnsi="Cambria Math" w:cs="Times New Roman"/>
                  <w:sz w:val="22"/>
                  <w:rPrChange w:id="2314" w:author="Harry" w:date="2020-11-28T23:40:00Z">
                    <w:rPr>
                      <w:rFonts w:ascii="Cambria Math" w:hAnsi="Cambria Math" w:cs="Times New Roman"/>
                    </w:rPr>
                  </w:rPrChange>
                </w:rPr>
              </w:ins>
            </m:ctrlPr>
          </m:sSubPr>
          <m:e>
            <m:r>
              <w:ins w:id="2315" w:author="Ragdad Cani Miranti" w:date="2020-11-02T21:45:00Z">
                <w:rPr>
                  <w:rFonts w:ascii="Cambria Math" w:hAnsi="Cambria Math" w:cs="Times New Roman"/>
                  <w:sz w:val="22"/>
                  <w:rPrChange w:id="2316" w:author="Harry" w:date="2020-11-28T23:40:00Z">
                    <w:rPr>
                      <w:rFonts w:ascii="Cambria Math" w:hAnsi="Cambria Math" w:cs="Times New Roman"/>
                    </w:rPr>
                  </w:rPrChange>
                </w:rPr>
                <m:t>y</m:t>
              </w:ins>
            </m:r>
          </m:e>
          <m:sub>
            <m:r>
              <w:ins w:id="2317" w:author="Ragdad Cani Miranti" w:date="2020-11-02T21:45:00Z">
                <w:rPr>
                  <w:rFonts w:ascii="Cambria Math" w:hAnsi="Cambria Math" w:cs="Times New Roman"/>
                  <w:sz w:val="22"/>
                  <w:rPrChange w:id="2318" w:author="Harry" w:date="2020-11-28T23:40:00Z">
                    <w:rPr>
                      <w:rFonts w:ascii="Cambria Math" w:hAnsi="Cambria Math" w:cs="Times New Roman"/>
                    </w:rPr>
                  </w:rPrChange>
                </w:rPr>
                <m:t>i,0</m:t>
              </w:ins>
            </m:r>
          </m:sub>
        </m:sSub>
      </m:oMath>
      <w:ins w:id="2319" w:author="Ragdad Cani Miranti" w:date="2020-11-02T21:45:00Z">
        <w:r w:rsidR="001E011A" w:rsidRPr="00341330">
          <w:rPr>
            <w:rFonts w:ascii="Times New Roman" w:hAnsi="Times New Roman" w:cs="Times New Roman"/>
            <w:sz w:val="22"/>
            <w:rPrChange w:id="2320" w:author="Harry" w:date="2020-11-28T23:40:00Z">
              <w:rPr/>
            </w:rPrChange>
          </w:rPr>
          <w:t xml:space="preserve"> is value of the </w:t>
        </w:r>
      </w:ins>
      <w:ins w:id="2321" w:author="Ragdad Cani Miranti" w:date="2020-11-09T17:54:00Z">
        <w:r w:rsidR="00B0317C" w:rsidRPr="00341330">
          <w:rPr>
            <w:rFonts w:ascii="Times New Roman" w:hAnsi="Times New Roman" w:cs="Times New Roman"/>
            <w:sz w:val="22"/>
            <w:rPrChange w:id="2322" w:author="Harry" w:date="2020-11-28T23:40:00Z">
              <w:rPr>
                <w:rFonts w:ascii="Times New Roman" w:hAnsi="Times New Roman" w:cs="Times New Roman"/>
              </w:rPr>
            </w:rPrChange>
          </w:rPr>
          <w:t>GDP</w:t>
        </w:r>
      </w:ins>
      <w:ins w:id="2323" w:author="Ragdad Cani Miranti" w:date="2020-11-02T21:47:00Z">
        <w:r w:rsidR="001E011A" w:rsidRPr="00341330">
          <w:rPr>
            <w:rFonts w:ascii="Times New Roman" w:hAnsi="Times New Roman" w:cs="Times New Roman"/>
            <w:sz w:val="22"/>
            <w:rPrChange w:id="2324" w:author="Harry" w:date="2020-11-28T23:40:00Z">
              <w:rPr/>
            </w:rPrChange>
          </w:rPr>
          <w:t xml:space="preserve"> </w:t>
        </w:r>
      </w:ins>
      <w:ins w:id="2325" w:author="Ragdad Cani Miranti" w:date="2020-11-02T21:45:00Z">
        <w:r w:rsidR="001E011A" w:rsidRPr="00341330">
          <w:rPr>
            <w:rFonts w:ascii="Times New Roman" w:hAnsi="Times New Roman" w:cs="Times New Roman"/>
            <w:sz w:val="22"/>
            <w:rPrChange w:id="2326" w:author="Harry" w:date="2020-11-28T23:40:00Z">
              <w:rPr/>
            </w:rPrChange>
          </w:rPr>
          <w:t>in the base</w:t>
        </w:r>
      </w:ins>
      <w:ins w:id="2327" w:author="Ragdad Cani Miranti" w:date="2020-11-09T19:53:00Z">
        <w:r w:rsidR="003570B9" w:rsidRPr="00341330">
          <w:rPr>
            <w:rFonts w:ascii="Times New Roman" w:hAnsi="Times New Roman" w:cs="Times New Roman"/>
            <w:sz w:val="22"/>
            <w:rPrChange w:id="2328" w:author="Harry" w:date="2020-11-28T23:40:00Z">
              <w:rPr>
                <w:rFonts w:ascii="Times New Roman" w:hAnsi="Times New Roman" w:cs="Times New Roman"/>
              </w:rPr>
            </w:rPrChange>
          </w:rPr>
          <w:t xml:space="preserve"> (initial)</w:t>
        </w:r>
      </w:ins>
      <w:ins w:id="2329" w:author="Ragdad Cani Miranti" w:date="2020-11-02T21:45:00Z">
        <w:r w:rsidR="001E011A" w:rsidRPr="00341330">
          <w:rPr>
            <w:rFonts w:ascii="Times New Roman" w:hAnsi="Times New Roman" w:cs="Times New Roman"/>
            <w:sz w:val="22"/>
            <w:rPrChange w:id="2330" w:author="Harry" w:date="2020-11-28T23:40:00Z">
              <w:rPr/>
            </w:rPrChange>
          </w:rPr>
          <w:t xml:space="preserve"> year</w:t>
        </w:r>
      </w:ins>
      <w:ins w:id="2331" w:author="Ragdad Cani Miranti" w:date="2020-11-06T22:03:00Z">
        <w:r w:rsidR="00B014BA" w:rsidRPr="00341330">
          <w:rPr>
            <w:rFonts w:ascii="Times New Roman" w:hAnsi="Times New Roman" w:cs="Times New Roman"/>
            <w:sz w:val="22"/>
            <w:rPrChange w:id="2332" w:author="Harry" w:date="2020-11-28T23:40:00Z">
              <w:rPr>
                <w:rFonts w:ascii="Times New Roman" w:hAnsi="Times New Roman" w:cs="Times New Roman"/>
              </w:rPr>
            </w:rPrChange>
          </w:rPr>
          <w:t xml:space="preserve">, which are </w:t>
        </w:r>
      </w:ins>
      <w:ins w:id="2333" w:author="Ragdad Cani Miranti" w:date="2020-11-02T21:47:00Z">
        <w:del w:id="2334" w:author="Harry" w:date="2020-11-28T10:42:00Z">
          <w:r w:rsidR="001E011A" w:rsidRPr="00341330" w:rsidDel="00A954D4">
            <w:rPr>
              <w:rFonts w:ascii="Times New Roman" w:hAnsi="Times New Roman" w:cs="Times New Roman"/>
              <w:sz w:val="22"/>
              <w:rPrChange w:id="2335" w:author="Harry" w:date="2020-11-28T23:40:00Z">
                <w:rPr/>
              </w:rPrChange>
            </w:rPr>
            <w:delText>Q</w:delText>
          </w:r>
        </w:del>
        <w:r w:rsidR="001E011A" w:rsidRPr="00341330">
          <w:rPr>
            <w:rFonts w:ascii="Times New Roman" w:hAnsi="Times New Roman" w:cs="Times New Roman"/>
            <w:sz w:val="22"/>
            <w:rPrChange w:id="2336" w:author="Harry" w:date="2020-11-28T23:40:00Z">
              <w:rPr/>
            </w:rPrChange>
          </w:rPr>
          <w:t>2015</w:t>
        </w:r>
      </w:ins>
      <w:ins w:id="2337" w:author="Ragdad Cani Miranti" w:date="2020-11-06T22:02:00Z">
        <w:r w:rsidR="00B014BA" w:rsidRPr="00341330">
          <w:rPr>
            <w:rFonts w:ascii="Times New Roman" w:hAnsi="Times New Roman" w:cs="Times New Roman"/>
            <w:sz w:val="22"/>
            <w:rPrChange w:id="2338" w:author="Harry" w:date="2020-11-28T23:40:00Z">
              <w:rPr>
                <w:rFonts w:ascii="Times New Roman" w:hAnsi="Times New Roman" w:cs="Times New Roman"/>
              </w:rPr>
            </w:rPrChange>
          </w:rPr>
          <w:t>:</w:t>
        </w:r>
      </w:ins>
      <w:ins w:id="2339" w:author="Harry" w:date="2020-11-28T10:42:00Z">
        <w:r w:rsidR="00A954D4" w:rsidRPr="00341330">
          <w:rPr>
            <w:rFonts w:ascii="Times New Roman" w:hAnsi="Times New Roman" w:cs="Times New Roman"/>
            <w:sz w:val="22"/>
            <w:rPrChange w:id="2340" w:author="Harry" w:date="2020-11-28T23:40:00Z">
              <w:rPr>
                <w:rFonts w:ascii="Times New Roman" w:hAnsi="Times New Roman" w:cs="Times New Roman"/>
              </w:rPr>
            </w:rPrChange>
          </w:rPr>
          <w:t>Q</w:t>
        </w:r>
      </w:ins>
      <w:ins w:id="2341" w:author="Ragdad Cani Miranti" w:date="2020-11-06T22:02:00Z">
        <w:r w:rsidR="00B014BA" w:rsidRPr="00341330">
          <w:rPr>
            <w:rFonts w:ascii="Times New Roman" w:hAnsi="Times New Roman" w:cs="Times New Roman"/>
            <w:sz w:val="22"/>
            <w:rPrChange w:id="2342" w:author="Harry" w:date="2020-11-28T23:40:00Z">
              <w:rPr>
                <w:rFonts w:ascii="Times New Roman" w:hAnsi="Times New Roman" w:cs="Times New Roman"/>
              </w:rPr>
            </w:rPrChange>
          </w:rPr>
          <w:t>1 for the model withou</w:t>
        </w:r>
      </w:ins>
      <w:ins w:id="2343" w:author="Ragdad Cani Miranti" w:date="2020-11-06T22:03:00Z">
        <w:r w:rsidR="00B014BA" w:rsidRPr="00341330">
          <w:rPr>
            <w:rFonts w:ascii="Times New Roman" w:hAnsi="Times New Roman" w:cs="Times New Roman"/>
            <w:sz w:val="22"/>
            <w:rPrChange w:id="2344" w:author="Harry" w:date="2020-11-28T23:40:00Z">
              <w:rPr>
                <w:rFonts w:ascii="Times New Roman" w:hAnsi="Times New Roman" w:cs="Times New Roman"/>
              </w:rPr>
            </w:rPrChange>
          </w:rPr>
          <w:t xml:space="preserve">t pandemic period and </w:t>
        </w:r>
        <w:del w:id="2345" w:author="Harry" w:date="2020-11-28T10:42:00Z">
          <w:r w:rsidR="00B014BA" w:rsidRPr="00341330" w:rsidDel="00A954D4">
            <w:rPr>
              <w:rFonts w:ascii="Times New Roman" w:hAnsi="Times New Roman" w:cs="Times New Roman"/>
              <w:sz w:val="22"/>
              <w:rPrChange w:id="2346" w:author="Harry" w:date="2020-11-28T23:40:00Z">
                <w:rPr>
                  <w:rFonts w:ascii="Times New Roman" w:hAnsi="Times New Roman" w:cs="Times New Roman"/>
                </w:rPr>
              </w:rPrChange>
            </w:rPr>
            <w:delText>Q</w:delText>
          </w:r>
        </w:del>
        <w:r w:rsidR="00B014BA" w:rsidRPr="00341330">
          <w:rPr>
            <w:rFonts w:ascii="Times New Roman" w:hAnsi="Times New Roman" w:cs="Times New Roman"/>
            <w:sz w:val="22"/>
            <w:rPrChange w:id="2347" w:author="Harry" w:date="2020-11-28T23:40:00Z">
              <w:rPr>
                <w:rFonts w:ascii="Times New Roman" w:hAnsi="Times New Roman" w:cs="Times New Roman"/>
              </w:rPr>
            </w:rPrChange>
          </w:rPr>
          <w:t>2019:</w:t>
        </w:r>
      </w:ins>
      <w:ins w:id="2348" w:author="Harry" w:date="2020-11-28T10:42:00Z">
        <w:r w:rsidR="00A954D4" w:rsidRPr="00341330">
          <w:rPr>
            <w:rFonts w:ascii="Times New Roman" w:hAnsi="Times New Roman" w:cs="Times New Roman"/>
            <w:sz w:val="22"/>
            <w:rPrChange w:id="2349" w:author="Harry" w:date="2020-11-28T23:40:00Z">
              <w:rPr>
                <w:rFonts w:ascii="Times New Roman" w:hAnsi="Times New Roman" w:cs="Times New Roman"/>
              </w:rPr>
            </w:rPrChange>
          </w:rPr>
          <w:t>Q</w:t>
        </w:r>
      </w:ins>
      <w:ins w:id="2350" w:author="Ragdad Cani Miranti" w:date="2020-11-06T22:03:00Z">
        <w:r w:rsidR="00B014BA" w:rsidRPr="00341330">
          <w:rPr>
            <w:rFonts w:ascii="Times New Roman" w:hAnsi="Times New Roman" w:cs="Times New Roman"/>
            <w:sz w:val="22"/>
            <w:rPrChange w:id="2351" w:author="Harry" w:date="2020-11-28T23:40:00Z">
              <w:rPr>
                <w:rFonts w:ascii="Times New Roman" w:hAnsi="Times New Roman" w:cs="Times New Roman"/>
              </w:rPr>
            </w:rPrChange>
          </w:rPr>
          <w:t>1 for the model including pandemic period</w:t>
        </w:r>
      </w:ins>
      <w:ins w:id="2352" w:author="Ragdad Cani Miranti" w:date="2020-11-02T21:45:00Z">
        <w:r w:rsidR="001E011A" w:rsidRPr="00341330">
          <w:rPr>
            <w:rFonts w:ascii="Times New Roman" w:hAnsi="Times New Roman" w:cs="Times New Roman"/>
            <w:sz w:val="22"/>
            <w:rPrChange w:id="2353" w:author="Harry" w:date="2020-11-28T23:40:00Z">
              <w:rPr/>
            </w:rPrChange>
          </w:rPr>
          <w:t xml:space="preserve"> and </w:t>
        </w:r>
      </w:ins>
      <m:oMath>
        <m:sSub>
          <m:sSubPr>
            <m:ctrlPr>
              <w:ins w:id="2354" w:author="Ragdad Cani Miranti" w:date="2020-11-09T19:52:00Z">
                <w:rPr>
                  <w:rFonts w:ascii="Cambria Math" w:hAnsi="Cambria Math" w:cs="Times New Roman"/>
                  <w:sz w:val="22"/>
                  <w:rPrChange w:id="2355" w:author="Harry" w:date="2020-11-28T23:40:00Z">
                    <w:rPr>
                      <w:rFonts w:ascii="Cambria Math" w:hAnsi="Cambria Math" w:cs="Times New Roman"/>
                      <w:sz w:val="22"/>
                    </w:rPr>
                  </w:rPrChange>
                </w:rPr>
              </w:ins>
            </m:ctrlPr>
          </m:sSubPr>
          <m:e>
            <m:r>
              <w:ins w:id="2356" w:author="Ragdad Cani Miranti" w:date="2020-11-09T19:52:00Z">
                <w:rPr>
                  <w:rFonts w:ascii="Cambria Math" w:hAnsi="Cambria Math" w:cs="Times New Roman"/>
                  <w:sz w:val="22"/>
                  <w:rPrChange w:id="2357" w:author="Harry" w:date="2020-11-28T23:40:00Z">
                    <w:rPr>
                      <w:rFonts w:ascii="Cambria Math" w:hAnsi="Cambria Math" w:cs="Times New Roman"/>
                      <w:sz w:val="22"/>
                    </w:rPr>
                  </w:rPrChange>
                </w:rPr>
                <m:t>ε</m:t>
              </w:ins>
            </m:r>
          </m:e>
          <m:sub>
            <m:r>
              <w:ins w:id="2358" w:author="Ragdad Cani Miranti" w:date="2020-11-09T19:52:00Z">
                <w:rPr>
                  <w:rFonts w:ascii="Cambria Math" w:hAnsi="Cambria Math" w:cs="Times New Roman"/>
                  <w:sz w:val="22"/>
                  <w:rPrChange w:id="2359" w:author="Harry" w:date="2020-11-28T23:40:00Z">
                    <w:rPr>
                      <w:rFonts w:ascii="Cambria Math" w:hAnsi="Cambria Math" w:cs="Times New Roman"/>
                      <w:sz w:val="22"/>
                    </w:rPr>
                  </w:rPrChange>
                </w:rPr>
                <m:t>i</m:t>
              </w:ins>
            </m:r>
          </m:sub>
        </m:sSub>
      </m:oMath>
      <w:ins w:id="2360" w:author="Ragdad Cani Miranti" w:date="2020-11-02T21:45:00Z">
        <w:r w:rsidR="001E011A" w:rsidRPr="00341330">
          <w:rPr>
            <w:rFonts w:ascii="Times New Roman" w:hAnsi="Times New Roman" w:cs="Times New Roman"/>
            <w:sz w:val="22"/>
            <w:rPrChange w:id="2361" w:author="Harry" w:date="2020-11-28T23:40:00Z">
              <w:rPr/>
            </w:rPrChange>
          </w:rPr>
          <w:t xml:space="preserve"> is </w:t>
        </w:r>
      </w:ins>
      <w:ins w:id="2362" w:author="Ragdad Cani Miranti" w:date="2020-11-02T21:47:00Z">
        <w:r w:rsidR="001E011A" w:rsidRPr="00341330">
          <w:rPr>
            <w:rFonts w:ascii="Times New Roman" w:hAnsi="Times New Roman" w:cs="Times New Roman"/>
            <w:sz w:val="22"/>
            <w:rPrChange w:id="2363" w:author="Harry" w:date="2020-11-28T23:40:00Z">
              <w:rPr/>
            </w:rPrChange>
          </w:rPr>
          <w:t>error term.</w:t>
        </w:r>
      </w:ins>
      <w:del w:id="2364" w:author="Ragdad Cani Miranti" w:date="2020-11-02T21:45:00Z">
        <w:r w:rsidRPr="00341330" w:rsidDel="001E011A">
          <w:rPr>
            <w:rFonts w:ascii="Times New Roman" w:hAnsi="Times New Roman" w:cs="Times New Roman"/>
            <w:sz w:val="22"/>
            <w:rPrChange w:id="2365" w:author="Harry" w:date="2020-11-28T23:40:00Z">
              <w:rPr>
                <w:rFonts w:ascii="Times New Roman" w:hAnsi="Times New Roman" w:cs="Times New Roman"/>
                <w:sz w:val="22"/>
              </w:rPr>
            </w:rPrChange>
          </w:rPr>
          <w:delText>.</w:delText>
        </w:r>
      </w:del>
    </w:p>
    <w:p w14:paraId="44AFCA8E" w14:textId="5E2DF6CE" w:rsidR="0049166E" w:rsidRDefault="0049166E" w:rsidP="00B82242">
      <w:pPr>
        <w:ind w:firstLine="567"/>
        <w:rPr>
          <w:ins w:id="2366" w:author="Harry" w:date="2020-11-28T17:16:00Z"/>
          <w:rFonts w:ascii="Times New Roman" w:hAnsi="Times New Roman" w:cs="Times New Roman"/>
          <w:sz w:val="22"/>
        </w:rPr>
        <w:pPrChange w:id="2367" w:author="Harry" w:date="2020-11-28T23:39:00Z">
          <w:pPr>
            <w:ind w:firstLine="567"/>
          </w:pPr>
        </w:pPrChange>
      </w:pPr>
      <w:r w:rsidRPr="0049166E">
        <w:rPr>
          <w:rFonts w:ascii="Times New Roman" w:hAnsi="Times New Roman" w:cs="Times New Roman"/>
          <w:sz w:val="22"/>
        </w:rPr>
        <w:t>In the SEM specification, on the other hand, spatial dependence could</w:t>
      </w:r>
      <w:ins w:id="2368" w:author="Harry" w:date="2020-11-28T23:38:00Z">
        <w:r w:rsidR="00B82242">
          <w:rPr>
            <w:rFonts w:ascii="Times New Roman" w:hAnsi="Times New Roman" w:cs="Times New Roman"/>
            <w:sz w:val="22"/>
          </w:rPr>
          <w:t xml:space="preserve"> exist </w:t>
        </w:r>
      </w:ins>
      <w:del w:id="2369" w:author="Harry" w:date="2020-11-28T23:38:00Z">
        <w:r w:rsidRPr="0049166E" w:rsidDel="00B82242">
          <w:rPr>
            <w:rFonts w:ascii="Times New Roman" w:hAnsi="Times New Roman" w:cs="Times New Roman"/>
            <w:sz w:val="22"/>
          </w:rPr>
          <w:delText xml:space="preserve"> represent a mi</w:delText>
        </w:r>
      </w:del>
      <w:ins w:id="2370" w:author="Harry" w:date="2020-11-28T23:39:00Z">
        <w:r w:rsidR="00B82242" w:rsidRPr="00B82242">
          <w:rPr>
            <w:rFonts w:ascii="Times New Roman" w:hAnsi="Times New Roman" w:cs="Times New Roman"/>
            <w:sz w:val="22"/>
          </w:rPr>
          <w:t>in the disturbance or error term</w:t>
        </w:r>
        <w:r w:rsidR="00B82242">
          <w:rPr>
            <w:rFonts w:ascii="Times New Roman" w:hAnsi="Times New Roman" w:cs="Times New Roman" w:hint="eastAsia"/>
            <w:sz w:val="22"/>
          </w:rPr>
          <w:t xml:space="preserve"> </w:t>
        </w:r>
        <w:r w:rsidR="00B82242" w:rsidRPr="00B82242">
          <w:rPr>
            <w:rFonts w:ascii="Times New Roman" w:hAnsi="Times New Roman" w:cs="Times New Roman"/>
            <w:sz w:val="22"/>
          </w:rPr>
          <w:t xml:space="preserve">structure in the estimation, especially when the spatial </w:t>
        </w:r>
        <w:r w:rsidR="001D0ADB">
          <w:rPr>
            <w:rFonts w:ascii="Times New Roman" w:hAnsi="Times New Roman" w:cs="Times New Roman"/>
            <w:sz w:val="22"/>
          </w:rPr>
          <w:t>dependence</w:t>
        </w:r>
        <w:r w:rsidR="00B82242" w:rsidRPr="00B82242">
          <w:rPr>
            <w:rFonts w:ascii="Times New Roman" w:hAnsi="Times New Roman" w:cs="Times New Roman"/>
            <w:sz w:val="22"/>
          </w:rPr>
          <w:t xml:space="preserve"> is</w:t>
        </w:r>
        <w:r w:rsidR="00B82242">
          <w:rPr>
            <w:rFonts w:ascii="Times New Roman" w:hAnsi="Times New Roman" w:cs="Times New Roman" w:hint="eastAsia"/>
            <w:sz w:val="22"/>
          </w:rPr>
          <w:t xml:space="preserve"> </w:t>
        </w:r>
        <w:r w:rsidR="00B82242" w:rsidRPr="00B82242">
          <w:rPr>
            <w:rFonts w:ascii="Times New Roman" w:hAnsi="Times New Roman" w:cs="Times New Roman"/>
            <w:sz w:val="22"/>
          </w:rPr>
          <w:t xml:space="preserve">not directly experienced by income or growth. </w:t>
        </w:r>
      </w:ins>
      <w:del w:id="2371" w:author="Harry" w:date="2020-11-28T23:39:00Z">
        <w:r w:rsidRPr="0049166E" w:rsidDel="00B82242">
          <w:rPr>
            <w:rFonts w:ascii="Times New Roman" w:hAnsi="Times New Roman" w:cs="Times New Roman"/>
            <w:sz w:val="22"/>
          </w:rPr>
          <w:delText xml:space="preserve">ssing variable that embodies a spatial structure. </w:delText>
        </w:r>
      </w:del>
      <w:r w:rsidRPr="0049166E">
        <w:rPr>
          <w:rFonts w:ascii="Times New Roman" w:hAnsi="Times New Roman" w:cs="Times New Roman"/>
          <w:sz w:val="22"/>
        </w:rPr>
        <w:t xml:space="preserve">In this context, </w:t>
      </w:r>
      <w:ins w:id="2372" w:author="Harry" w:date="2020-11-21T00:57:00Z">
        <w:r w:rsidR="0073276A">
          <w:rPr>
            <w:rFonts w:ascii="Times New Roman" w:hAnsi="Times New Roman" w:cs="Times New Roman"/>
            <w:sz w:val="22"/>
          </w:rPr>
          <w:t>our SEM specification is written as</w:t>
        </w:r>
      </w:ins>
      <w:ins w:id="2373" w:author="Harry" w:date="2020-11-21T00:58:00Z">
        <w:r w:rsidR="00693EDC">
          <w:rPr>
            <w:rFonts w:ascii="Times New Roman" w:hAnsi="Times New Roman" w:cs="Times New Roman"/>
            <w:sz w:val="22"/>
          </w:rPr>
          <w:t xml:space="preserve"> follows</w:t>
        </w:r>
      </w:ins>
      <w:del w:id="2374" w:author="Harry" w:date="2020-11-21T00:57:00Z">
        <w:r w:rsidRPr="0049166E" w:rsidDel="0073276A">
          <w:rPr>
            <w:rFonts w:ascii="Times New Roman" w:hAnsi="Times New Roman" w:cs="Times New Roman"/>
            <w:sz w:val="22"/>
          </w:rPr>
          <w:delText>Equation 2 can be reformulated as</w:delText>
        </w:r>
      </w:del>
      <w:ins w:id="2375" w:author="Harry" w:date="2020-11-21T00:57:00Z">
        <w:r w:rsidR="0073276A">
          <w:rPr>
            <w:rFonts w:ascii="Times New Roman" w:hAnsi="Times New Roman" w:cs="Times New Roman"/>
            <w:sz w:val="22"/>
          </w:rPr>
          <w:t>,</w:t>
        </w:r>
      </w:ins>
    </w:p>
    <w:p w14:paraId="45C955EE" w14:textId="77777777" w:rsidR="00D013E7" w:rsidRDefault="00D013E7">
      <w:pPr>
        <w:ind w:firstLine="567"/>
        <w:rPr>
          <w:rFonts w:ascii="Times New Roman" w:hAnsi="Times New Roman" w:cs="Times New Roman"/>
          <w:sz w:val="22"/>
        </w:rPr>
        <w:pPrChange w:id="2376" w:author="Harry" w:date="2020-11-21T13:01:00Z">
          <w:pPr>
            <w:ind w:firstLine="426"/>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9166E" w14:paraId="78A085C2" w14:textId="77777777" w:rsidTr="00281A92">
        <w:tc>
          <w:tcPr>
            <w:tcW w:w="8075" w:type="dxa"/>
          </w:tcPr>
          <w:p w14:paraId="7CDA38FE" w14:textId="7BC67A11" w:rsidR="0049166E" w:rsidRDefault="003C1809" w:rsidP="00281A92">
            <w:pPr>
              <w:rPr>
                <w:rFonts w:ascii="Times New Roman" w:hAnsi="Times New Roman" w:cs="Times New Roman"/>
                <w:sz w:val="22"/>
              </w:rPr>
            </w:pPr>
            <m:oMathPara>
              <m:oMath>
                <m:sSub>
                  <m:sSubPr>
                    <m:ctrlPr>
                      <w:ins w:id="2377" w:author="Ragdad Cani Miranti" w:date="2020-11-06T22:04:00Z">
                        <w:rPr>
                          <w:rFonts w:ascii="Cambria Math" w:hAnsi="Cambria Math" w:cs="Times New Roman"/>
                          <w:i/>
                          <w:sz w:val="22"/>
                        </w:rPr>
                      </w:ins>
                    </m:ctrlPr>
                  </m:sSubPr>
                  <m:e>
                    <m:r>
                      <w:ins w:id="2378" w:author="Ragdad Cani Miranti" w:date="2020-11-06T22:04:00Z">
                        <w:rPr>
                          <w:rFonts w:ascii="Cambria Math" w:hAnsi="Cambria Math" w:cs="Times New Roman"/>
                          <w:sz w:val="22"/>
                        </w:rPr>
                        <m:t>g</m:t>
                      </w:ins>
                    </m:r>
                  </m:e>
                  <m:sub>
                    <m:sSub>
                      <m:sSubPr>
                        <m:ctrlPr>
                          <w:ins w:id="2379" w:author="Ragdad Cani Miranti" w:date="2020-11-06T22:04:00Z">
                            <w:rPr>
                              <w:rFonts w:ascii="Cambria Math" w:hAnsi="Cambria Math" w:cs="Times New Roman"/>
                              <w:i/>
                              <w:sz w:val="22"/>
                            </w:rPr>
                          </w:ins>
                        </m:ctrlPr>
                      </m:sSubPr>
                      <m:e>
                        <m:r>
                          <w:ins w:id="2380" w:author="Ragdad Cani Miranti" w:date="2020-11-06T22:04:00Z">
                            <w:rPr>
                              <w:rFonts w:ascii="Cambria Math" w:hAnsi="Cambria Math" w:cs="Times New Roman"/>
                              <w:sz w:val="22"/>
                            </w:rPr>
                            <m:t>y</m:t>
                          </w:ins>
                        </m:r>
                      </m:e>
                      <m:sub>
                        <m:r>
                          <w:ins w:id="2381" w:author="Ragdad Cani Miranti" w:date="2020-11-06T22:04:00Z">
                            <w:rPr>
                              <w:rFonts w:ascii="Cambria Math" w:hAnsi="Cambria Math" w:cs="Times New Roman"/>
                              <w:sz w:val="22"/>
                            </w:rPr>
                            <m:t>i</m:t>
                          </w:ins>
                        </m:r>
                      </m:sub>
                    </m:sSub>
                  </m:sub>
                </m:sSub>
                <m:r>
                  <w:del w:id="2382" w:author="Ragdad Cani Miranti" w:date="2020-11-06T22:04:00Z">
                    <m:rPr>
                      <m:sty m:val="p"/>
                    </m:rPr>
                    <w:rPr>
                      <w:rFonts w:ascii="Cambria Math" w:hAnsi="Cambria Math" w:cs="Times New Roman"/>
                      <w:sz w:val="22"/>
                    </w:rPr>
                    <m:t>log</m:t>
                  </w:del>
                </m:r>
                <m:r>
                  <w:del w:id="2383" w:author="Ragdad Cani Miranti" w:date="2020-11-06T22:04:00Z">
                    <w:rPr>
                      <w:rFonts w:ascii="Cambria Math" w:hAnsi="Cambria Math" w:cs="Times New Roman"/>
                      <w:sz w:val="22"/>
                    </w:rPr>
                    <m:t>⁡</m:t>
                  </w:del>
                </m:r>
                <m:d>
                  <m:dPr>
                    <m:ctrlPr>
                      <w:ins w:id="2384" w:author="Budy Resosudarmo" w:date="2020-10-17T16:13:00Z">
                        <w:del w:id="2385" w:author="Ragdad Cani Miranti" w:date="2020-11-02T16:56:00Z">
                          <w:rPr>
                            <w:rFonts w:ascii="Cambria Math" w:hAnsi="Cambria Math" w:cs="Times New Roman"/>
                            <w:sz w:val="22"/>
                          </w:rPr>
                        </w:del>
                      </w:ins>
                    </m:ctrlPr>
                  </m:dPr>
                  <m:e>
                    <m:f>
                      <m:fPr>
                        <m:ctrlPr>
                          <w:ins w:id="2386" w:author="Budy Resosudarmo" w:date="2020-10-17T16:13:00Z">
                            <w:del w:id="2387" w:author="Ragdad Cani Miranti" w:date="2020-11-02T16:56:00Z">
                              <w:rPr>
                                <w:rFonts w:ascii="Cambria Math" w:hAnsi="Cambria Math" w:cs="Times New Roman"/>
                                <w:sz w:val="22"/>
                              </w:rPr>
                            </w:del>
                          </w:ins>
                        </m:ctrlPr>
                      </m:fPr>
                      <m:num>
                        <m:sSub>
                          <m:sSubPr>
                            <m:ctrlPr>
                              <w:ins w:id="2388" w:author="Budy Resosudarmo" w:date="2020-10-17T16:13:00Z">
                                <w:del w:id="2389" w:author="Ragdad Cani Miranti" w:date="2020-11-02T16:56:00Z">
                                  <w:rPr>
                                    <w:rFonts w:ascii="Cambria Math" w:hAnsi="Cambria Math" w:cs="Times New Roman"/>
                                    <w:sz w:val="22"/>
                                  </w:rPr>
                                </w:del>
                              </w:ins>
                            </m:ctrlPr>
                          </m:sSubPr>
                          <m:e>
                            <m:r>
                              <w:del w:id="2390" w:author="Ragdad Cani Miranti" w:date="2020-11-02T16:56:00Z">
                                <w:rPr>
                                  <w:rFonts w:ascii="Cambria Math" w:hAnsi="Cambria Math" w:cs="Times New Roman"/>
                                  <w:sz w:val="22"/>
                                </w:rPr>
                                <m:t>g</m:t>
                              </w:del>
                            </m:r>
                          </m:e>
                          <m:sub>
                            <m:r>
                              <w:del w:id="2391" w:author="Ragdad Cani Miranti" w:date="2020-11-02T16:56:00Z">
                                <w:rPr>
                                  <w:rFonts w:ascii="Cambria Math" w:hAnsi="Cambria Math" w:cs="Times New Roman"/>
                                  <w:sz w:val="22"/>
                                </w:rPr>
                                <m:t>it</m:t>
                              </w:del>
                            </m:r>
                          </m:sub>
                        </m:sSub>
                      </m:num>
                      <m:den>
                        <m:sSub>
                          <m:sSubPr>
                            <m:ctrlPr>
                              <w:ins w:id="2392" w:author="Budy Resosudarmo" w:date="2020-10-17T16:13:00Z">
                                <w:del w:id="2393" w:author="Ragdad Cani Miranti" w:date="2020-11-02T16:56:00Z">
                                  <w:rPr>
                                    <w:rFonts w:ascii="Cambria Math" w:hAnsi="Cambria Math" w:cs="Times New Roman"/>
                                    <w:sz w:val="22"/>
                                  </w:rPr>
                                </w:del>
                              </w:ins>
                            </m:ctrlPr>
                          </m:sSubPr>
                          <m:e>
                            <m:r>
                              <w:del w:id="2394" w:author="Ragdad Cani Miranti" w:date="2020-11-02T16:56:00Z">
                                <w:rPr>
                                  <w:rFonts w:ascii="Cambria Math" w:hAnsi="Cambria Math" w:cs="Times New Roman"/>
                                  <w:sz w:val="22"/>
                                </w:rPr>
                                <m:t>g</m:t>
                              </w:del>
                            </m:r>
                          </m:e>
                          <m:sub>
                            <m:r>
                              <w:del w:id="2395" w:author="Ragdad Cani Miranti" w:date="2020-11-02T16:56:00Z">
                                <w:rPr>
                                  <w:rFonts w:ascii="Cambria Math" w:hAnsi="Cambria Math" w:cs="Times New Roman"/>
                                  <w:sz w:val="22"/>
                                </w:rPr>
                                <m:t>i0</m:t>
                              </w:del>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2396" w:author="Ragdad Cani Miranti" w:date="2020-11-02T16:56:00Z">
                        <w:rPr>
                          <w:rFonts w:ascii="Cambria Math" w:hAnsi="Cambria Math" w:cs="Times New Roman"/>
                          <w:sz w:val="22"/>
                        </w:rPr>
                      </w:ins>
                    </m:ctrlPr>
                  </m:sSubPr>
                  <m:e>
                    <m:r>
                      <w:ins w:id="2397" w:author="Ragdad Cani Miranti" w:date="2020-11-02T16:56:00Z">
                        <w:rPr>
                          <w:rFonts w:ascii="Cambria Math" w:hAnsi="Cambria Math" w:cs="Times New Roman"/>
                          <w:sz w:val="22"/>
                        </w:rPr>
                        <m:t>y</m:t>
                      </w:ins>
                    </m:r>
                  </m:e>
                  <m:sub>
                    <m:r>
                      <w:ins w:id="2398" w:author="Ragdad Cani Miranti" w:date="2020-11-02T16:56:00Z">
                        <w:rPr>
                          <w:rFonts w:ascii="Cambria Math" w:hAnsi="Cambria Math" w:cs="Times New Roman"/>
                          <w:sz w:val="22"/>
                        </w:rPr>
                        <m:t>i,0</m:t>
                      </w:ins>
                    </m:r>
                  </m:sub>
                </m:sSub>
                <m:sSub>
                  <m:sSubPr>
                    <m:ctrlPr>
                      <w:ins w:id="2399" w:author="Budy Resosudarmo" w:date="2020-10-17T16:13:00Z">
                        <w:del w:id="2400" w:author="Ragdad Cani Miranti" w:date="2020-11-02T16:56:00Z">
                          <w:rPr>
                            <w:rFonts w:ascii="Cambria Math" w:hAnsi="Cambria Math" w:cs="Times New Roman"/>
                            <w:sz w:val="22"/>
                          </w:rPr>
                        </w:del>
                      </w:ins>
                    </m:ctrlPr>
                  </m:sSubPr>
                  <m:e>
                    <m:r>
                      <w:del w:id="2401" w:author="Ragdad Cani Miranti" w:date="2020-11-02T16:56:00Z">
                        <w:rPr>
                          <w:rFonts w:ascii="Cambria Math" w:hAnsi="Cambria Math" w:cs="Times New Roman"/>
                          <w:sz w:val="22"/>
                        </w:rPr>
                        <m:t>g</m:t>
                      </w:del>
                    </m:r>
                  </m:e>
                  <m:sub>
                    <m:r>
                      <w:del w:id="2402" w:author="Ragdad Cani Miranti" w:date="2020-11-02T16:56:00Z">
                        <w:rPr>
                          <w:rFonts w:ascii="Cambria Math" w:hAnsi="Cambria Math" w:cs="Times New Roman"/>
                          <w:sz w:val="22"/>
                        </w:rPr>
                        <m:t>i0</m:t>
                      </w:del>
                    </m:r>
                  </m:sub>
                </m:sSub>
                <m:r>
                  <w:rPr>
                    <w:rFonts w:ascii="Cambria Math" w:hAnsi="Cambria Math" w:cs="Times New Roman"/>
                    <w:sz w:val="22"/>
                  </w:rPr>
                  <m:t>+(</m:t>
                </m:r>
                <m:r>
                  <m:rPr>
                    <m:sty m:val="b"/>
                  </m:rPr>
                  <w:rPr>
                    <w:rFonts w:ascii="Cambria Math" w:hAnsi="Cambria Math" w:cs="Times New Roman"/>
                    <w:sz w:val="22"/>
                  </w:rPr>
                  <m:t>I</m:t>
                </m:r>
                <m:r>
                  <w:rPr>
                    <w:rFonts w:ascii="Cambria Math" w:hAnsi="Cambria Math" w:cs="Times New Roman"/>
                    <w:sz w:val="22"/>
                  </w:rPr>
                  <m:t>-λ</m:t>
                </m:r>
                <m:r>
                  <m:rPr>
                    <m:sty m:val="b"/>
                  </m:rPr>
                  <w:rPr>
                    <w:rFonts w:ascii="Cambria Math" w:hAnsi="Cambria Math" w:cs="Times New Roman"/>
                    <w:sz w:val="22"/>
                  </w:rPr>
                  <m:t>W</m:t>
                </m:r>
                <m:sSup>
                  <m:sSupPr>
                    <m:ctrlPr>
                      <w:ins w:id="2403" w:author="Budy Resosudarmo" w:date="2020-10-17T16:13:00Z">
                        <w:rPr>
                          <w:rFonts w:ascii="Cambria Math" w:hAnsi="Cambria Math" w:cs="Times New Roman"/>
                          <w:sz w:val="22"/>
                        </w:rPr>
                      </w:ins>
                    </m:ctrlPr>
                  </m:sSupPr>
                  <m:e>
                    <m:r>
                      <w:rPr>
                        <w:rFonts w:ascii="Cambria Math" w:hAnsi="Cambria Math" w:cs="Times New Roman"/>
                        <w:sz w:val="22"/>
                      </w:rPr>
                      <m:t>)</m:t>
                    </m:r>
                  </m:e>
                  <m:sup>
                    <m:r>
                      <w:rPr>
                        <w:rFonts w:ascii="Cambria Math" w:hAnsi="Cambria Math" w:cs="Times New Roman"/>
                        <w:sz w:val="22"/>
                      </w:rPr>
                      <m:t>-1</m:t>
                    </m:r>
                  </m:sup>
                </m:sSup>
                <m:sSub>
                  <m:sSubPr>
                    <m:ctrlPr>
                      <w:ins w:id="2404"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5AC953CB" w14:textId="33DD3E5F" w:rsidR="0049166E" w:rsidRDefault="0049166E"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2405" w:author="Harry" w:date="2020-11-21T00:54:00Z">
              <w:r w:rsidR="000E0586">
                <w:rPr>
                  <w:rFonts w:ascii="Times New Roman" w:hAnsi="Times New Roman" w:cs="Times New Roman"/>
                  <w:sz w:val="22"/>
                </w:rPr>
                <w:t>3</w:t>
              </w:r>
            </w:ins>
            <w:del w:id="2406" w:author="Harry" w:date="2020-11-21T00:54:00Z">
              <w:r w:rsidDel="000E0586">
                <w:rPr>
                  <w:rFonts w:ascii="Times New Roman" w:hAnsi="Times New Roman" w:cs="Times New Roman"/>
                  <w:sz w:val="22"/>
                </w:rPr>
                <w:delText>4</w:delText>
              </w:r>
            </w:del>
            <w:r>
              <w:rPr>
                <w:rFonts w:ascii="Times New Roman" w:hAnsi="Times New Roman" w:cs="Times New Roman"/>
                <w:sz w:val="22"/>
              </w:rPr>
              <w:t>)</w:t>
            </w:r>
          </w:p>
        </w:tc>
      </w:tr>
    </w:tbl>
    <w:p w14:paraId="0A6F9DC7" w14:textId="77777777" w:rsidR="00D013E7" w:rsidRDefault="00D013E7" w:rsidP="0049166E">
      <w:pPr>
        <w:rPr>
          <w:ins w:id="2407" w:author="Harry" w:date="2020-11-28T17:16:00Z"/>
          <w:rFonts w:ascii="Times New Roman" w:hAnsi="Times New Roman" w:cs="Times New Roman"/>
          <w:sz w:val="22"/>
        </w:rPr>
      </w:pPr>
    </w:p>
    <w:p w14:paraId="417C845D" w14:textId="57F26DEA" w:rsidR="0049166E" w:rsidRDefault="0049166E" w:rsidP="0049166E">
      <w:pPr>
        <w:rPr>
          <w:rFonts w:ascii="Times New Roman" w:hAnsi="Times New Roman" w:cs="Times New Roman"/>
          <w:sz w:val="22"/>
        </w:rPr>
      </w:pPr>
      <w:r w:rsidRPr="0049166E">
        <w:rPr>
          <w:rFonts w:ascii="Times New Roman" w:hAnsi="Times New Roman" w:cs="Times New Roman"/>
          <w:sz w:val="22"/>
        </w:rPr>
        <w:t xml:space="preserve">where I </w:t>
      </w:r>
      <w:proofErr w:type="gramStart"/>
      <w:r w:rsidRPr="0049166E">
        <w:rPr>
          <w:rFonts w:ascii="Times New Roman" w:hAnsi="Times New Roman" w:cs="Times New Roman"/>
          <w:sz w:val="22"/>
        </w:rPr>
        <w:t>is</w:t>
      </w:r>
      <w:proofErr w:type="gramEnd"/>
      <w:r w:rsidRPr="0049166E">
        <w:rPr>
          <w:rFonts w:ascii="Times New Roman" w:hAnsi="Times New Roman" w:cs="Times New Roman"/>
          <w:sz w:val="22"/>
        </w:rPr>
        <w:t xml:space="preserve"> a vector of ones, </w:t>
      </w:r>
      <w:r w:rsidRPr="0049166E">
        <w:rPr>
          <w:rFonts w:ascii="Times New Roman" w:hAnsi="Times New Roman" w:cs="Times New Roman"/>
          <w:b/>
          <w:bCs/>
          <w:sz w:val="22"/>
        </w:rPr>
        <w:t>W</w:t>
      </w:r>
      <w:r w:rsidRPr="0049166E">
        <w:rPr>
          <w:rFonts w:ascii="Times New Roman" w:hAnsi="Times New Roman" w:cs="Times New Roman"/>
          <w:sz w:val="22"/>
        </w:rPr>
        <w:t xml:space="preserve"> is the spatial weights matrix, and </w:t>
      </w:r>
      <w:r w:rsidRPr="0049166E">
        <w:rPr>
          <w:rFonts w:ascii="Times New Roman" w:hAnsi="Times New Roman" w:cs="Times New Roman"/>
          <w:i/>
          <w:iCs/>
          <w:sz w:val="22"/>
        </w:rPr>
        <w:t>λ</w:t>
      </w:r>
      <w:r w:rsidRPr="0049166E">
        <w:rPr>
          <w:rFonts w:ascii="Times New Roman" w:hAnsi="Times New Roman" w:cs="Times New Roman"/>
          <w:sz w:val="22"/>
        </w:rPr>
        <w:t xml:space="preserve"> is a spatial error coefficient. </w:t>
      </w:r>
    </w:p>
    <w:p w14:paraId="1A60B13D" w14:textId="6337D9BB" w:rsidR="0049166E" w:rsidRDefault="0049166E">
      <w:pPr>
        <w:ind w:firstLine="567"/>
        <w:rPr>
          <w:rFonts w:ascii="Times New Roman" w:hAnsi="Times New Roman" w:cs="Times New Roman"/>
          <w:sz w:val="22"/>
        </w:rPr>
        <w:pPrChange w:id="2408" w:author="Harry" w:date="2020-11-21T13:01:00Z">
          <w:pPr>
            <w:ind w:firstLine="426"/>
          </w:pPr>
        </w:pPrChange>
      </w:pPr>
      <w:r w:rsidRPr="0049166E">
        <w:rPr>
          <w:rFonts w:ascii="Times New Roman" w:hAnsi="Times New Roman" w:cs="Times New Roman"/>
          <w:sz w:val="22"/>
        </w:rPr>
        <w:t>Both spatial models are estimated through maximum likelihood estimation. To choose the best model,</w:t>
      </w:r>
      <w:r>
        <w:rPr>
          <w:rFonts w:ascii="Times New Roman" w:hAnsi="Times New Roman" w:cs="Times New Roman"/>
          <w:sz w:val="22"/>
        </w:rPr>
        <w:t xml:space="preserve"> </w:t>
      </w:r>
      <w:r w:rsidRPr="0049166E">
        <w:rPr>
          <w:rFonts w:ascii="Times New Roman" w:hAnsi="Times New Roman" w:cs="Times New Roman"/>
          <w:sz w:val="22"/>
        </w:rPr>
        <w:t>the measures that commonly used are through R-square, Log-Likelihood, Akaike information criterion (AIC) and Bayesian Information Criterion (BIC). In this paper, the model selection is based on Akaike information criterion (AIC) as well as the Bayesian Information Criterion (BIC). Based on those indicators, the model with the smallest value of AIC and BIC is the fittest.</w:t>
      </w:r>
    </w:p>
    <w:p w14:paraId="1F9BF522" w14:textId="77777777" w:rsidR="00746FA6" w:rsidRDefault="00746FA6" w:rsidP="0049166E">
      <w:pPr>
        <w:rPr>
          <w:rFonts w:ascii="Times New Roman" w:hAnsi="Times New Roman" w:cs="Times New Roman"/>
          <w:b/>
          <w:bCs/>
          <w:sz w:val="22"/>
        </w:rPr>
      </w:pPr>
    </w:p>
    <w:p w14:paraId="3B461C56" w14:textId="57FB2A78" w:rsidR="0024128E" w:rsidRPr="002E4B13" w:rsidRDefault="0049166E" w:rsidP="0049166E">
      <w:pPr>
        <w:rPr>
          <w:rFonts w:ascii="Times New Roman" w:hAnsi="Times New Roman" w:cs="Times New Roman"/>
          <w:b/>
          <w:bCs/>
          <w:caps/>
          <w:sz w:val="22"/>
          <w:rPrChange w:id="2409" w:author="Budy Resosudarmo" w:date="2020-10-16T12:40:00Z">
            <w:rPr>
              <w:rFonts w:ascii="Times New Roman" w:hAnsi="Times New Roman" w:cs="Times New Roman"/>
              <w:b/>
              <w:bCs/>
              <w:sz w:val="22"/>
            </w:rPr>
          </w:rPrChange>
        </w:rPr>
      </w:pPr>
      <w:del w:id="2410" w:author="Budy Resosudarmo" w:date="2020-10-16T12:40:00Z">
        <w:r w:rsidRPr="002E4B13" w:rsidDel="002E4B13">
          <w:rPr>
            <w:rFonts w:ascii="Times New Roman" w:hAnsi="Times New Roman" w:cs="Times New Roman"/>
            <w:b/>
            <w:bCs/>
            <w:caps/>
            <w:sz w:val="22"/>
            <w:rPrChange w:id="2411" w:author="Budy Resosudarmo" w:date="2020-10-16T12:40:00Z">
              <w:rPr>
                <w:rFonts w:ascii="Times New Roman" w:hAnsi="Times New Roman" w:cs="Times New Roman"/>
                <w:b/>
                <w:bCs/>
                <w:sz w:val="22"/>
              </w:rPr>
            </w:rPrChange>
          </w:rPr>
          <w:delText xml:space="preserve">4 </w:delText>
        </w:r>
      </w:del>
      <w:r w:rsidRPr="002E4B13">
        <w:rPr>
          <w:rFonts w:ascii="Times New Roman" w:hAnsi="Times New Roman" w:cs="Times New Roman"/>
          <w:b/>
          <w:bCs/>
          <w:caps/>
          <w:sz w:val="22"/>
          <w:rPrChange w:id="2412" w:author="Budy Resosudarmo" w:date="2020-10-16T12:40:00Z">
            <w:rPr>
              <w:rFonts w:ascii="Times New Roman" w:hAnsi="Times New Roman" w:cs="Times New Roman"/>
              <w:b/>
              <w:bCs/>
              <w:sz w:val="22"/>
            </w:rPr>
          </w:rPrChange>
        </w:rPr>
        <w:t xml:space="preserve">Results and discussion </w:t>
      </w:r>
    </w:p>
    <w:p w14:paraId="59992CF0" w14:textId="49AE96E1" w:rsidR="00746FA6" w:rsidRPr="0024128E" w:rsidDel="000E0586" w:rsidRDefault="00746FA6" w:rsidP="0049166E">
      <w:pPr>
        <w:rPr>
          <w:del w:id="2413" w:author="Harry" w:date="2020-11-21T00:54:00Z"/>
          <w:rFonts w:ascii="Times New Roman" w:hAnsi="Times New Roman" w:cs="Times New Roman"/>
          <w:b/>
          <w:bCs/>
          <w:sz w:val="22"/>
        </w:rPr>
      </w:pPr>
    </w:p>
    <w:p w14:paraId="58094DB6" w14:textId="512F9D30" w:rsidR="0049166E" w:rsidDel="002E4B13" w:rsidRDefault="0049166E" w:rsidP="0049166E">
      <w:pPr>
        <w:rPr>
          <w:del w:id="2414" w:author="Budy Resosudarmo" w:date="2020-10-16T12:40:00Z"/>
          <w:rFonts w:ascii="Times New Roman" w:hAnsi="Times New Roman" w:cs="Times New Roman"/>
          <w:sz w:val="22"/>
        </w:rPr>
      </w:pPr>
      <w:commentRangeStart w:id="2415"/>
      <w:del w:id="2416" w:author="Budy Resosudarmo" w:date="2020-10-16T12:40:00Z">
        <w:r w:rsidRPr="0024128E" w:rsidDel="002E4B13">
          <w:rPr>
            <w:rFonts w:ascii="Times New Roman" w:hAnsi="Times New Roman" w:cs="Times New Roman"/>
            <w:sz w:val="22"/>
          </w:rPr>
          <w:delText xml:space="preserve">4.1 Exploratory spatial dependence of </w:delText>
        </w:r>
      </w:del>
      <w:del w:id="2417" w:author="Budy Resosudarmo" w:date="2020-10-16T10:47:00Z">
        <w:r w:rsidRPr="0024128E" w:rsidDel="00F73CB7">
          <w:rPr>
            <w:rFonts w:ascii="Times New Roman" w:hAnsi="Times New Roman" w:cs="Times New Roman"/>
            <w:sz w:val="22"/>
          </w:rPr>
          <w:delText>Covid</w:delText>
        </w:r>
      </w:del>
      <w:del w:id="2418" w:author="Budy Resosudarmo" w:date="2020-10-16T12:40:00Z">
        <w:r w:rsidRPr="0024128E" w:rsidDel="002E4B13">
          <w:rPr>
            <w:rFonts w:ascii="Times New Roman" w:hAnsi="Times New Roman" w:cs="Times New Roman"/>
            <w:sz w:val="22"/>
          </w:rPr>
          <w:delText>-19 infection</w:delText>
        </w:r>
      </w:del>
    </w:p>
    <w:p w14:paraId="7377FB98" w14:textId="7097259A" w:rsidR="0024128E" w:rsidDel="005700BA" w:rsidRDefault="00FF1D68" w:rsidP="00746FA6">
      <w:pPr>
        <w:spacing w:beforeLines="50" w:before="180"/>
        <w:rPr>
          <w:del w:id="2419" w:author="Harry" w:date="2020-11-21T12:10:00Z"/>
          <w:rFonts w:ascii="Times New Roman" w:hAnsi="Times New Roman" w:cs="Times New Roman"/>
          <w:sz w:val="22"/>
        </w:rPr>
      </w:pPr>
      <w:del w:id="2420" w:author="Harry" w:date="2020-11-21T12:10:00Z">
        <w:r w:rsidRPr="00FF1D68" w:rsidDel="005700BA">
          <w:rPr>
            <w:rFonts w:ascii="Times New Roman" w:hAnsi="Times New Roman" w:cs="Times New Roman"/>
            <w:sz w:val="22"/>
          </w:rPr>
          <w:delText xml:space="preserve">As explained before in Section 3.3, the LISA statistic reveals </w:delText>
        </w:r>
      </w:del>
      <w:ins w:id="2421" w:author="Budy Resosudarmo" w:date="2020-10-16T12:40:00Z">
        <w:del w:id="2422" w:author="Harry" w:date="2020-11-21T12:10:00Z">
          <w:r w:rsidR="002E4B13" w:rsidDel="005700BA">
            <w:rPr>
              <w:rFonts w:ascii="Times New Roman" w:hAnsi="Times New Roman" w:cs="Times New Roman"/>
              <w:sz w:val="22"/>
            </w:rPr>
            <w:delText>indicates</w:delText>
          </w:r>
          <w:r w:rsidR="002E4B13" w:rsidRPr="00FF1D68" w:rsidDel="005700BA">
            <w:rPr>
              <w:rFonts w:ascii="Times New Roman" w:hAnsi="Times New Roman" w:cs="Times New Roman"/>
              <w:sz w:val="22"/>
            </w:rPr>
            <w:delText xml:space="preserve"> </w:delText>
          </w:r>
        </w:del>
      </w:ins>
      <w:del w:id="2423" w:author="Harry" w:date="2020-11-21T12:10:00Z">
        <w:r w:rsidRPr="00FF1D68" w:rsidDel="005700BA">
          <w:rPr>
            <w:rFonts w:ascii="Times New Roman" w:hAnsi="Times New Roman" w:cs="Times New Roman"/>
            <w:sz w:val="22"/>
          </w:rPr>
          <w:delText>the presence or absence of significant spatial clusters and/or outliers for each location (Anselin</w:delText>
        </w:r>
        <w:r w:rsidR="004646E4" w:rsidDel="005700BA">
          <w:rPr>
            <w:rFonts w:ascii="Times New Roman" w:hAnsi="Times New Roman" w:cs="Times New Roman"/>
            <w:sz w:val="22"/>
          </w:rPr>
          <w:delText xml:space="preserve">, </w:delText>
        </w:r>
        <w:r w:rsidRPr="00FF1D68" w:rsidDel="005700BA">
          <w:rPr>
            <w:rFonts w:ascii="Times New Roman" w:hAnsi="Times New Roman" w:cs="Times New Roman"/>
            <w:sz w:val="22"/>
          </w:rPr>
          <w:delText>1995). Statistically significant spatial clusters contain a group of regions with relatively high values (high-high or hot spots) and relatively low values (low-low or cold spots).</w:delText>
        </w:r>
        <w:r w:rsidDel="005700BA">
          <w:rPr>
            <w:rStyle w:val="FootnoteReference"/>
            <w:rFonts w:ascii="Times New Roman" w:hAnsi="Times New Roman" w:cs="Times New Roman"/>
            <w:sz w:val="22"/>
          </w:rPr>
          <w:footnoteReference w:id="7"/>
        </w:r>
        <w:r w:rsidRPr="00FF1D68" w:rsidDel="005700BA">
          <w:rPr>
            <w:rFonts w:ascii="Times New Roman" w:hAnsi="Times New Roman" w:cs="Times New Roman"/>
            <w:sz w:val="22"/>
          </w:rPr>
          <w:delText xml:space="preserve"> Differently, the significant spatial outliers (high–low and low–high regions) reflect spatial anomalies, and therefore are the actual locations of interest.</w:delText>
        </w:r>
      </w:del>
    </w:p>
    <w:p w14:paraId="16E4CDB3" w14:textId="6BE7A6CB" w:rsidR="00FF1D68" w:rsidDel="005700BA" w:rsidRDefault="00020120" w:rsidP="00020120">
      <w:pPr>
        <w:jc w:val="center"/>
        <w:rPr>
          <w:del w:id="2429" w:author="Harry" w:date="2020-11-21T12:10:00Z"/>
          <w:rFonts w:ascii="Times New Roman" w:hAnsi="Times New Roman" w:cs="Times New Roman"/>
          <w:sz w:val="22"/>
        </w:rPr>
      </w:pPr>
      <w:del w:id="2430" w:author="Harry" w:date="2020-11-21T12:10:00Z">
        <w:r w:rsidDel="005700BA">
          <w:rPr>
            <w:noProof/>
          </w:rPr>
          <w:drawing>
            <wp:inline distT="0" distB="0" distL="0" distR="0" wp14:anchorId="68549E11" wp14:editId="06B72B9B">
              <wp:extent cx="53721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2679700"/>
                      </a:xfrm>
                      <a:prstGeom prst="rect">
                        <a:avLst/>
                      </a:prstGeom>
                      <a:noFill/>
                      <a:ln>
                        <a:noFill/>
                      </a:ln>
                    </pic:spPr>
                  </pic:pic>
                </a:graphicData>
              </a:graphic>
            </wp:inline>
          </w:drawing>
        </w:r>
      </w:del>
    </w:p>
    <w:p w14:paraId="2E1BAC83" w14:textId="03C716EC" w:rsidR="00FF1D68" w:rsidRPr="00020120" w:rsidDel="005700BA" w:rsidRDefault="00FF1D68" w:rsidP="00020120">
      <w:pPr>
        <w:jc w:val="center"/>
        <w:rPr>
          <w:del w:id="2431" w:author="Harry" w:date="2020-11-21T12:10:00Z"/>
          <w:rFonts w:ascii="Times New Roman" w:hAnsi="Times New Roman" w:cs="Times New Roman"/>
          <w:sz w:val="20"/>
          <w:szCs w:val="20"/>
        </w:rPr>
      </w:pPr>
      <w:del w:id="2432" w:author="Harry" w:date="2020-11-21T12:10:00Z">
        <w:r w:rsidRPr="00020120" w:rsidDel="005700BA">
          <w:rPr>
            <w:rFonts w:ascii="Times New Roman" w:hAnsi="Times New Roman" w:cs="Times New Roman"/>
            <w:sz w:val="20"/>
            <w:szCs w:val="20"/>
          </w:rPr>
          <w:delText>Fig. 7: Local spatial dependence in March 2020</w:delText>
        </w:r>
      </w:del>
    </w:p>
    <w:p w14:paraId="6CE626C3" w14:textId="07C71655" w:rsidR="00020120" w:rsidDel="005700BA" w:rsidRDefault="00020120" w:rsidP="0049166E">
      <w:pPr>
        <w:rPr>
          <w:del w:id="2433" w:author="Harry" w:date="2020-11-21T12:10:00Z"/>
        </w:rPr>
      </w:pPr>
    </w:p>
    <w:p w14:paraId="01F64A3F" w14:textId="5CC9AD18" w:rsidR="00020120" w:rsidDel="005700BA" w:rsidRDefault="007623C6" w:rsidP="0049166E">
      <w:pPr>
        <w:rPr>
          <w:del w:id="2434" w:author="Harry" w:date="2020-11-21T12:10:00Z"/>
        </w:rPr>
      </w:pPr>
      <w:del w:id="2435" w:author="Harry" w:date="2020-11-21T12:10:00Z">
        <w:r w:rsidRPr="007623C6" w:rsidDel="005700BA">
          <w:rPr>
            <w:noProof/>
          </w:rPr>
          <w:drawing>
            <wp:inline distT="0" distB="0" distL="0" distR="0" wp14:anchorId="01E32FC8" wp14:editId="0C06B9B0">
              <wp:extent cx="5731510" cy="2917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7825"/>
                      </a:xfrm>
                      <a:prstGeom prst="rect">
                        <a:avLst/>
                      </a:prstGeom>
                    </pic:spPr>
                  </pic:pic>
                </a:graphicData>
              </a:graphic>
            </wp:inline>
          </w:drawing>
        </w:r>
      </w:del>
    </w:p>
    <w:p w14:paraId="71F1BAE8" w14:textId="3308E403" w:rsidR="00FF1D68" w:rsidRPr="00526C08" w:rsidDel="005700BA" w:rsidRDefault="00FF1D68" w:rsidP="00526C08">
      <w:pPr>
        <w:jc w:val="center"/>
        <w:rPr>
          <w:del w:id="2436" w:author="Harry" w:date="2020-11-21T12:10:00Z"/>
          <w:rFonts w:ascii="Times New Roman" w:hAnsi="Times New Roman" w:cs="Times New Roman"/>
          <w:sz w:val="20"/>
          <w:szCs w:val="20"/>
        </w:rPr>
      </w:pPr>
      <w:del w:id="2437" w:author="Harry" w:date="2020-11-21T12:10:00Z">
        <w:r w:rsidRPr="007623C6" w:rsidDel="005700BA">
          <w:rPr>
            <w:rFonts w:ascii="Times New Roman" w:hAnsi="Times New Roman" w:cs="Times New Roman"/>
            <w:sz w:val="20"/>
            <w:szCs w:val="20"/>
          </w:rPr>
          <w:delText>Fig. 8: Local spatial dependence in June 2020</w:delText>
        </w:r>
      </w:del>
    </w:p>
    <w:p w14:paraId="7ECE68DB" w14:textId="772026EC" w:rsidR="00746FA6" w:rsidDel="005700BA" w:rsidRDefault="00746FA6" w:rsidP="00846EF1">
      <w:pPr>
        <w:ind w:firstLine="426"/>
        <w:rPr>
          <w:del w:id="2438" w:author="Harry" w:date="2020-11-21T12:10:00Z"/>
          <w:rFonts w:ascii="Times New Roman" w:hAnsi="Times New Roman" w:cs="Times New Roman"/>
          <w:sz w:val="22"/>
        </w:rPr>
      </w:pPr>
    </w:p>
    <w:p w14:paraId="4ED15905" w14:textId="0BB2DDAF" w:rsidR="00FF1D68" w:rsidDel="005700BA" w:rsidRDefault="00FF1D68" w:rsidP="00846EF1">
      <w:pPr>
        <w:ind w:firstLine="426"/>
        <w:rPr>
          <w:del w:id="2439" w:author="Harry" w:date="2020-11-21T12:10:00Z"/>
          <w:rFonts w:ascii="Times New Roman" w:hAnsi="Times New Roman" w:cs="Times New Roman"/>
          <w:sz w:val="22"/>
        </w:rPr>
      </w:pPr>
      <w:del w:id="2440" w:author="Harry" w:date="2020-11-21T12:10:00Z">
        <w:r w:rsidRPr="00FF1D68" w:rsidDel="005700BA">
          <w:rPr>
            <w:rFonts w:ascii="Times New Roman" w:hAnsi="Times New Roman" w:cs="Times New Roman"/>
            <w:sz w:val="22"/>
          </w:rPr>
          <w:delText>The LISA cluster maps of the number of Covid</w:delText>
        </w:r>
      </w:del>
      <w:ins w:id="2441" w:author="Budy Resosudarmo" w:date="2020-10-16T10:47:00Z">
        <w:del w:id="2442" w:author="Harry" w:date="2020-11-21T12:10:00Z">
          <w:r w:rsidR="00F73CB7" w:rsidDel="005700BA">
            <w:rPr>
              <w:rFonts w:ascii="Times New Roman" w:hAnsi="Times New Roman" w:cs="Times New Roman"/>
              <w:sz w:val="22"/>
            </w:rPr>
            <w:delText>COVID</w:delText>
          </w:r>
        </w:del>
      </w:ins>
      <w:del w:id="2443" w:author="Harry" w:date="2020-11-21T12:10:00Z">
        <w:r w:rsidRPr="00FF1D68" w:rsidDel="005700BA">
          <w:rPr>
            <w:rFonts w:ascii="Times New Roman" w:hAnsi="Times New Roman" w:cs="Times New Roman"/>
            <w:sz w:val="22"/>
          </w:rPr>
          <w:delText>-19 infection cases are given in Figure 7 and 8 for March and June 2020 period respectively. By the end of March - the first month of Covid</w:delText>
        </w:r>
      </w:del>
      <w:ins w:id="2444" w:author="Budy Resosudarmo" w:date="2020-10-16T10:47:00Z">
        <w:del w:id="2445" w:author="Harry" w:date="2020-11-21T12:10:00Z">
          <w:r w:rsidR="00F73CB7" w:rsidDel="005700BA">
            <w:rPr>
              <w:rFonts w:ascii="Times New Roman" w:hAnsi="Times New Roman" w:cs="Times New Roman"/>
              <w:sz w:val="22"/>
            </w:rPr>
            <w:delText>COVID</w:delText>
          </w:r>
        </w:del>
      </w:ins>
      <w:del w:id="2446" w:author="Harry" w:date="2020-11-21T12:10:00Z">
        <w:r w:rsidRPr="00FF1D68" w:rsidDel="005700BA">
          <w:rPr>
            <w:rFonts w:ascii="Times New Roman" w:hAnsi="Times New Roman" w:cs="Times New Roman"/>
            <w:sz w:val="22"/>
          </w:rPr>
          <w:delText>-19 case detected in Indonesia - there were three provinces in low-low cluster (West Sumatra, South Sumatra and North Sulawesi), three provinces in low-high cluster (Lampung, West Java, and Central Java), two provinces in high-low cluster (Jakarta and South Sulawesi), and none of provinces in high-high cluster. The spread of Covid</w:delText>
        </w:r>
      </w:del>
      <w:ins w:id="2447" w:author="Budy Resosudarmo" w:date="2020-10-16T10:47:00Z">
        <w:del w:id="2448" w:author="Harry" w:date="2020-11-21T12:10:00Z">
          <w:r w:rsidR="00F73CB7" w:rsidDel="005700BA">
            <w:rPr>
              <w:rFonts w:ascii="Times New Roman" w:hAnsi="Times New Roman" w:cs="Times New Roman"/>
              <w:sz w:val="22"/>
            </w:rPr>
            <w:delText>COVID</w:delText>
          </w:r>
        </w:del>
      </w:ins>
      <w:del w:id="2449" w:author="Harry" w:date="2020-11-21T12:10:00Z">
        <w:r w:rsidRPr="00FF1D68" w:rsidDel="005700BA">
          <w:rPr>
            <w:rFonts w:ascii="Times New Roman" w:hAnsi="Times New Roman" w:cs="Times New Roman"/>
            <w:sz w:val="22"/>
          </w:rPr>
          <w:delText>-19 in provinces in Sumatra island were relatively low. Meanwhile, the presence of spatial outliers of high-low cluster and low-high cluster in Java island (the most populated island) is particularly interesting. The first Covid</w:delText>
        </w:r>
      </w:del>
      <w:ins w:id="2450" w:author="Budy Resosudarmo" w:date="2020-10-16T10:47:00Z">
        <w:del w:id="2451" w:author="Harry" w:date="2020-11-21T12:10:00Z">
          <w:r w:rsidR="00F73CB7" w:rsidDel="005700BA">
            <w:rPr>
              <w:rFonts w:ascii="Times New Roman" w:hAnsi="Times New Roman" w:cs="Times New Roman"/>
              <w:sz w:val="22"/>
            </w:rPr>
            <w:delText>COVID</w:delText>
          </w:r>
        </w:del>
      </w:ins>
      <w:del w:id="2452" w:author="Harry" w:date="2020-11-21T12:10:00Z">
        <w:r w:rsidRPr="00FF1D68" w:rsidDel="005700BA">
          <w:rPr>
            <w:rFonts w:ascii="Times New Roman" w:hAnsi="Times New Roman" w:cs="Times New Roman"/>
            <w:sz w:val="22"/>
          </w:rPr>
          <w:delText>-19 case in Indonesia was detected in Depok District, West Java province in March 2, 2020.</w:delText>
        </w:r>
        <w:r w:rsidDel="005700BA">
          <w:rPr>
            <w:rStyle w:val="FootnoteReference"/>
            <w:rFonts w:ascii="Times New Roman" w:hAnsi="Times New Roman" w:cs="Times New Roman"/>
            <w:sz w:val="22"/>
          </w:rPr>
          <w:footnoteReference w:id="8"/>
        </w:r>
        <w:r w:rsidRPr="00FF1D68" w:rsidDel="005700BA">
          <w:rPr>
            <w:rFonts w:ascii="Times New Roman" w:hAnsi="Times New Roman" w:cs="Times New Roman"/>
            <w:sz w:val="22"/>
          </w:rPr>
          <w:delText xml:space="preserve"> However, during the month, the number of cases in Jakarta (the capital city and located next to West Java) rose significantly higher than that in West Java. This may reflect the two following possibilities; first, the massive Covid</w:delText>
        </w:r>
      </w:del>
      <w:ins w:id="2455" w:author="Budy Resosudarmo" w:date="2020-10-16T10:47:00Z">
        <w:del w:id="2456" w:author="Harry" w:date="2020-11-21T12:10:00Z">
          <w:r w:rsidR="00F73CB7" w:rsidDel="005700BA">
            <w:rPr>
              <w:rFonts w:ascii="Times New Roman" w:hAnsi="Times New Roman" w:cs="Times New Roman"/>
              <w:sz w:val="22"/>
            </w:rPr>
            <w:delText>COVID</w:delText>
          </w:r>
        </w:del>
      </w:ins>
      <w:del w:id="2457" w:author="Harry" w:date="2020-11-21T12:10:00Z">
        <w:r w:rsidRPr="00FF1D68" w:rsidDel="005700BA">
          <w:rPr>
            <w:rFonts w:ascii="Times New Roman" w:hAnsi="Times New Roman" w:cs="Times New Roman"/>
            <w:sz w:val="22"/>
          </w:rPr>
          <w:delText xml:space="preserve">-19 testing in Jakarta and second, the strong connectivity between these two provinces where most of people who live in West Java work in Jakarta. </w:delText>
        </w:r>
      </w:del>
    </w:p>
    <w:p w14:paraId="23E695A8" w14:textId="503375A9" w:rsidR="00B4756E" w:rsidDel="005700BA" w:rsidRDefault="00FF1D68" w:rsidP="00BB2DDB">
      <w:pPr>
        <w:ind w:firstLine="426"/>
        <w:rPr>
          <w:del w:id="2458" w:author="Harry" w:date="2020-11-21T12:10:00Z"/>
          <w:rFonts w:ascii="Times New Roman" w:hAnsi="Times New Roman" w:cs="Times New Roman"/>
          <w:sz w:val="22"/>
        </w:rPr>
      </w:pPr>
      <w:del w:id="2459" w:author="Harry" w:date="2020-11-21T12:10:00Z">
        <w:r w:rsidRPr="00FF1D68" w:rsidDel="005700BA">
          <w:rPr>
            <w:rFonts w:ascii="Times New Roman" w:hAnsi="Times New Roman" w:cs="Times New Roman"/>
            <w:sz w:val="22"/>
          </w:rPr>
          <w:delText>In June, however, provinces previously in low-high cluster in Java island were no longer present. This is because the increased rate of Covid</w:delText>
        </w:r>
      </w:del>
      <w:ins w:id="2460" w:author="Budy Resosudarmo" w:date="2020-10-16T10:47:00Z">
        <w:del w:id="2461" w:author="Harry" w:date="2020-11-21T12:10:00Z">
          <w:r w:rsidR="00F73CB7" w:rsidDel="005700BA">
            <w:rPr>
              <w:rFonts w:ascii="Times New Roman" w:hAnsi="Times New Roman" w:cs="Times New Roman"/>
              <w:sz w:val="22"/>
            </w:rPr>
            <w:delText>COVID</w:delText>
          </w:r>
        </w:del>
      </w:ins>
      <w:del w:id="2462" w:author="Harry" w:date="2020-11-21T12:10:00Z">
        <w:r w:rsidRPr="00FF1D68" w:rsidDel="005700BA">
          <w:rPr>
            <w:rFonts w:ascii="Times New Roman" w:hAnsi="Times New Roman" w:cs="Times New Roman"/>
            <w:sz w:val="22"/>
          </w:rPr>
          <w:delText>-19 infection in these provinces (West Java and Central Java) during the period. Interestingly, Jakarta remained in high-high cluster, marking the</w:delText>
        </w:r>
        <w:r w:rsidDel="005700BA">
          <w:rPr>
            <w:rFonts w:ascii="Times New Roman" w:hAnsi="Times New Roman" w:cs="Times New Roman"/>
            <w:sz w:val="22"/>
          </w:rPr>
          <w:delText xml:space="preserve"> </w:delText>
        </w:r>
        <w:r w:rsidRPr="00582AA1" w:rsidDel="005700BA">
          <w:rPr>
            <w:rFonts w:ascii="Times New Roman" w:hAnsi="Times New Roman" w:cs="Times New Roman"/>
            <w:sz w:val="22"/>
          </w:rPr>
          <w:delText>capital city as the epicent</w:delText>
        </w:r>
        <w:r w:rsidR="006D4BC3" w:rsidDel="005700BA">
          <w:rPr>
            <w:rFonts w:ascii="Times New Roman" w:hAnsi="Times New Roman" w:cs="Times New Roman"/>
            <w:sz w:val="22"/>
          </w:rPr>
          <w:delText>er</w:delText>
        </w:r>
        <w:r w:rsidRPr="00582AA1" w:rsidDel="005700BA">
          <w:rPr>
            <w:rFonts w:ascii="Times New Roman" w:hAnsi="Times New Roman" w:cs="Times New Roman"/>
            <w:sz w:val="22"/>
          </w:rPr>
          <w:delText xml:space="preserve"> of Covid</w:delText>
        </w:r>
      </w:del>
      <w:ins w:id="2463" w:author="Budy Resosudarmo" w:date="2020-10-16T10:47:00Z">
        <w:del w:id="2464" w:author="Harry" w:date="2020-11-21T12:10:00Z">
          <w:r w:rsidR="00F73CB7" w:rsidDel="005700BA">
            <w:rPr>
              <w:rFonts w:ascii="Times New Roman" w:hAnsi="Times New Roman" w:cs="Times New Roman"/>
              <w:sz w:val="22"/>
            </w:rPr>
            <w:delText>COVID</w:delText>
          </w:r>
        </w:del>
      </w:ins>
      <w:del w:id="2465" w:author="Harry" w:date="2020-11-21T12:10:00Z">
        <w:r w:rsidRPr="00582AA1" w:rsidDel="005700BA">
          <w:rPr>
            <w:rFonts w:ascii="Times New Roman" w:hAnsi="Times New Roman" w:cs="Times New Roman"/>
            <w:sz w:val="22"/>
          </w:rPr>
          <w:delText>-19 cases in the country. Possibly, the missing low-high cluster in Java island reflects the contagion from Jakarta. This is particularly true during the period of Ramadan followed by Eid al-Fitr where people travel</w:delText>
        </w:r>
        <w:r w:rsidR="00746FA6" w:rsidDel="005700BA">
          <w:rPr>
            <w:rFonts w:ascii="Times New Roman" w:hAnsi="Times New Roman" w:cs="Times New Roman"/>
            <w:sz w:val="22"/>
          </w:rPr>
          <w:delText>ed</w:delText>
        </w:r>
        <w:r w:rsidRPr="00582AA1" w:rsidDel="005700BA">
          <w:rPr>
            <w:rFonts w:ascii="Times New Roman" w:hAnsi="Times New Roman" w:cs="Times New Roman"/>
            <w:sz w:val="22"/>
          </w:rPr>
          <w:delText xml:space="preserve"> to their home town to meet relatives. In Sumatra, an increased infection case from April to June 2020 has moved South Sumatra province from low-low to high-low cluster. Meanwhile, four provinces located near South Sumatra were in low-low cluster (North Sumatra, West Sumatra, Riau Islands and Jambi). Reflecting the transition pattern observed in Java island from March to June, it is important to anticipate the contagion from South Sumatra to neighboring provinces.</w:delText>
        </w:r>
      </w:del>
    </w:p>
    <w:p w14:paraId="3081AF21" w14:textId="1D879813" w:rsidR="00B4756E" w:rsidRPr="00B4756E" w:rsidDel="005700BA" w:rsidRDefault="00B4756E" w:rsidP="00B4756E">
      <w:pPr>
        <w:rPr>
          <w:del w:id="2466" w:author="Harry" w:date="2020-11-21T12:10:00Z"/>
          <w:rFonts w:ascii="Times New Roman" w:hAnsi="Times New Roman" w:cs="Times New Roman"/>
          <w:sz w:val="22"/>
        </w:rPr>
      </w:pPr>
      <w:del w:id="2467" w:author="Harry" w:date="2020-11-21T12:10:00Z">
        <w:r w:rsidRPr="00B4756E" w:rsidDel="005700BA">
          <w:rPr>
            <w:rFonts w:ascii="Times New Roman" w:hAnsi="Times New Roman" w:cs="Times New Roman"/>
            <w:sz w:val="22"/>
          </w:rPr>
          <w:delText>4.2 How Covid</w:delText>
        </w:r>
      </w:del>
      <w:ins w:id="2468" w:author="Budy Resosudarmo" w:date="2020-10-16T10:47:00Z">
        <w:del w:id="2469" w:author="Harry" w:date="2020-11-21T12:10:00Z">
          <w:r w:rsidR="00F73CB7" w:rsidDel="005700BA">
            <w:rPr>
              <w:rFonts w:ascii="Times New Roman" w:hAnsi="Times New Roman" w:cs="Times New Roman"/>
              <w:sz w:val="22"/>
            </w:rPr>
            <w:delText>COVID</w:delText>
          </w:r>
        </w:del>
      </w:ins>
      <w:del w:id="2470" w:author="Harry" w:date="2020-11-21T12:10:00Z">
        <w:r w:rsidRPr="00B4756E" w:rsidDel="005700BA">
          <w:rPr>
            <w:rFonts w:ascii="Times New Roman" w:hAnsi="Times New Roman" w:cs="Times New Roman"/>
            <w:sz w:val="22"/>
          </w:rPr>
          <w:delText>-19 pandemic affects regional growth dynamics?</w:delText>
        </w:r>
      </w:del>
    </w:p>
    <w:p w14:paraId="72B12C6A" w14:textId="09055E6D" w:rsidR="00B4756E" w:rsidRDefault="00B4756E" w:rsidP="00746FA6">
      <w:pPr>
        <w:spacing w:beforeLines="50" w:before="180"/>
        <w:rPr>
          <w:rFonts w:ascii="Times New Roman" w:hAnsi="Times New Roman" w:cs="Times New Roman"/>
          <w:sz w:val="22"/>
        </w:rPr>
      </w:pPr>
      <w:r w:rsidRPr="00B4756E">
        <w:rPr>
          <w:rFonts w:ascii="Times New Roman" w:hAnsi="Times New Roman" w:cs="Times New Roman"/>
          <w:sz w:val="22"/>
        </w:rPr>
        <w:t>This section presents the main findings of spatial autoregressive models</w:t>
      </w:r>
      <w:ins w:id="2471" w:author="Harry" w:date="2020-11-28T16:45:00Z">
        <w:r w:rsidR="0069599C">
          <w:rPr>
            <w:rFonts w:ascii="Times New Roman" w:hAnsi="Times New Roman" w:cs="Times New Roman"/>
            <w:sz w:val="22"/>
          </w:rPr>
          <w:t>. In particular, we evaluate</w:t>
        </w:r>
      </w:ins>
      <w:r w:rsidRPr="00B4756E">
        <w:rPr>
          <w:rFonts w:ascii="Times New Roman" w:hAnsi="Times New Roman" w:cs="Times New Roman"/>
          <w:sz w:val="22"/>
        </w:rPr>
        <w:t xml:space="preserve"> </w:t>
      </w:r>
      <w:del w:id="2472" w:author="Harry" w:date="2020-11-28T16:46:00Z">
        <w:r w:rsidRPr="00B4756E" w:rsidDel="0069599C">
          <w:rPr>
            <w:rFonts w:ascii="Times New Roman" w:hAnsi="Times New Roman" w:cs="Times New Roman"/>
            <w:sz w:val="22"/>
          </w:rPr>
          <w:delText xml:space="preserve">in evaluating </w:delText>
        </w:r>
      </w:del>
      <w:r w:rsidRPr="00B4756E">
        <w:rPr>
          <w:rFonts w:ascii="Times New Roman" w:hAnsi="Times New Roman" w:cs="Times New Roman"/>
          <w:sz w:val="22"/>
        </w:rPr>
        <w:t>how the</w:t>
      </w:r>
      <w:ins w:id="2473" w:author="Harry" w:date="2020-11-28T16:44:00Z">
        <w:r w:rsidR="0069599C">
          <w:rPr>
            <w:rFonts w:ascii="Times New Roman" w:hAnsi="Times New Roman" w:cs="Times New Roman"/>
            <w:sz w:val="22"/>
          </w:rPr>
          <w:t xml:space="preserve"> sp</w:t>
        </w:r>
      </w:ins>
      <w:ins w:id="2474" w:author="Harry" w:date="2020-11-28T16:45:00Z">
        <w:r w:rsidR="0069599C">
          <w:rPr>
            <w:rFonts w:ascii="Times New Roman" w:hAnsi="Times New Roman" w:cs="Times New Roman"/>
            <w:sz w:val="22"/>
          </w:rPr>
          <w:t xml:space="preserve">illover effects </w:t>
        </w:r>
      </w:ins>
      <w:del w:id="2475" w:author="Harry" w:date="2020-11-28T16:45:00Z">
        <w:r w:rsidRPr="00B4756E" w:rsidDel="0069599C">
          <w:rPr>
            <w:rFonts w:ascii="Times New Roman" w:hAnsi="Times New Roman" w:cs="Times New Roman"/>
            <w:sz w:val="22"/>
          </w:rPr>
          <w:delText xml:space="preserve"> pandemic affects the spillovers of </w:delText>
        </w:r>
      </w:del>
      <w:ins w:id="2476" w:author="Harry" w:date="2020-11-28T16:45:00Z">
        <w:r w:rsidR="0069599C">
          <w:rPr>
            <w:rFonts w:ascii="Times New Roman" w:hAnsi="Times New Roman" w:cs="Times New Roman"/>
            <w:sz w:val="22"/>
          </w:rPr>
          <w:t xml:space="preserve">of </w:t>
        </w:r>
      </w:ins>
      <w:r w:rsidRPr="00B4756E">
        <w:rPr>
          <w:rFonts w:ascii="Times New Roman" w:hAnsi="Times New Roman" w:cs="Times New Roman"/>
          <w:sz w:val="22"/>
        </w:rPr>
        <w:t>economic growth across provinces</w:t>
      </w:r>
      <w:ins w:id="2477" w:author="Harry" w:date="2020-11-28T16:46:00Z">
        <w:r w:rsidR="0069599C">
          <w:rPr>
            <w:rFonts w:ascii="Times New Roman" w:hAnsi="Times New Roman" w:cs="Times New Roman"/>
            <w:sz w:val="22"/>
          </w:rPr>
          <w:t xml:space="preserve"> behave before and after the pandemic period</w:t>
        </w:r>
      </w:ins>
      <w:r w:rsidRPr="00B4756E">
        <w:rPr>
          <w:rFonts w:ascii="Times New Roman" w:hAnsi="Times New Roman" w:cs="Times New Roman"/>
          <w:sz w:val="22"/>
        </w:rPr>
        <w:t>. To be more precise, we measure how the growth in a province is affected by the growth in surrounding regions. Ideally, in our equation we should consider all necessary growth determinants explained in the standard Solow growth model featuring the Cobb-Douglas production function (Islam</w:t>
      </w:r>
      <w:r w:rsidR="00C26A08">
        <w:rPr>
          <w:rFonts w:ascii="Times New Roman" w:hAnsi="Times New Roman" w:cs="Times New Roman"/>
          <w:sz w:val="22"/>
        </w:rPr>
        <w:t>,</w:t>
      </w:r>
      <w:r w:rsidRPr="00B4756E">
        <w:rPr>
          <w:rFonts w:ascii="Times New Roman" w:hAnsi="Times New Roman" w:cs="Times New Roman"/>
          <w:sz w:val="22"/>
        </w:rPr>
        <w:t xml:space="preserve"> 1995). However, due to data availability and time constraint, we use initial economic condition (log of </w:t>
      </w:r>
      <w:del w:id="2478" w:author="Ragdad Cani Miranti" w:date="2020-11-09T17:54:00Z">
        <w:r w:rsidRPr="00B4756E" w:rsidDel="00B0317C">
          <w:rPr>
            <w:rFonts w:ascii="Times New Roman" w:hAnsi="Times New Roman" w:cs="Times New Roman"/>
            <w:sz w:val="22"/>
          </w:rPr>
          <w:delText>GDP</w:delText>
        </w:r>
      </w:del>
      <w:ins w:id="2479" w:author="Ragdad Cani Miranti" w:date="2020-11-09T17:54:00Z">
        <w:r w:rsidR="00B0317C">
          <w:rPr>
            <w:rFonts w:ascii="Times New Roman" w:hAnsi="Times New Roman" w:cs="Times New Roman"/>
            <w:sz w:val="22"/>
          </w:rPr>
          <w:t>GDP</w:t>
        </w:r>
      </w:ins>
      <w:r w:rsidRPr="00B4756E">
        <w:rPr>
          <w:rFonts w:ascii="Times New Roman" w:hAnsi="Times New Roman" w:cs="Times New Roman"/>
          <w:sz w:val="22"/>
        </w:rPr>
        <w:t xml:space="preserve"> in 201</w:t>
      </w:r>
      <w:ins w:id="2480" w:author="Ragdad Cani Miranti" w:date="2020-11-09T17:15:00Z">
        <w:r w:rsidR="00EA3A49">
          <w:rPr>
            <w:rFonts w:ascii="Times New Roman" w:hAnsi="Times New Roman" w:cs="Times New Roman"/>
            <w:sz w:val="22"/>
          </w:rPr>
          <w:t>5</w:t>
        </w:r>
      </w:ins>
      <w:del w:id="2481"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:Q1</w:t>
      </w:r>
      <w:del w:id="2482" w:author="Harry" w:date="2020-11-22T15:47:00Z">
        <w:r w:rsidRPr="00B4756E" w:rsidDel="00CE0181">
          <w:rPr>
            <w:rFonts w:ascii="Times New Roman" w:hAnsi="Times New Roman" w:cs="Times New Roman"/>
            <w:sz w:val="22"/>
          </w:rPr>
          <w:delText>)</w:delText>
        </w:r>
      </w:del>
      <w:r w:rsidRPr="00B4756E">
        <w:rPr>
          <w:rFonts w:ascii="Times New Roman" w:hAnsi="Times New Roman" w:cs="Times New Roman"/>
          <w:sz w:val="22"/>
        </w:rPr>
        <w:t xml:space="preserve"> </w:t>
      </w:r>
      <w:ins w:id="2483" w:author="Ragdad Cani Miranti" w:date="2020-11-09T17:14:00Z">
        <w:r w:rsidR="00EA3A49">
          <w:rPr>
            <w:rFonts w:ascii="Times New Roman" w:hAnsi="Times New Roman" w:cs="Times New Roman"/>
            <w:sz w:val="22"/>
          </w:rPr>
          <w:t xml:space="preserve">for </w:t>
        </w:r>
        <w:del w:id="2484" w:author="Harry" w:date="2020-11-22T15:47:00Z">
          <w:r w:rsidR="00EA3A49" w:rsidDel="00CE0181">
            <w:rPr>
              <w:rFonts w:ascii="Times New Roman" w:hAnsi="Times New Roman" w:cs="Times New Roman"/>
              <w:sz w:val="22"/>
            </w:rPr>
            <w:delText xml:space="preserve">the </w:delText>
          </w:r>
        </w:del>
        <w:r w:rsidR="00EA3A49">
          <w:rPr>
            <w:rFonts w:ascii="Times New Roman" w:hAnsi="Times New Roman" w:cs="Times New Roman"/>
            <w:sz w:val="22"/>
          </w:rPr>
          <w:t>model</w:t>
        </w:r>
      </w:ins>
      <w:ins w:id="2485" w:author="Harry" w:date="2020-11-22T15:47:00Z">
        <w:r w:rsidR="00CE0181">
          <w:rPr>
            <w:rFonts w:ascii="Times New Roman" w:hAnsi="Times New Roman" w:cs="Times New Roman"/>
            <w:sz w:val="22"/>
          </w:rPr>
          <w:t>ing the period</w:t>
        </w:r>
      </w:ins>
      <w:ins w:id="2486" w:author="Ragdad Cani Miranti" w:date="2020-11-09T17:14:00Z">
        <w:r w:rsidR="00EA3A49">
          <w:rPr>
            <w:rFonts w:ascii="Times New Roman" w:hAnsi="Times New Roman" w:cs="Times New Roman"/>
            <w:sz w:val="22"/>
          </w:rPr>
          <w:t xml:space="preserve"> wit</w:t>
        </w:r>
      </w:ins>
      <w:ins w:id="2487" w:author="Ragdad Cani Miranti" w:date="2020-11-09T17:15:00Z">
        <w:r w:rsidR="00EA3A49">
          <w:rPr>
            <w:rFonts w:ascii="Times New Roman" w:hAnsi="Times New Roman" w:cs="Times New Roman"/>
            <w:sz w:val="22"/>
          </w:rPr>
          <w:t>hout pandemic</w:t>
        </w:r>
        <w:del w:id="2488" w:author="Harry" w:date="2020-11-22T15:49:00Z">
          <w:r w:rsidR="00EA3A49" w:rsidDel="00E55E42">
            <w:rPr>
              <w:rFonts w:ascii="Times New Roman" w:hAnsi="Times New Roman" w:cs="Times New Roman"/>
              <w:sz w:val="22"/>
            </w:rPr>
            <w:delText xml:space="preserve"> period</w:delText>
          </w:r>
        </w:del>
      </w:ins>
      <w:ins w:id="2489" w:author="Harry" w:date="2020-11-22T15:49:00Z">
        <w:r w:rsidR="00E55E42">
          <w:rPr>
            <w:rFonts w:ascii="Times New Roman" w:hAnsi="Times New Roman" w:cs="Times New Roman"/>
            <w:sz w:val="22"/>
          </w:rPr>
          <w:t xml:space="preserve"> </w:t>
        </w:r>
      </w:ins>
      <w:ins w:id="2490" w:author="Ragdad Cani Miranti" w:date="2020-11-09T17:15:00Z">
        <w:del w:id="2491" w:author="Harry" w:date="2020-11-22T15:49:00Z">
          <w:r w:rsidR="00EA3A49" w:rsidDel="00E55E42">
            <w:rPr>
              <w:rFonts w:ascii="Times New Roman" w:hAnsi="Times New Roman" w:cs="Times New Roman"/>
              <w:sz w:val="22"/>
            </w:rPr>
            <w:delText xml:space="preserve"> </w:delText>
          </w:r>
        </w:del>
        <w:r w:rsidR="00EA3A49">
          <w:rPr>
            <w:rFonts w:ascii="Times New Roman" w:hAnsi="Times New Roman" w:cs="Times New Roman"/>
            <w:sz w:val="22"/>
          </w:rPr>
          <w:t xml:space="preserve">and log of </w:t>
        </w:r>
      </w:ins>
      <w:ins w:id="2492" w:author="Ragdad Cani Miranti" w:date="2020-11-09T17:54:00Z">
        <w:r w:rsidR="00B0317C">
          <w:rPr>
            <w:rFonts w:ascii="Times New Roman" w:hAnsi="Times New Roman" w:cs="Times New Roman"/>
            <w:sz w:val="22"/>
          </w:rPr>
          <w:t>GDP</w:t>
        </w:r>
      </w:ins>
      <w:ins w:id="2493" w:author="Ragdad Cani Miranti" w:date="2020-11-09T17:15:00Z">
        <w:r w:rsidR="00EA3A49">
          <w:rPr>
            <w:rFonts w:ascii="Times New Roman" w:hAnsi="Times New Roman" w:cs="Times New Roman"/>
            <w:sz w:val="22"/>
          </w:rPr>
          <w:t xml:space="preserve"> in </w:t>
        </w:r>
      </w:ins>
      <w:ins w:id="2494" w:author="Ragdad Cani Miranti" w:date="2020-11-09T17:16:00Z">
        <w:r w:rsidR="00EA3A49">
          <w:rPr>
            <w:rFonts w:ascii="Times New Roman" w:hAnsi="Times New Roman" w:cs="Times New Roman"/>
            <w:sz w:val="22"/>
          </w:rPr>
          <w:t>2019:Q1</w:t>
        </w:r>
      </w:ins>
      <w:ins w:id="2495" w:author="Harry" w:date="2020-11-22T15:48:00Z">
        <w:r w:rsidR="00CE0181">
          <w:rPr>
            <w:rFonts w:ascii="Times New Roman" w:hAnsi="Times New Roman" w:cs="Times New Roman"/>
            <w:sz w:val="22"/>
          </w:rPr>
          <w:t xml:space="preserve"> for modeling the period with pandemic)</w:t>
        </w:r>
      </w:ins>
      <w:ins w:id="2496" w:author="Ragdad Cani Miranti" w:date="2020-11-09T17:16:00Z">
        <w:r w:rsidR="00EA3A49">
          <w:rPr>
            <w:rFonts w:ascii="Times New Roman" w:hAnsi="Times New Roman" w:cs="Times New Roman"/>
            <w:sz w:val="22"/>
          </w:rPr>
          <w:t xml:space="preserve"> </w:t>
        </w:r>
      </w:ins>
      <w:r w:rsidRPr="00B4756E">
        <w:rPr>
          <w:rFonts w:ascii="Times New Roman" w:hAnsi="Times New Roman" w:cs="Times New Roman"/>
          <w:sz w:val="22"/>
        </w:rPr>
        <w:t>as the proxy of growth determinants, where the economy is assumed to be in its natural condition. Thus, our model</w:t>
      </w:r>
      <w:del w:id="2497" w:author="Harry" w:date="2020-11-22T15:48:00Z">
        <w:r w:rsidRPr="00B4756E" w:rsidDel="0096401A">
          <w:rPr>
            <w:rFonts w:ascii="Times New Roman" w:hAnsi="Times New Roman" w:cs="Times New Roman"/>
            <w:sz w:val="22"/>
          </w:rPr>
          <w:delText>s</w:delText>
        </w:r>
      </w:del>
      <w:r w:rsidRPr="00B4756E">
        <w:rPr>
          <w:rFonts w:ascii="Times New Roman" w:hAnsi="Times New Roman" w:cs="Times New Roman"/>
          <w:sz w:val="22"/>
        </w:rPr>
        <w:t xml:space="preserve"> capture</w:t>
      </w:r>
      <w:ins w:id="2498" w:author="Harry" w:date="2020-11-22T15:48:00Z">
        <w:r w:rsidR="0096401A">
          <w:rPr>
            <w:rFonts w:ascii="Times New Roman" w:hAnsi="Times New Roman" w:cs="Times New Roman"/>
            <w:sz w:val="22"/>
          </w:rPr>
          <w:t>s</w:t>
        </w:r>
      </w:ins>
      <w:r w:rsidRPr="00B4756E">
        <w:rPr>
          <w:rFonts w:ascii="Times New Roman" w:hAnsi="Times New Roman" w:cs="Times New Roman"/>
          <w:sz w:val="22"/>
        </w:rPr>
        <w:t xml:space="preserve"> the spatial effects of economic growth by controlling the natural level of main growth determinants. To understand the impacts of the pandemic, the model</w:t>
      </w:r>
      <w:del w:id="2499" w:author="Harry" w:date="2020-11-22T15:48:00Z">
        <w:r w:rsidRPr="00B4756E" w:rsidDel="0035301F">
          <w:rPr>
            <w:rFonts w:ascii="Times New Roman" w:hAnsi="Times New Roman" w:cs="Times New Roman"/>
            <w:sz w:val="22"/>
          </w:rPr>
          <w:delText>s</w:delText>
        </w:r>
      </w:del>
      <w:r w:rsidRPr="00B4756E">
        <w:rPr>
          <w:rFonts w:ascii="Times New Roman" w:hAnsi="Times New Roman" w:cs="Times New Roman"/>
          <w:sz w:val="22"/>
        </w:rPr>
        <w:t xml:space="preserve"> </w:t>
      </w:r>
      <w:ins w:id="2500" w:author="Harry" w:date="2020-11-22T15:48:00Z">
        <w:r w:rsidR="0035301F">
          <w:rPr>
            <w:rFonts w:ascii="Times New Roman" w:hAnsi="Times New Roman" w:cs="Times New Roman"/>
            <w:sz w:val="22"/>
          </w:rPr>
          <w:t>is</w:t>
        </w:r>
      </w:ins>
      <w:del w:id="2501" w:author="Harry" w:date="2020-11-22T15:48:00Z">
        <w:r w:rsidRPr="00B4756E" w:rsidDel="0035301F">
          <w:rPr>
            <w:rFonts w:ascii="Times New Roman" w:hAnsi="Times New Roman" w:cs="Times New Roman"/>
            <w:sz w:val="22"/>
          </w:rPr>
          <w:delText>are</w:delText>
        </w:r>
      </w:del>
      <w:r w:rsidRPr="00B4756E">
        <w:rPr>
          <w:rFonts w:ascii="Times New Roman" w:hAnsi="Times New Roman" w:cs="Times New Roman"/>
          <w:sz w:val="22"/>
        </w:rPr>
        <w:t xml:space="preserve"> estimated for two different time span; from 201</w:t>
      </w:r>
      <w:ins w:id="2502" w:author="Ragdad Cani Miranti" w:date="2020-11-09T17:15:00Z">
        <w:r w:rsidR="00EA3A49">
          <w:rPr>
            <w:rFonts w:ascii="Times New Roman" w:hAnsi="Times New Roman" w:cs="Times New Roman"/>
            <w:sz w:val="22"/>
          </w:rPr>
          <w:t>5</w:t>
        </w:r>
      </w:ins>
      <w:del w:id="2503"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 xml:space="preserve">:Q1 to </w:t>
      </w:r>
      <w:proofErr w:type="gramStart"/>
      <w:r w:rsidRPr="00B4756E">
        <w:rPr>
          <w:rFonts w:ascii="Times New Roman" w:hAnsi="Times New Roman" w:cs="Times New Roman"/>
          <w:sz w:val="22"/>
        </w:rPr>
        <w:t>2019:Q</w:t>
      </w:r>
      <w:proofErr w:type="gramEnd"/>
      <w:r w:rsidRPr="00B4756E">
        <w:rPr>
          <w:rFonts w:ascii="Times New Roman" w:hAnsi="Times New Roman" w:cs="Times New Roman"/>
          <w:sz w:val="22"/>
        </w:rPr>
        <w:t xml:space="preserve">4 and from 2019:Q1 to 2020:Q2. </w:t>
      </w:r>
      <w:ins w:id="2504" w:author="Harry" w:date="2020-11-22T15:49:00Z">
        <w:r w:rsidR="00E55E42">
          <w:rPr>
            <w:rFonts w:ascii="Times New Roman" w:hAnsi="Times New Roman" w:cs="Times New Roman"/>
            <w:sz w:val="22"/>
          </w:rPr>
          <w:t>T</w:t>
        </w:r>
      </w:ins>
      <w:del w:id="2505" w:author="Harry" w:date="2020-11-22T15:49:00Z">
        <w:r w:rsidRPr="00925630" w:rsidDel="00E55E42">
          <w:rPr>
            <w:rFonts w:ascii="Times New Roman" w:hAnsi="Times New Roman" w:cs="Times New Roman"/>
            <w:sz w:val="22"/>
          </w:rPr>
          <w:delText>For simplicity, t</w:delText>
        </w:r>
      </w:del>
      <w:r w:rsidRPr="00925630">
        <w:rPr>
          <w:rFonts w:ascii="Times New Roman" w:hAnsi="Times New Roman" w:cs="Times New Roman"/>
          <w:sz w:val="22"/>
        </w:rPr>
        <w:t xml:space="preserve">he first period </w:t>
      </w:r>
      <w:ins w:id="2506" w:author="Harry" w:date="2020-11-22T15:49:00Z">
        <w:r w:rsidR="00E55E42" w:rsidRPr="00925630">
          <w:rPr>
            <w:rFonts w:ascii="Times New Roman" w:hAnsi="Times New Roman" w:cs="Times New Roman"/>
            <w:sz w:val="22"/>
            <w:rPrChange w:id="2507" w:author="Harry" w:date="2020-11-22T15:50:00Z">
              <w:rPr>
                <w:rFonts w:ascii="Times New Roman" w:hAnsi="Times New Roman" w:cs="Times New Roman"/>
                <w:sz w:val="22"/>
                <w:highlight w:val="yellow"/>
              </w:rPr>
            </w:rPrChange>
          </w:rPr>
          <w:t xml:space="preserve">represents </w:t>
        </w:r>
      </w:ins>
      <w:ins w:id="2508" w:author="Harry" w:date="2020-11-22T15:50:00Z">
        <w:r w:rsidR="00925630" w:rsidRPr="00925630">
          <w:rPr>
            <w:rFonts w:ascii="Times New Roman" w:hAnsi="Times New Roman" w:cs="Times New Roman"/>
            <w:sz w:val="22"/>
          </w:rPr>
          <w:t>the period without pandemic</w:t>
        </w:r>
      </w:ins>
      <w:del w:id="2509" w:author="Harry" w:date="2020-11-22T15:50:00Z">
        <w:r w:rsidRPr="00925630" w:rsidDel="00925630">
          <w:rPr>
            <w:rFonts w:ascii="Times New Roman" w:hAnsi="Times New Roman" w:cs="Times New Roman"/>
            <w:sz w:val="22"/>
          </w:rPr>
          <w:delText>is called pre-pandemic period</w:delText>
        </w:r>
      </w:del>
      <w:del w:id="2510" w:author="Harry" w:date="2020-11-28T17:17:00Z">
        <w:r w:rsidRPr="00925630" w:rsidDel="00FD496E">
          <w:rPr>
            <w:rFonts w:ascii="Times New Roman" w:hAnsi="Times New Roman" w:cs="Times New Roman"/>
            <w:sz w:val="22"/>
          </w:rPr>
          <w:delText xml:space="preserve"> </w:delText>
        </w:r>
      </w:del>
      <w:ins w:id="2511" w:author="Harry" w:date="2020-11-22T15:50:00Z">
        <w:r w:rsidR="00925630" w:rsidRPr="00925630">
          <w:rPr>
            <w:rFonts w:ascii="Times New Roman" w:hAnsi="Times New Roman" w:cs="Times New Roman"/>
            <w:sz w:val="22"/>
            <w:rPrChange w:id="2512" w:author="Harry" w:date="2020-11-22T15:50:00Z">
              <w:rPr>
                <w:rFonts w:ascii="Times New Roman" w:hAnsi="Times New Roman" w:cs="Times New Roman"/>
                <w:sz w:val="22"/>
                <w:highlight w:val="yellow"/>
              </w:rPr>
            </w:rPrChange>
          </w:rPr>
          <w:t xml:space="preserve"> </w:t>
        </w:r>
      </w:ins>
      <w:r w:rsidRPr="00925630">
        <w:rPr>
          <w:rFonts w:ascii="Times New Roman" w:hAnsi="Times New Roman" w:cs="Times New Roman"/>
          <w:sz w:val="22"/>
        </w:rPr>
        <w:t xml:space="preserve">and the latter is referred to </w:t>
      </w:r>
      <w:ins w:id="2513" w:author="Harry" w:date="2020-11-22T15:50:00Z">
        <w:r w:rsidR="00925630" w:rsidRPr="00925630">
          <w:rPr>
            <w:rFonts w:ascii="Times New Roman" w:hAnsi="Times New Roman" w:cs="Times New Roman"/>
            <w:sz w:val="22"/>
            <w:rPrChange w:id="2514" w:author="Harry" w:date="2020-11-22T15:50:00Z">
              <w:rPr>
                <w:rFonts w:ascii="Times New Roman" w:hAnsi="Times New Roman" w:cs="Times New Roman"/>
                <w:sz w:val="22"/>
                <w:highlight w:val="yellow"/>
              </w:rPr>
            </w:rPrChange>
          </w:rPr>
          <w:t xml:space="preserve">the period </w:t>
        </w:r>
      </w:ins>
      <w:del w:id="2515" w:author="Ragdad Cani Miranti" w:date="2020-11-09T17:17:00Z">
        <w:r w:rsidRPr="00925630" w:rsidDel="00EA3A49">
          <w:rPr>
            <w:rFonts w:ascii="Times New Roman" w:hAnsi="Times New Roman" w:cs="Times New Roman"/>
            <w:sz w:val="22"/>
          </w:rPr>
          <w:delText>pandemic period</w:delText>
        </w:r>
      </w:del>
      <w:ins w:id="2516" w:author="Ragdad Cani Miranti" w:date="2020-11-09T17:18:00Z">
        <w:r w:rsidR="00EA3A49" w:rsidRPr="00925630">
          <w:rPr>
            <w:rFonts w:ascii="Times New Roman" w:hAnsi="Times New Roman" w:cs="Times New Roman"/>
            <w:sz w:val="22"/>
            <w:rPrChange w:id="2517" w:author="Harry" w:date="2020-11-22T15:50:00Z">
              <w:rPr>
                <w:rFonts w:ascii="Times New Roman" w:hAnsi="Times New Roman" w:cs="Times New Roman"/>
                <w:sz w:val="22"/>
                <w:highlight w:val="yellow"/>
              </w:rPr>
            </w:rPrChange>
          </w:rPr>
          <w:t>with</w:t>
        </w:r>
      </w:ins>
      <w:ins w:id="2518" w:author="Ragdad Cani Miranti" w:date="2020-11-09T17:17:00Z">
        <w:r w:rsidR="00EA3A49" w:rsidRPr="00925630">
          <w:rPr>
            <w:rFonts w:ascii="Times New Roman" w:hAnsi="Times New Roman" w:cs="Times New Roman"/>
            <w:sz w:val="22"/>
            <w:rPrChange w:id="2519" w:author="Harry" w:date="2020-11-22T15:50:00Z">
              <w:rPr>
                <w:rFonts w:ascii="Times New Roman" w:hAnsi="Times New Roman" w:cs="Times New Roman"/>
                <w:sz w:val="22"/>
                <w:highlight w:val="yellow"/>
              </w:rPr>
            </w:rPrChange>
          </w:rPr>
          <w:t xml:space="preserve"> pandemic </w:t>
        </w:r>
      </w:ins>
      <w:ins w:id="2520" w:author="Harry" w:date="2020-11-22T15:50:00Z">
        <w:r w:rsidR="00925630" w:rsidRPr="00925630">
          <w:rPr>
            <w:rFonts w:ascii="Times New Roman" w:hAnsi="Times New Roman" w:cs="Times New Roman"/>
            <w:sz w:val="22"/>
            <w:rPrChange w:id="2521" w:author="Harry" w:date="2020-11-22T15:50:00Z">
              <w:rPr>
                <w:rFonts w:ascii="Times New Roman" w:hAnsi="Times New Roman" w:cs="Times New Roman"/>
                <w:sz w:val="22"/>
                <w:highlight w:val="yellow"/>
              </w:rPr>
            </w:rPrChange>
          </w:rPr>
          <w:t>effect</w:t>
        </w:r>
      </w:ins>
      <w:ins w:id="2522" w:author="Ragdad Cani Miranti" w:date="2020-11-09T17:17:00Z">
        <w:del w:id="2523" w:author="Harry" w:date="2020-11-22T15:50:00Z">
          <w:r w:rsidR="00EA3A49" w:rsidRPr="00925630" w:rsidDel="00925630">
            <w:rPr>
              <w:rFonts w:ascii="Times New Roman" w:hAnsi="Times New Roman" w:cs="Times New Roman"/>
              <w:sz w:val="22"/>
              <w:rPrChange w:id="2524" w:author="Harry" w:date="2020-11-22T15:50:00Z">
                <w:rPr>
                  <w:rFonts w:ascii="Times New Roman" w:hAnsi="Times New Roman" w:cs="Times New Roman"/>
                  <w:sz w:val="22"/>
                  <w:highlight w:val="yellow"/>
                </w:rPr>
              </w:rPrChange>
            </w:rPr>
            <w:delText>period</w:delText>
          </w:r>
        </w:del>
      </w:ins>
      <w:r w:rsidRPr="00925630">
        <w:rPr>
          <w:rFonts w:ascii="Times New Roman" w:hAnsi="Times New Roman" w:cs="Times New Roman"/>
          <w:sz w:val="22"/>
        </w:rPr>
        <w:t>.</w:t>
      </w:r>
      <w:r w:rsidRPr="00B4756E">
        <w:rPr>
          <w:rFonts w:ascii="Times New Roman" w:hAnsi="Times New Roman" w:cs="Times New Roman"/>
          <w:sz w:val="22"/>
        </w:rPr>
        <w:t xml:space="preserve"> </w:t>
      </w:r>
    </w:p>
    <w:p w14:paraId="02CC656D" w14:textId="50A39E8A" w:rsidR="00D013E7" w:rsidRDefault="00B4756E">
      <w:pPr>
        <w:ind w:firstLine="567"/>
        <w:rPr>
          <w:ins w:id="2525" w:author="Harry" w:date="2020-11-28T17:17:00Z"/>
          <w:rFonts w:ascii="Times New Roman" w:hAnsi="Times New Roman" w:cs="Times New Roman"/>
          <w:sz w:val="22"/>
        </w:rPr>
        <w:pPrChange w:id="2526" w:author="Harry" w:date="2020-11-28T17:17:00Z">
          <w:pPr/>
        </w:pPrChange>
      </w:pPr>
      <w:r w:rsidRPr="00B4756E">
        <w:rPr>
          <w:rFonts w:ascii="Times New Roman" w:hAnsi="Times New Roman" w:cs="Times New Roman"/>
          <w:sz w:val="22"/>
        </w:rPr>
        <w:t>One important assumption in spatial autoregressive model is the existence of spatial dependence</w:t>
      </w:r>
      <w:del w:id="2527" w:author="Ragdad Cani Miranti" w:date="2020-11-27T10:26:00Z">
        <w:r w:rsidRPr="00B4756E" w:rsidDel="006963F1">
          <w:rPr>
            <w:rFonts w:ascii="Times New Roman" w:hAnsi="Times New Roman" w:cs="Times New Roman"/>
            <w:sz w:val="22"/>
          </w:rPr>
          <w:delText xml:space="preserve"> </w:delText>
        </w:r>
      </w:del>
      <w:ins w:id="2528" w:author="Ragdad Cani Miranti" w:date="2020-11-27T10:27:00Z">
        <w:r w:rsidR="006963F1">
          <w:rPr>
            <w:rFonts w:ascii="Times New Roman" w:hAnsi="Times New Roman" w:cs="Times New Roman"/>
            <w:sz w:val="22"/>
          </w:rPr>
          <w:t xml:space="preserve"> </w:t>
        </w:r>
      </w:ins>
      <w:ins w:id="2529" w:author="Harry" w:date="2020-11-28T16:47:00Z">
        <w:r w:rsidR="00956437">
          <w:rPr>
            <w:rFonts w:ascii="Times New Roman" w:hAnsi="Times New Roman" w:cs="Times New Roman"/>
            <w:sz w:val="22"/>
          </w:rPr>
          <w:t>i</w:t>
        </w:r>
      </w:ins>
      <w:ins w:id="2530" w:author="Ragdad Cani Miranti" w:date="2020-11-27T10:27:00Z">
        <w:del w:id="2531" w:author="Harry" w:date="2020-11-28T16:47:00Z">
          <w:r w:rsidR="006963F1" w:rsidDel="00956437">
            <w:rPr>
              <w:rFonts w:ascii="Times New Roman" w:hAnsi="Times New Roman" w:cs="Times New Roman"/>
              <w:sz w:val="22"/>
            </w:rPr>
            <w:delText>o</w:delText>
          </w:r>
        </w:del>
        <w:r w:rsidR="006963F1">
          <w:rPr>
            <w:rFonts w:ascii="Times New Roman" w:hAnsi="Times New Roman" w:cs="Times New Roman"/>
            <w:sz w:val="22"/>
          </w:rPr>
          <w:t>n our observed variables across regions</w:t>
        </w:r>
      </w:ins>
      <w:del w:id="2532" w:author="Ragdad Cani Miranti" w:date="2020-11-27T10:26:00Z">
        <w:r w:rsidRPr="00B4756E" w:rsidDel="006963F1">
          <w:rPr>
            <w:rFonts w:ascii="Times New Roman" w:hAnsi="Times New Roman" w:cs="Times New Roman"/>
            <w:sz w:val="22"/>
          </w:rPr>
          <w:delText>in residuals</w:delText>
        </w:r>
      </w:del>
      <w:r w:rsidRPr="00B4756E">
        <w:rPr>
          <w:rFonts w:ascii="Times New Roman" w:hAnsi="Times New Roman" w:cs="Times New Roman"/>
          <w:sz w:val="22"/>
        </w:rPr>
        <w:t xml:space="preserve">. Thus, before estimating the spatial autoregressive model, we conducted </w:t>
      </w:r>
      <w:ins w:id="2533" w:author="Ragdad Cani Miranti" w:date="2020-11-27T10:27:00Z">
        <w:r w:rsidR="006963F1">
          <w:rPr>
            <w:rFonts w:ascii="Times New Roman" w:hAnsi="Times New Roman" w:cs="Times New Roman"/>
            <w:sz w:val="22"/>
          </w:rPr>
          <w:t xml:space="preserve">global </w:t>
        </w:r>
      </w:ins>
      <w:r w:rsidRPr="00B4756E">
        <w:rPr>
          <w:rFonts w:ascii="Times New Roman" w:hAnsi="Times New Roman" w:cs="Times New Roman"/>
          <w:sz w:val="22"/>
        </w:rPr>
        <w:t xml:space="preserve">spatial dependence </w:t>
      </w:r>
      <w:del w:id="2534" w:author="Ragdad Cani Miranti" w:date="2020-11-27T10:28:00Z">
        <w:r w:rsidRPr="00B4756E" w:rsidDel="006963F1">
          <w:rPr>
            <w:rFonts w:ascii="Times New Roman" w:hAnsi="Times New Roman" w:cs="Times New Roman"/>
            <w:sz w:val="22"/>
          </w:rPr>
          <w:delText>tes</w:delText>
        </w:r>
      </w:del>
      <w:ins w:id="2535" w:author="Ragdad Cani Miranti" w:date="2020-11-27T10:28:00Z">
        <w:r w:rsidR="006963F1">
          <w:rPr>
            <w:rFonts w:ascii="Times New Roman" w:hAnsi="Times New Roman" w:cs="Times New Roman"/>
            <w:sz w:val="22"/>
          </w:rPr>
          <w:t>analysis</w:t>
        </w:r>
      </w:ins>
      <w:del w:id="2536" w:author="Ragdad Cani Miranti" w:date="2020-11-27T10:28:00Z">
        <w:r w:rsidRPr="00B4756E" w:rsidDel="006963F1">
          <w:rPr>
            <w:rFonts w:ascii="Times New Roman" w:hAnsi="Times New Roman" w:cs="Times New Roman"/>
            <w:sz w:val="22"/>
          </w:rPr>
          <w:delText>t</w:delText>
        </w:r>
      </w:del>
      <w:r w:rsidRPr="00B4756E">
        <w:rPr>
          <w:rFonts w:ascii="Times New Roman" w:hAnsi="Times New Roman" w:cs="Times New Roman"/>
          <w:sz w:val="22"/>
        </w:rPr>
        <w:t xml:space="preserve"> </w:t>
      </w:r>
      <w:del w:id="2537" w:author="Ragdad Cani Miranti" w:date="2020-11-27T10:27:00Z">
        <w:r w:rsidRPr="00B4756E" w:rsidDel="006963F1">
          <w:rPr>
            <w:rFonts w:ascii="Times New Roman" w:hAnsi="Times New Roman" w:cs="Times New Roman"/>
            <w:sz w:val="22"/>
          </w:rPr>
          <w:delText>by applying Moran’s I test</w:delText>
        </w:r>
      </w:del>
      <w:ins w:id="2538" w:author="Harry" w:date="2020-11-28T16:47:00Z">
        <w:r w:rsidR="00956437">
          <w:rPr>
            <w:rFonts w:ascii="Times New Roman" w:hAnsi="Times New Roman" w:cs="Times New Roman"/>
            <w:sz w:val="22"/>
          </w:rPr>
          <w:t xml:space="preserve">by </w:t>
        </w:r>
      </w:ins>
      <w:ins w:id="2539" w:author="Harry" w:date="2020-11-28T16:48:00Z">
        <w:r w:rsidR="00956437">
          <w:rPr>
            <w:rFonts w:ascii="Times New Roman" w:hAnsi="Times New Roman" w:cs="Times New Roman"/>
            <w:sz w:val="22"/>
          </w:rPr>
          <w:t>computing</w:t>
        </w:r>
      </w:ins>
      <w:ins w:id="2540" w:author="Ragdad Cani Miranti" w:date="2020-11-27T10:27:00Z">
        <w:del w:id="2541" w:author="Harry" w:date="2020-11-28T16:47:00Z">
          <w:r w:rsidR="006963F1" w:rsidDel="00956437">
            <w:rPr>
              <w:rFonts w:ascii="Times New Roman" w:hAnsi="Times New Roman" w:cs="Times New Roman"/>
              <w:sz w:val="22"/>
            </w:rPr>
            <w:delText>through</w:delText>
          </w:r>
        </w:del>
        <w:r w:rsidR="006963F1">
          <w:rPr>
            <w:rFonts w:ascii="Times New Roman" w:hAnsi="Times New Roman" w:cs="Times New Roman"/>
            <w:sz w:val="22"/>
          </w:rPr>
          <w:t xml:space="preserve"> Mo</w:t>
        </w:r>
      </w:ins>
      <w:ins w:id="2542" w:author="Ragdad Cani Miranti" w:date="2020-11-27T10:28:00Z">
        <w:r w:rsidR="006963F1">
          <w:rPr>
            <w:rFonts w:ascii="Times New Roman" w:hAnsi="Times New Roman" w:cs="Times New Roman"/>
            <w:sz w:val="22"/>
          </w:rPr>
          <w:t>ran’s I statistics</w:t>
        </w:r>
      </w:ins>
      <w:r w:rsidRPr="00B4756E">
        <w:rPr>
          <w:rFonts w:ascii="Times New Roman" w:hAnsi="Times New Roman" w:cs="Times New Roman"/>
          <w:sz w:val="22"/>
        </w:rPr>
        <w:t xml:space="preserve">. Table </w:t>
      </w:r>
      <w:ins w:id="2543" w:author="Ragdad Cani Miranti" w:date="2020-11-09T18:23:00Z">
        <w:r w:rsidR="006111E6">
          <w:rPr>
            <w:rFonts w:ascii="Times New Roman" w:hAnsi="Times New Roman" w:cs="Times New Roman"/>
            <w:sz w:val="22"/>
          </w:rPr>
          <w:t>2</w:t>
        </w:r>
      </w:ins>
      <w:del w:id="2544" w:author="Ragdad Cani Miranti" w:date="2020-11-09T18:23:00Z">
        <w:r w:rsidRPr="00B4756E" w:rsidDel="006111E6">
          <w:rPr>
            <w:rFonts w:ascii="Times New Roman" w:hAnsi="Times New Roman" w:cs="Times New Roman"/>
            <w:sz w:val="22"/>
          </w:rPr>
          <w:delText>1</w:delText>
        </w:r>
      </w:del>
      <w:r w:rsidRPr="00B4756E">
        <w:rPr>
          <w:rFonts w:ascii="Times New Roman" w:hAnsi="Times New Roman" w:cs="Times New Roman"/>
          <w:sz w:val="22"/>
        </w:rPr>
        <w:t xml:space="preserve"> presen</w:t>
      </w:r>
      <w:ins w:id="2545" w:author="Harry" w:date="2020-11-28T16:48:00Z">
        <w:r w:rsidR="00B83F86">
          <w:rPr>
            <w:rFonts w:ascii="Times New Roman" w:hAnsi="Times New Roman" w:cs="Times New Roman"/>
            <w:sz w:val="22"/>
          </w:rPr>
          <w:t>ts</w:t>
        </w:r>
      </w:ins>
      <w:del w:id="2546" w:author="Harry" w:date="2020-11-28T16:48:00Z">
        <w:r w:rsidRPr="00B4756E" w:rsidDel="00B83F86">
          <w:rPr>
            <w:rFonts w:ascii="Times New Roman" w:hAnsi="Times New Roman" w:cs="Times New Roman"/>
            <w:sz w:val="22"/>
          </w:rPr>
          <w:delText>ts</w:delText>
        </w:r>
      </w:del>
      <w:r w:rsidRPr="00B4756E">
        <w:rPr>
          <w:rFonts w:ascii="Times New Roman" w:hAnsi="Times New Roman" w:cs="Times New Roman"/>
          <w:sz w:val="22"/>
        </w:rPr>
        <w:t xml:space="preserve"> the </w:t>
      </w:r>
      <w:ins w:id="2547" w:author="Harry" w:date="2020-11-28T16:48:00Z">
        <w:r w:rsidR="00B83F86">
          <w:rPr>
            <w:rFonts w:ascii="Times New Roman" w:hAnsi="Times New Roman" w:cs="Times New Roman"/>
            <w:sz w:val="22"/>
          </w:rPr>
          <w:t>Moran’s I statistics</w:t>
        </w:r>
      </w:ins>
      <w:del w:id="2548" w:author="Harry" w:date="2020-11-28T16:48:00Z">
        <w:r w:rsidRPr="00B4756E" w:rsidDel="00B83F86">
          <w:rPr>
            <w:rFonts w:ascii="Times New Roman" w:hAnsi="Times New Roman" w:cs="Times New Roman"/>
            <w:sz w:val="22"/>
          </w:rPr>
          <w:delText>results of the test</w:delText>
        </w:r>
      </w:del>
      <w:r w:rsidRPr="00B4756E">
        <w:rPr>
          <w:rFonts w:ascii="Times New Roman" w:hAnsi="Times New Roman" w:cs="Times New Roman"/>
          <w:sz w:val="22"/>
        </w:rPr>
        <w:t xml:space="preserve"> </w:t>
      </w:r>
      <w:ins w:id="2549" w:author="Harry" w:date="2020-11-28T16:48:00Z">
        <w:r w:rsidR="00B83F86">
          <w:rPr>
            <w:rFonts w:ascii="Times New Roman" w:hAnsi="Times New Roman" w:cs="Times New Roman"/>
            <w:sz w:val="22"/>
          </w:rPr>
          <w:t xml:space="preserve">in </w:t>
        </w:r>
      </w:ins>
      <w:ins w:id="2550" w:author="Harry" w:date="2020-11-28T16:49:00Z">
        <w:r w:rsidR="00B83F86">
          <w:rPr>
            <w:rFonts w:ascii="Times New Roman" w:hAnsi="Times New Roman" w:cs="Times New Roman"/>
            <w:sz w:val="22"/>
          </w:rPr>
          <w:t xml:space="preserve">both </w:t>
        </w:r>
      </w:ins>
      <w:del w:id="2551" w:author="Harry" w:date="2020-11-28T16:48:00Z">
        <w:r w:rsidRPr="00B4756E" w:rsidDel="00B83F86">
          <w:rPr>
            <w:rFonts w:ascii="Times New Roman" w:hAnsi="Times New Roman" w:cs="Times New Roman"/>
            <w:sz w:val="22"/>
          </w:rPr>
          <w:delText>between</w:delText>
        </w:r>
      </w:del>
      <w:del w:id="2552" w:author="Harry" w:date="2020-11-28T16:49:00Z">
        <w:r w:rsidRPr="00B4756E" w:rsidDel="00B83F86">
          <w:rPr>
            <w:rFonts w:ascii="Times New Roman" w:hAnsi="Times New Roman" w:cs="Times New Roman"/>
            <w:sz w:val="22"/>
          </w:rPr>
          <w:delText xml:space="preserve"> two </w:delText>
        </w:r>
      </w:del>
      <w:r w:rsidRPr="00B4756E">
        <w:rPr>
          <w:rFonts w:ascii="Times New Roman" w:hAnsi="Times New Roman" w:cs="Times New Roman"/>
          <w:sz w:val="22"/>
        </w:rPr>
        <w:t xml:space="preserve">periods; </w:t>
      </w:r>
      <w:ins w:id="2553" w:author="Harry" w:date="2020-11-22T15:51:00Z">
        <w:r w:rsidR="0074647A">
          <w:rPr>
            <w:rFonts w:ascii="Times New Roman" w:hAnsi="Times New Roman" w:cs="Times New Roman"/>
            <w:sz w:val="22"/>
          </w:rPr>
          <w:t xml:space="preserve">the period without </w:t>
        </w:r>
      </w:ins>
      <w:del w:id="2554" w:author="Harry" w:date="2020-11-22T15:51:00Z">
        <w:r w:rsidRPr="00B4756E" w:rsidDel="0074647A">
          <w:rPr>
            <w:rFonts w:ascii="Times New Roman" w:hAnsi="Times New Roman" w:cs="Times New Roman"/>
            <w:sz w:val="22"/>
          </w:rPr>
          <w:delText>pre-p</w:delText>
        </w:r>
      </w:del>
      <w:ins w:id="2555" w:author="Harry" w:date="2020-11-22T15:51:00Z">
        <w:r w:rsidR="0074647A">
          <w:rPr>
            <w:rFonts w:ascii="Times New Roman" w:hAnsi="Times New Roman" w:cs="Times New Roman"/>
            <w:sz w:val="22"/>
          </w:rPr>
          <w:t>p</w:t>
        </w:r>
      </w:ins>
      <w:r w:rsidRPr="00B4756E">
        <w:rPr>
          <w:rFonts w:ascii="Times New Roman" w:hAnsi="Times New Roman" w:cs="Times New Roman"/>
          <w:sz w:val="22"/>
        </w:rPr>
        <w:t xml:space="preserve">andemic </w:t>
      </w:r>
      <w:ins w:id="2556" w:author="Harry" w:date="2020-11-22T15:51:00Z">
        <w:r w:rsidR="0074647A">
          <w:rPr>
            <w:rFonts w:ascii="Times New Roman" w:hAnsi="Times New Roman" w:cs="Times New Roman"/>
            <w:sz w:val="22"/>
          </w:rPr>
          <w:t xml:space="preserve">effect </w:t>
        </w:r>
      </w:ins>
      <w:del w:id="2557" w:author="Harry" w:date="2020-11-22T15:51:00Z">
        <w:r w:rsidRPr="00B4756E" w:rsidDel="0074647A">
          <w:rPr>
            <w:rFonts w:ascii="Times New Roman" w:hAnsi="Times New Roman" w:cs="Times New Roman"/>
            <w:sz w:val="22"/>
          </w:rPr>
          <w:delText xml:space="preserve">period </w:delText>
        </w:r>
      </w:del>
      <w:r w:rsidRPr="00B4756E">
        <w:rPr>
          <w:rFonts w:ascii="Times New Roman" w:hAnsi="Times New Roman" w:cs="Times New Roman"/>
          <w:sz w:val="22"/>
        </w:rPr>
        <w:t xml:space="preserve">(Column </w:t>
      </w:r>
      <w:ins w:id="2558" w:author="Ragdad Cani Miranti" w:date="2020-11-09T17:18:00Z">
        <w:r w:rsidR="00EA3A49">
          <w:rPr>
            <w:rFonts w:ascii="Times New Roman" w:hAnsi="Times New Roman" w:cs="Times New Roman"/>
            <w:sz w:val="22"/>
          </w:rPr>
          <w:t>2</w:t>
        </w:r>
      </w:ins>
      <w:ins w:id="2559" w:author="Ragdad Cani Miranti" w:date="2020-11-27T10:28:00Z">
        <w:r w:rsidR="006963F1">
          <w:rPr>
            <w:rFonts w:ascii="Times New Roman" w:hAnsi="Times New Roman" w:cs="Times New Roman"/>
            <w:sz w:val="22"/>
          </w:rPr>
          <w:t xml:space="preserve"> and 3</w:t>
        </w:r>
      </w:ins>
      <w:del w:id="2560" w:author="Ragdad Cani Miranti" w:date="2020-11-09T17:18:00Z">
        <w:r w:rsidRPr="00B4756E" w:rsidDel="00EA3A49">
          <w:rPr>
            <w:rFonts w:ascii="Times New Roman" w:hAnsi="Times New Roman" w:cs="Times New Roman"/>
            <w:sz w:val="22"/>
          </w:rPr>
          <w:delText>1</w:delText>
        </w:r>
      </w:del>
      <w:r w:rsidRPr="00B4756E">
        <w:rPr>
          <w:rFonts w:ascii="Times New Roman" w:hAnsi="Times New Roman" w:cs="Times New Roman"/>
          <w:sz w:val="22"/>
        </w:rPr>
        <w:t xml:space="preserve">) and </w:t>
      </w:r>
      <w:ins w:id="2561" w:author="Ragdad Cani Miranti" w:date="2020-11-09T17:18:00Z">
        <w:r w:rsidR="00EA3A49">
          <w:rPr>
            <w:rFonts w:ascii="Times New Roman" w:hAnsi="Times New Roman" w:cs="Times New Roman"/>
            <w:sz w:val="22"/>
          </w:rPr>
          <w:t xml:space="preserve">with </w:t>
        </w:r>
      </w:ins>
      <w:r w:rsidRPr="00B4756E">
        <w:rPr>
          <w:rFonts w:ascii="Times New Roman" w:hAnsi="Times New Roman" w:cs="Times New Roman"/>
          <w:sz w:val="22"/>
        </w:rPr>
        <w:t xml:space="preserve">pandemic </w:t>
      </w:r>
      <w:ins w:id="2562" w:author="Harry" w:date="2020-11-22T15:51:00Z">
        <w:r w:rsidR="0074647A">
          <w:rPr>
            <w:rFonts w:ascii="Times New Roman" w:hAnsi="Times New Roman" w:cs="Times New Roman"/>
            <w:sz w:val="22"/>
          </w:rPr>
          <w:t>effect</w:t>
        </w:r>
      </w:ins>
      <w:del w:id="2563" w:author="Harry" w:date="2020-11-22T15:51:00Z">
        <w:r w:rsidRPr="00B4756E" w:rsidDel="0074647A">
          <w:rPr>
            <w:rFonts w:ascii="Times New Roman" w:hAnsi="Times New Roman" w:cs="Times New Roman"/>
            <w:sz w:val="22"/>
          </w:rPr>
          <w:delText>period</w:delText>
        </w:r>
      </w:del>
      <w:r w:rsidRPr="00B4756E">
        <w:rPr>
          <w:rFonts w:ascii="Times New Roman" w:hAnsi="Times New Roman" w:cs="Times New Roman"/>
          <w:sz w:val="22"/>
        </w:rPr>
        <w:t xml:space="preserve"> (Column </w:t>
      </w:r>
      <w:ins w:id="2564" w:author="Ragdad Cani Miranti" w:date="2020-11-27T10:28:00Z">
        <w:r w:rsidR="006963F1">
          <w:rPr>
            <w:rFonts w:ascii="Times New Roman" w:hAnsi="Times New Roman" w:cs="Times New Roman"/>
            <w:sz w:val="22"/>
          </w:rPr>
          <w:t>4 and 5</w:t>
        </w:r>
      </w:ins>
      <w:del w:id="2565" w:author="Ragdad Cani Miranti" w:date="2020-11-09T17:18:00Z">
        <w:r w:rsidRPr="00B4756E" w:rsidDel="00EA3A49">
          <w:rPr>
            <w:rFonts w:ascii="Times New Roman" w:hAnsi="Times New Roman" w:cs="Times New Roman"/>
            <w:sz w:val="22"/>
          </w:rPr>
          <w:delText>2</w:delText>
        </w:r>
      </w:del>
      <w:r w:rsidRPr="00B4756E">
        <w:rPr>
          <w:rFonts w:ascii="Times New Roman" w:hAnsi="Times New Roman" w:cs="Times New Roman"/>
          <w:sz w:val="22"/>
        </w:rPr>
        <w:t xml:space="preserve">). </w:t>
      </w:r>
      <w:ins w:id="2566" w:author="Ragdad Cani Miranti" w:date="2020-11-27T10:28:00Z">
        <w:del w:id="2567" w:author="Harry" w:date="2020-11-28T16:49:00Z">
          <w:r w:rsidR="006963F1" w:rsidDel="00F946E3">
            <w:rPr>
              <w:rFonts w:ascii="Times New Roman" w:hAnsi="Times New Roman" w:cs="Times New Roman"/>
              <w:sz w:val="22"/>
            </w:rPr>
            <w:delText>W</w:delText>
          </w:r>
        </w:del>
      </w:ins>
      <w:ins w:id="2568" w:author="Ragdad Cani Miranti" w:date="2020-11-27T10:29:00Z">
        <w:del w:id="2569" w:author="Harry" w:date="2020-11-28T16:49:00Z">
          <w:r w:rsidR="006963F1" w:rsidDel="00F946E3">
            <w:rPr>
              <w:rFonts w:ascii="Times New Roman" w:hAnsi="Times New Roman" w:cs="Times New Roman"/>
              <w:sz w:val="22"/>
            </w:rPr>
            <w:delText xml:space="preserve">e analyze the spatial clustering pattern through both periods. </w:delText>
          </w:r>
        </w:del>
      </w:ins>
      <w:r w:rsidRPr="008864A2">
        <w:rPr>
          <w:rFonts w:ascii="Times New Roman" w:hAnsi="Times New Roman" w:cs="Times New Roman"/>
          <w:sz w:val="22"/>
        </w:rPr>
        <w:t xml:space="preserve">The result </w:t>
      </w:r>
      <w:del w:id="2570" w:author="Harry" w:date="2020-11-22T15:51:00Z">
        <w:r w:rsidRPr="008864A2" w:rsidDel="00151DC6">
          <w:rPr>
            <w:rFonts w:ascii="Times New Roman" w:hAnsi="Times New Roman" w:cs="Times New Roman"/>
            <w:sz w:val="22"/>
          </w:rPr>
          <w:delText xml:space="preserve">from Moran’s I test </w:delText>
        </w:r>
      </w:del>
      <w:r w:rsidRPr="008864A2">
        <w:rPr>
          <w:rFonts w:ascii="Times New Roman" w:hAnsi="Times New Roman" w:cs="Times New Roman"/>
          <w:sz w:val="22"/>
        </w:rPr>
        <w:t>s</w:t>
      </w:r>
      <w:ins w:id="2571" w:author="Harry" w:date="2020-11-28T16:49:00Z">
        <w:r w:rsidR="00F946E3">
          <w:rPr>
            <w:rFonts w:ascii="Times New Roman" w:hAnsi="Times New Roman" w:cs="Times New Roman"/>
            <w:sz w:val="22"/>
          </w:rPr>
          <w:t>hows</w:t>
        </w:r>
      </w:ins>
      <w:del w:id="2572" w:author="Harry" w:date="2020-11-28T16:49:00Z">
        <w:r w:rsidRPr="008864A2" w:rsidDel="00F946E3">
          <w:rPr>
            <w:rFonts w:ascii="Times New Roman" w:hAnsi="Times New Roman" w:cs="Times New Roman"/>
            <w:sz w:val="22"/>
          </w:rPr>
          <w:delText>uggests</w:delText>
        </w:r>
      </w:del>
      <w:r w:rsidRPr="008864A2">
        <w:rPr>
          <w:rFonts w:ascii="Times New Roman" w:hAnsi="Times New Roman" w:cs="Times New Roman"/>
          <w:sz w:val="22"/>
        </w:rPr>
        <w:t xml:space="preserve"> </w:t>
      </w:r>
      <w:ins w:id="2573" w:author="Ragdad Cani Miranti" w:date="2020-11-27T10:31:00Z">
        <w:r w:rsidR="003A0A07" w:rsidRPr="008864A2">
          <w:rPr>
            <w:rFonts w:ascii="Times New Roman" w:hAnsi="Times New Roman" w:cs="Times New Roman"/>
            <w:sz w:val="22"/>
            <w:rPrChange w:id="2574" w:author="Harry" w:date="2020-11-28T10:49:00Z">
              <w:rPr>
                <w:rFonts w:ascii="Times New Roman" w:hAnsi="Times New Roman" w:cs="Times New Roman"/>
                <w:sz w:val="22"/>
                <w:highlight w:val="cyan"/>
              </w:rPr>
            </w:rPrChange>
          </w:rPr>
          <w:t xml:space="preserve">that </w:t>
        </w:r>
      </w:ins>
      <w:ins w:id="2575" w:author="Harry" w:date="2020-11-28T10:45:00Z">
        <w:r w:rsidR="00B333FF" w:rsidRPr="008864A2">
          <w:rPr>
            <w:rFonts w:ascii="Times New Roman" w:hAnsi="Times New Roman" w:cs="Times New Roman"/>
            <w:sz w:val="22"/>
            <w:rPrChange w:id="2576" w:author="Harry" w:date="2020-11-28T10:49:00Z">
              <w:rPr>
                <w:rFonts w:ascii="Times New Roman" w:hAnsi="Times New Roman" w:cs="Times New Roman"/>
                <w:sz w:val="22"/>
                <w:highlight w:val="cyan"/>
              </w:rPr>
            </w:rPrChange>
          </w:rPr>
          <w:t xml:space="preserve">the Moran’s </w:t>
        </w:r>
      </w:ins>
      <w:ins w:id="2577" w:author="Harry" w:date="2020-11-28T10:46:00Z">
        <w:r w:rsidR="00B333FF" w:rsidRPr="008864A2">
          <w:rPr>
            <w:rFonts w:ascii="Times New Roman" w:hAnsi="Times New Roman" w:cs="Times New Roman"/>
            <w:sz w:val="22"/>
            <w:rPrChange w:id="2578" w:author="Harry" w:date="2020-11-28T10:49:00Z">
              <w:rPr>
                <w:rFonts w:ascii="Times New Roman" w:hAnsi="Times New Roman" w:cs="Times New Roman"/>
                <w:sz w:val="22"/>
                <w:highlight w:val="cyan"/>
              </w:rPr>
            </w:rPrChange>
          </w:rPr>
          <w:t>I statistics of provincial GDP</w:t>
        </w:r>
      </w:ins>
      <w:ins w:id="2579" w:author="Ragdad Cani Miranti" w:date="2020-11-27T10:31:00Z">
        <w:del w:id="2580" w:author="Harry" w:date="2020-11-28T10:46:00Z">
          <w:r w:rsidR="003A0A07" w:rsidRPr="008864A2" w:rsidDel="00B333FF">
            <w:rPr>
              <w:rFonts w:ascii="Times New Roman" w:hAnsi="Times New Roman" w:cs="Times New Roman"/>
              <w:sz w:val="22"/>
              <w:rPrChange w:id="2581" w:author="Harry" w:date="2020-11-28T10:49:00Z">
                <w:rPr>
                  <w:rFonts w:ascii="Times New Roman" w:hAnsi="Times New Roman" w:cs="Times New Roman"/>
                  <w:sz w:val="22"/>
                  <w:highlight w:val="cyan"/>
                </w:rPr>
              </w:rPrChange>
            </w:rPr>
            <w:delText>economic size</w:delText>
          </w:r>
        </w:del>
      </w:ins>
      <w:ins w:id="2582" w:author="Ragdad Cani Miranti" w:date="2020-11-27T10:32:00Z">
        <w:del w:id="2583" w:author="Harry" w:date="2020-11-28T10:46:00Z">
          <w:r w:rsidR="003A0A07" w:rsidRPr="008864A2" w:rsidDel="00B333FF">
            <w:rPr>
              <w:rFonts w:ascii="Times New Roman" w:hAnsi="Times New Roman" w:cs="Times New Roman"/>
              <w:sz w:val="22"/>
              <w:rPrChange w:id="2584" w:author="Harry" w:date="2020-11-28T10:49:00Z">
                <w:rPr>
                  <w:rFonts w:ascii="Times New Roman" w:hAnsi="Times New Roman" w:cs="Times New Roman"/>
                  <w:sz w:val="22"/>
                  <w:highlight w:val="cyan"/>
                </w:rPr>
              </w:rPrChange>
            </w:rPr>
            <w:delText xml:space="preserve"> variables</w:delText>
          </w:r>
        </w:del>
      </w:ins>
      <w:ins w:id="2585" w:author="Ragdad Cani Miranti" w:date="2020-11-27T10:31:00Z">
        <w:r w:rsidR="003A0A07" w:rsidRPr="008864A2">
          <w:rPr>
            <w:rFonts w:ascii="Times New Roman" w:hAnsi="Times New Roman" w:cs="Times New Roman"/>
            <w:sz w:val="22"/>
            <w:rPrChange w:id="2586" w:author="Harry" w:date="2020-11-28T10:49:00Z">
              <w:rPr>
                <w:rFonts w:ascii="Times New Roman" w:hAnsi="Times New Roman" w:cs="Times New Roman"/>
                <w:sz w:val="22"/>
                <w:highlight w:val="cyan"/>
              </w:rPr>
            </w:rPrChange>
          </w:rPr>
          <w:t xml:space="preserve"> </w:t>
        </w:r>
      </w:ins>
      <w:ins w:id="2587" w:author="Harry" w:date="2020-11-28T10:46:00Z">
        <w:r w:rsidR="00B333FF" w:rsidRPr="008864A2">
          <w:rPr>
            <w:rFonts w:ascii="Times New Roman" w:hAnsi="Times New Roman" w:cs="Times New Roman"/>
            <w:sz w:val="22"/>
            <w:rPrChange w:id="2588" w:author="Harry" w:date="2020-11-28T10:49:00Z">
              <w:rPr>
                <w:rFonts w:ascii="Times New Roman" w:hAnsi="Times New Roman" w:cs="Times New Roman"/>
                <w:sz w:val="22"/>
                <w:highlight w:val="cyan"/>
              </w:rPr>
            </w:rPrChange>
          </w:rPr>
          <w:t>at both</w:t>
        </w:r>
      </w:ins>
      <w:ins w:id="2589" w:author="Ragdad Cani Miranti" w:date="2020-11-27T10:31:00Z">
        <w:del w:id="2590" w:author="Harry" w:date="2020-11-28T10:46:00Z">
          <w:r w:rsidR="003A0A07" w:rsidRPr="008864A2" w:rsidDel="00B333FF">
            <w:rPr>
              <w:rFonts w:ascii="Times New Roman" w:hAnsi="Times New Roman" w:cs="Times New Roman"/>
              <w:sz w:val="22"/>
              <w:rPrChange w:id="2591" w:author="Harry" w:date="2020-11-28T10:49:00Z">
                <w:rPr>
                  <w:rFonts w:ascii="Times New Roman" w:hAnsi="Times New Roman" w:cs="Times New Roman"/>
                  <w:sz w:val="22"/>
                  <w:highlight w:val="cyan"/>
                </w:rPr>
              </w:rPrChange>
            </w:rPr>
            <w:delText>of</w:delText>
          </w:r>
        </w:del>
        <w:r w:rsidR="003A0A07" w:rsidRPr="008864A2">
          <w:rPr>
            <w:rFonts w:ascii="Times New Roman" w:hAnsi="Times New Roman" w:cs="Times New Roman"/>
            <w:sz w:val="22"/>
            <w:rPrChange w:id="2592" w:author="Harry" w:date="2020-11-28T10:49:00Z">
              <w:rPr>
                <w:rFonts w:ascii="Times New Roman" w:hAnsi="Times New Roman" w:cs="Times New Roman"/>
                <w:sz w:val="22"/>
                <w:highlight w:val="cyan"/>
              </w:rPr>
            </w:rPrChange>
          </w:rPr>
          <w:t xml:space="preserve"> initial and final period</w:t>
        </w:r>
      </w:ins>
      <w:ins w:id="2593" w:author="Harry" w:date="2020-11-28T10:46:00Z">
        <w:r w:rsidR="00B333FF" w:rsidRPr="008864A2">
          <w:rPr>
            <w:rFonts w:ascii="Times New Roman" w:hAnsi="Times New Roman" w:cs="Times New Roman"/>
            <w:sz w:val="22"/>
            <w:rPrChange w:id="2594" w:author="Harry" w:date="2020-11-28T10:49:00Z">
              <w:rPr>
                <w:rFonts w:ascii="Times New Roman" w:hAnsi="Times New Roman" w:cs="Times New Roman"/>
                <w:sz w:val="22"/>
                <w:highlight w:val="cyan"/>
              </w:rPr>
            </w:rPrChange>
          </w:rPr>
          <w:t>s</w:t>
        </w:r>
      </w:ins>
      <w:ins w:id="2595" w:author="Ragdad Cani Miranti" w:date="2020-11-27T10:31:00Z">
        <w:r w:rsidR="003A0A07" w:rsidRPr="008864A2">
          <w:rPr>
            <w:rFonts w:ascii="Times New Roman" w:hAnsi="Times New Roman" w:cs="Times New Roman"/>
            <w:sz w:val="22"/>
            <w:rPrChange w:id="2596" w:author="Harry" w:date="2020-11-28T10:49:00Z">
              <w:rPr>
                <w:rFonts w:ascii="Times New Roman" w:hAnsi="Times New Roman" w:cs="Times New Roman"/>
                <w:sz w:val="22"/>
                <w:highlight w:val="cyan"/>
              </w:rPr>
            </w:rPrChange>
          </w:rPr>
          <w:t xml:space="preserve"> </w:t>
        </w:r>
      </w:ins>
      <w:ins w:id="2597" w:author="Harry" w:date="2020-11-28T10:46:00Z">
        <w:r w:rsidR="00B333FF" w:rsidRPr="008864A2">
          <w:rPr>
            <w:rFonts w:ascii="Times New Roman" w:hAnsi="Times New Roman" w:cs="Times New Roman"/>
            <w:sz w:val="22"/>
            <w:rPrChange w:id="2598" w:author="Harry" w:date="2020-11-28T10:49:00Z">
              <w:rPr>
                <w:rFonts w:ascii="Times New Roman" w:hAnsi="Times New Roman" w:cs="Times New Roman"/>
                <w:sz w:val="22"/>
                <w:highlight w:val="cyan"/>
              </w:rPr>
            </w:rPrChange>
          </w:rPr>
          <w:t xml:space="preserve">in each </w:t>
        </w:r>
      </w:ins>
      <w:ins w:id="2599" w:author="Ragdad Cani Miranti" w:date="2020-11-27T10:31:00Z">
        <w:del w:id="2600" w:author="Harry" w:date="2020-11-28T10:46:00Z">
          <w:r w:rsidR="003A0A07" w:rsidRPr="008864A2" w:rsidDel="00B333FF">
            <w:rPr>
              <w:rFonts w:ascii="Times New Roman" w:hAnsi="Times New Roman" w:cs="Times New Roman"/>
              <w:sz w:val="22"/>
              <w:rPrChange w:id="2601" w:author="Harry" w:date="2020-11-28T10:49:00Z">
                <w:rPr>
                  <w:rFonts w:ascii="Times New Roman" w:hAnsi="Times New Roman" w:cs="Times New Roman"/>
                  <w:sz w:val="22"/>
                  <w:highlight w:val="cyan"/>
                </w:rPr>
              </w:rPrChange>
            </w:rPr>
            <w:delText xml:space="preserve">between two </w:delText>
          </w:r>
        </w:del>
        <w:del w:id="2602" w:author="Harry" w:date="2020-11-28T10:47:00Z">
          <w:r w:rsidR="003A0A07" w:rsidRPr="008864A2" w:rsidDel="00B333FF">
            <w:rPr>
              <w:rFonts w:ascii="Times New Roman" w:hAnsi="Times New Roman" w:cs="Times New Roman"/>
              <w:sz w:val="22"/>
              <w:rPrChange w:id="2603" w:author="Harry" w:date="2020-11-28T10:49:00Z">
                <w:rPr>
                  <w:rFonts w:ascii="Times New Roman" w:hAnsi="Times New Roman" w:cs="Times New Roman"/>
                  <w:sz w:val="22"/>
                  <w:highlight w:val="cyan"/>
                </w:rPr>
              </w:rPrChange>
            </w:rPr>
            <w:delText>p</w:delText>
          </w:r>
        </w:del>
      </w:ins>
      <w:ins w:id="2604" w:author="Harry" w:date="2020-11-28T10:47:00Z">
        <w:r w:rsidR="00B333FF" w:rsidRPr="008864A2">
          <w:rPr>
            <w:rFonts w:ascii="Times New Roman" w:hAnsi="Times New Roman" w:cs="Times New Roman"/>
            <w:sz w:val="22"/>
            <w:rPrChange w:id="2605" w:author="Harry" w:date="2020-11-28T10:49:00Z">
              <w:rPr>
                <w:rFonts w:ascii="Times New Roman" w:hAnsi="Times New Roman" w:cs="Times New Roman"/>
                <w:sz w:val="22"/>
                <w:highlight w:val="cyan"/>
              </w:rPr>
            </w:rPrChange>
          </w:rPr>
          <w:t>p</w:t>
        </w:r>
      </w:ins>
      <w:ins w:id="2606" w:author="Ragdad Cani Miranti" w:date="2020-11-27T10:31:00Z">
        <w:r w:rsidR="003A0A07" w:rsidRPr="008864A2">
          <w:rPr>
            <w:rFonts w:ascii="Times New Roman" w:hAnsi="Times New Roman" w:cs="Times New Roman"/>
            <w:sz w:val="22"/>
            <w:rPrChange w:id="2607" w:author="Harry" w:date="2020-11-28T10:49:00Z">
              <w:rPr>
                <w:rFonts w:ascii="Times New Roman" w:hAnsi="Times New Roman" w:cs="Times New Roman"/>
                <w:sz w:val="22"/>
                <w:highlight w:val="cyan"/>
              </w:rPr>
            </w:rPrChange>
          </w:rPr>
          <w:t>erio</w:t>
        </w:r>
      </w:ins>
      <w:ins w:id="2608" w:author="Ragdad Cani Miranti" w:date="2020-11-27T10:32:00Z">
        <w:r w:rsidR="003A0A07" w:rsidRPr="008864A2">
          <w:rPr>
            <w:rFonts w:ascii="Times New Roman" w:hAnsi="Times New Roman" w:cs="Times New Roman"/>
            <w:sz w:val="22"/>
            <w:rPrChange w:id="2609" w:author="Harry" w:date="2020-11-28T10:49:00Z">
              <w:rPr>
                <w:rFonts w:ascii="Times New Roman" w:hAnsi="Times New Roman" w:cs="Times New Roman"/>
                <w:sz w:val="22"/>
                <w:highlight w:val="cyan"/>
              </w:rPr>
            </w:rPrChange>
          </w:rPr>
          <w:t xml:space="preserve">ds </w:t>
        </w:r>
      </w:ins>
      <w:ins w:id="2610" w:author="Harry" w:date="2020-11-28T10:47:00Z">
        <w:r w:rsidR="00B333FF" w:rsidRPr="008864A2">
          <w:rPr>
            <w:rFonts w:ascii="Times New Roman" w:hAnsi="Times New Roman" w:cs="Times New Roman"/>
            <w:sz w:val="22"/>
            <w:rPrChange w:id="2611" w:author="Harry" w:date="2020-11-28T10:49:00Z">
              <w:rPr>
                <w:rFonts w:ascii="Times New Roman" w:hAnsi="Times New Roman" w:cs="Times New Roman"/>
                <w:sz w:val="22"/>
                <w:highlight w:val="cyan"/>
              </w:rPr>
            </w:rPrChange>
          </w:rPr>
          <w:t xml:space="preserve">(with and without pandemic periods) </w:t>
        </w:r>
      </w:ins>
      <w:ins w:id="2612" w:author="Ragdad Cani Miranti" w:date="2020-11-27T10:32:00Z">
        <w:r w:rsidR="003A0A07" w:rsidRPr="008864A2">
          <w:rPr>
            <w:rFonts w:ascii="Times New Roman" w:hAnsi="Times New Roman" w:cs="Times New Roman"/>
            <w:sz w:val="22"/>
            <w:rPrChange w:id="2613" w:author="Harry" w:date="2020-11-28T10:49:00Z">
              <w:rPr>
                <w:rFonts w:ascii="Times New Roman" w:hAnsi="Times New Roman" w:cs="Times New Roman"/>
                <w:sz w:val="22"/>
                <w:highlight w:val="cyan"/>
              </w:rPr>
            </w:rPrChange>
          </w:rPr>
          <w:t>are stat</w:t>
        </w:r>
        <w:r w:rsidR="0027667F" w:rsidRPr="008864A2">
          <w:rPr>
            <w:rFonts w:ascii="Times New Roman" w:hAnsi="Times New Roman" w:cs="Times New Roman"/>
            <w:sz w:val="22"/>
            <w:rPrChange w:id="2614" w:author="Harry" w:date="2020-11-28T10:49:00Z">
              <w:rPr>
                <w:rFonts w:ascii="Times New Roman" w:hAnsi="Times New Roman" w:cs="Times New Roman"/>
                <w:sz w:val="22"/>
                <w:highlight w:val="cyan"/>
              </w:rPr>
            </w:rPrChange>
          </w:rPr>
          <w:t>istically significant. T</w:t>
        </w:r>
      </w:ins>
      <w:ins w:id="2615" w:author="Harry" w:date="2020-11-28T10:47:00Z">
        <w:r w:rsidR="00B333FF" w:rsidRPr="008864A2">
          <w:rPr>
            <w:rFonts w:ascii="Times New Roman" w:hAnsi="Times New Roman" w:cs="Times New Roman"/>
            <w:sz w:val="22"/>
            <w:rPrChange w:id="2616" w:author="Harry" w:date="2020-11-28T10:49:00Z">
              <w:rPr>
                <w:rFonts w:ascii="Times New Roman" w:hAnsi="Times New Roman" w:cs="Times New Roman"/>
                <w:sz w:val="22"/>
                <w:highlight w:val="cyan"/>
              </w:rPr>
            </w:rPrChange>
          </w:rPr>
          <w:t>his result suggests en</w:t>
        </w:r>
      </w:ins>
      <w:ins w:id="2617" w:author="Harry" w:date="2020-11-28T10:48:00Z">
        <w:r w:rsidR="00B333FF" w:rsidRPr="008864A2">
          <w:rPr>
            <w:rFonts w:ascii="Times New Roman" w:hAnsi="Times New Roman" w:cs="Times New Roman"/>
            <w:sz w:val="22"/>
            <w:rPrChange w:id="2618" w:author="Harry" w:date="2020-11-28T10:49:00Z">
              <w:rPr>
                <w:rFonts w:ascii="Times New Roman" w:hAnsi="Times New Roman" w:cs="Times New Roman"/>
                <w:sz w:val="22"/>
                <w:highlight w:val="cyan"/>
              </w:rPr>
            </w:rPrChange>
          </w:rPr>
          <w:t>ou</w:t>
        </w:r>
      </w:ins>
      <w:ins w:id="2619" w:author="Harry" w:date="2020-11-28T10:47:00Z">
        <w:r w:rsidR="00B333FF" w:rsidRPr="008864A2">
          <w:rPr>
            <w:rFonts w:ascii="Times New Roman" w:hAnsi="Times New Roman" w:cs="Times New Roman"/>
            <w:sz w:val="22"/>
            <w:rPrChange w:id="2620" w:author="Harry" w:date="2020-11-28T10:49:00Z">
              <w:rPr>
                <w:rFonts w:ascii="Times New Roman" w:hAnsi="Times New Roman" w:cs="Times New Roman"/>
                <w:sz w:val="22"/>
                <w:highlight w:val="cyan"/>
              </w:rPr>
            </w:rPrChange>
          </w:rPr>
          <w:t xml:space="preserve">gh evidence </w:t>
        </w:r>
      </w:ins>
      <w:ins w:id="2621" w:author="Harry" w:date="2020-11-28T10:48:00Z">
        <w:r w:rsidR="00B333FF" w:rsidRPr="008864A2">
          <w:rPr>
            <w:rFonts w:ascii="Times New Roman" w:hAnsi="Times New Roman" w:cs="Times New Roman"/>
            <w:sz w:val="22"/>
            <w:rPrChange w:id="2622" w:author="Harry" w:date="2020-11-28T10:49:00Z">
              <w:rPr>
                <w:rFonts w:ascii="Times New Roman" w:hAnsi="Times New Roman" w:cs="Times New Roman"/>
                <w:sz w:val="22"/>
                <w:highlight w:val="cyan"/>
              </w:rPr>
            </w:rPrChange>
          </w:rPr>
          <w:t xml:space="preserve">of spatial dependence and thus </w:t>
        </w:r>
      </w:ins>
      <w:ins w:id="2623" w:author="Ragdad Cani Miranti" w:date="2020-11-27T10:32:00Z">
        <w:del w:id="2624" w:author="Harry" w:date="2020-11-28T10:47:00Z">
          <w:r w:rsidR="0027667F" w:rsidRPr="008864A2" w:rsidDel="00B333FF">
            <w:rPr>
              <w:rFonts w:ascii="Times New Roman" w:hAnsi="Times New Roman" w:cs="Times New Roman"/>
              <w:sz w:val="22"/>
              <w:rPrChange w:id="2625" w:author="Harry" w:date="2020-11-28T10:49:00Z">
                <w:rPr>
                  <w:rFonts w:ascii="Times New Roman" w:hAnsi="Times New Roman" w:cs="Times New Roman"/>
                  <w:sz w:val="22"/>
                  <w:highlight w:val="cyan"/>
                </w:rPr>
              </w:rPrChange>
            </w:rPr>
            <w:delText xml:space="preserve">hus, </w:delText>
          </w:r>
        </w:del>
        <w:r w:rsidR="0027667F" w:rsidRPr="008864A2">
          <w:rPr>
            <w:rFonts w:ascii="Times New Roman" w:hAnsi="Times New Roman" w:cs="Times New Roman"/>
            <w:sz w:val="22"/>
            <w:rPrChange w:id="2626" w:author="Harry" w:date="2020-11-28T10:49:00Z">
              <w:rPr>
                <w:rFonts w:ascii="Times New Roman" w:hAnsi="Times New Roman" w:cs="Times New Roman"/>
                <w:sz w:val="22"/>
                <w:highlight w:val="cyan"/>
              </w:rPr>
            </w:rPrChange>
          </w:rPr>
          <w:t xml:space="preserve">we </w:t>
        </w:r>
        <w:del w:id="2627" w:author="Harry" w:date="2020-11-28T10:48:00Z">
          <w:r w:rsidR="0027667F" w:rsidRPr="008864A2" w:rsidDel="00B333FF">
            <w:rPr>
              <w:rFonts w:ascii="Times New Roman" w:hAnsi="Times New Roman" w:cs="Times New Roman"/>
              <w:sz w:val="22"/>
              <w:rPrChange w:id="2628" w:author="Harry" w:date="2020-11-28T10:49:00Z">
                <w:rPr>
                  <w:rFonts w:ascii="Times New Roman" w:hAnsi="Times New Roman" w:cs="Times New Roman"/>
                  <w:sz w:val="22"/>
                  <w:highlight w:val="cyan"/>
                </w:rPr>
              </w:rPrChange>
            </w:rPr>
            <w:delText>must</w:delText>
          </w:r>
        </w:del>
      </w:ins>
      <w:ins w:id="2629" w:author="Harry" w:date="2020-11-28T10:48:00Z">
        <w:r w:rsidR="00B333FF" w:rsidRPr="008864A2">
          <w:rPr>
            <w:rFonts w:ascii="Times New Roman" w:hAnsi="Times New Roman" w:cs="Times New Roman"/>
            <w:sz w:val="22"/>
            <w:rPrChange w:id="2630" w:author="Harry" w:date="2020-11-28T10:49:00Z">
              <w:rPr>
                <w:rFonts w:ascii="Times New Roman" w:hAnsi="Times New Roman" w:cs="Times New Roman"/>
                <w:sz w:val="22"/>
                <w:highlight w:val="cyan"/>
              </w:rPr>
            </w:rPrChange>
          </w:rPr>
          <w:t>may</w:t>
        </w:r>
      </w:ins>
      <w:ins w:id="2631" w:author="Ragdad Cani Miranti" w:date="2020-11-27T10:32:00Z">
        <w:r w:rsidR="0027667F" w:rsidRPr="008864A2">
          <w:rPr>
            <w:rFonts w:ascii="Times New Roman" w:hAnsi="Times New Roman" w:cs="Times New Roman"/>
            <w:sz w:val="22"/>
            <w:rPrChange w:id="2632" w:author="Harry" w:date="2020-11-28T10:49:00Z">
              <w:rPr>
                <w:rFonts w:ascii="Times New Roman" w:hAnsi="Times New Roman" w:cs="Times New Roman"/>
                <w:sz w:val="22"/>
                <w:highlight w:val="cyan"/>
              </w:rPr>
            </w:rPrChange>
          </w:rPr>
          <w:t xml:space="preserve"> </w:t>
        </w:r>
        <w:del w:id="2633" w:author="Harry" w:date="2020-11-28T10:48:00Z">
          <w:r w:rsidR="0027667F" w:rsidRPr="008864A2" w:rsidDel="00B333FF">
            <w:rPr>
              <w:rFonts w:ascii="Times New Roman" w:hAnsi="Times New Roman" w:cs="Times New Roman"/>
              <w:sz w:val="22"/>
              <w:rPrChange w:id="2634" w:author="Harry" w:date="2020-11-28T10:49:00Z">
                <w:rPr>
                  <w:rFonts w:ascii="Times New Roman" w:hAnsi="Times New Roman" w:cs="Times New Roman"/>
                  <w:sz w:val="22"/>
                  <w:highlight w:val="cyan"/>
                </w:rPr>
              </w:rPrChange>
            </w:rPr>
            <w:delText xml:space="preserve">consider to </w:delText>
          </w:r>
        </w:del>
        <w:r w:rsidR="0027667F" w:rsidRPr="008864A2">
          <w:rPr>
            <w:rFonts w:ascii="Times New Roman" w:hAnsi="Times New Roman" w:cs="Times New Roman"/>
            <w:sz w:val="22"/>
            <w:rPrChange w:id="2635" w:author="Harry" w:date="2020-11-28T10:49:00Z">
              <w:rPr>
                <w:rFonts w:ascii="Times New Roman" w:hAnsi="Times New Roman" w:cs="Times New Roman"/>
                <w:sz w:val="22"/>
                <w:highlight w:val="cyan"/>
              </w:rPr>
            </w:rPrChange>
          </w:rPr>
          <w:t>include</w:t>
        </w:r>
      </w:ins>
      <w:ins w:id="2636" w:author="Ragdad Cani Miranti" w:date="2020-11-27T10:33:00Z">
        <w:r w:rsidR="0027667F" w:rsidRPr="008864A2">
          <w:rPr>
            <w:rFonts w:ascii="Times New Roman" w:hAnsi="Times New Roman" w:cs="Times New Roman"/>
            <w:sz w:val="22"/>
            <w:rPrChange w:id="2637" w:author="Harry" w:date="2020-11-28T10:49:00Z">
              <w:rPr>
                <w:rFonts w:ascii="Times New Roman" w:hAnsi="Times New Roman" w:cs="Times New Roman"/>
                <w:sz w:val="22"/>
                <w:highlight w:val="cyan"/>
              </w:rPr>
            </w:rPrChange>
          </w:rPr>
          <w:t xml:space="preserve"> </w:t>
        </w:r>
      </w:ins>
      <w:ins w:id="2638" w:author="Harry" w:date="2020-11-28T10:48:00Z">
        <w:r w:rsidR="00B333FF" w:rsidRPr="008864A2">
          <w:rPr>
            <w:rFonts w:ascii="Times New Roman" w:hAnsi="Times New Roman" w:cs="Times New Roman"/>
            <w:sz w:val="22"/>
            <w:rPrChange w:id="2639" w:author="Harry" w:date="2020-11-28T10:49:00Z">
              <w:rPr>
                <w:rFonts w:ascii="Times New Roman" w:hAnsi="Times New Roman" w:cs="Times New Roman"/>
                <w:sz w:val="22"/>
                <w:highlight w:val="cyan"/>
              </w:rPr>
            </w:rPrChange>
          </w:rPr>
          <w:t xml:space="preserve">the </w:t>
        </w:r>
      </w:ins>
      <w:ins w:id="2640" w:author="Ragdad Cani Miranti" w:date="2020-11-27T10:33:00Z">
        <w:r w:rsidR="0027667F" w:rsidRPr="008864A2">
          <w:rPr>
            <w:rFonts w:ascii="Times New Roman" w:hAnsi="Times New Roman" w:cs="Times New Roman"/>
            <w:sz w:val="22"/>
            <w:rPrChange w:id="2641" w:author="Harry" w:date="2020-11-28T10:49:00Z">
              <w:rPr>
                <w:rFonts w:ascii="Times New Roman" w:hAnsi="Times New Roman" w:cs="Times New Roman"/>
                <w:sz w:val="22"/>
                <w:highlight w:val="cyan"/>
              </w:rPr>
            </w:rPrChange>
          </w:rPr>
          <w:lastRenderedPageBreak/>
          <w:t>role of neighbo</w:t>
        </w:r>
        <w:del w:id="2642" w:author="Harry" w:date="2020-11-28T10:43:00Z">
          <w:r w:rsidR="0027667F" w:rsidRPr="008864A2" w:rsidDel="00981F17">
            <w:rPr>
              <w:rFonts w:ascii="Times New Roman" w:hAnsi="Times New Roman" w:cs="Times New Roman"/>
              <w:sz w:val="22"/>
              <w:rPrChange w:id="2643" w:author="Harry" w:date="2020-11-28T10:49:00Z">
                <w:rPr>
                  <w:rFonts w:ascii="Times New Roman" w:hAnsi="Times New Roman" w:cs="Times New Roman"/>
                  <w:sz w:val="22"/>
                  <w:highlight w:val="cyan"/>
                </w:rPr>
              </w:rPrChange>
            </w:rPr>
            <w:delText>u</w:delText>
          </w:r>
        </w:del>
        <w:r w:rsidR="0027667F" w:rsidRPr="008864A2">
          <w:rPr>
            <w:rFonts w:ascii="Times New Roman" w:hAnsi="Times New Roman" w:cs="Times New Roman"/>
            <w:sz w:val="22"/>
            <w:rPrChange w:id="2644" w:author="Harry" w:date="2020-11-28T10:49:00Z">
              <w:rPr>
                <w:rFonts w:ascii="Times New Roman" w:hAnsi="Times New Roman" w:cs="Times New Roman"/>
                <w:sz w:val="22"/>
                <w:highlight w:val="cyan"/>
              </w:rPr>
            </w:rPrChange>
          </w:rPr>
          <w:t xml:space="preserve">rhood </w:t>
        </w:r>
      </w:ins>
      <w:ins w:id="2645" w:author="Harry" w:date="2020-11-28T10:48:00Z">
        <w:r w:rsidR="00B333FF" w:rsidRPr="008864A2">
          <w:rPr>
            <w:rFonts w:ascii="Times New Roman" w:hAnsi="Times New Roman" w:cs="Times New Roman"/>
            <w:sz w:val="22"/>
            <w:rPrChange w:id="2646" w:author="Harry" w:date="2020-11-28T10:49:00Z">
              <w:rPr>
                <w:rFonts w:ascii="Times New Roman" w:hAnsi="Times New Roman" w:cs="Times New Roman"/>
                <w:sz w:val="22"/>
                <w:highlight w:val="cyan"/>
              </w:rPr>
            </w:rPrChange>
          </w:rPr>
          <w:t>or spatial effects</w:t>
        </w:r>
      </w:ins>
      <w:ins w:id="2647" w:author="Ragdad Cani Miranti" w:date="2020-11-27T10:33:00Z">
        <w:del w:id="2648" w:author="Harry" w:date="2020-11-28T10:48:00Z">
          <w:r w:rsidR="0027667F" w:rsidRPr="008864A2" w:rsidDel="00B333FF">
            <w:rPr>
              <w:rFonts w:ascii="Times New Roman" w:hAnsi="Times New Roman" w:cs="Times New Roman"/>
              <w:sz w:val="22"/>
              <w:rPrChange w:id="2649" w:author="Harry" w:date="2020-11-28T10:49:00Z">
                <w:rPr>
                  <w:rFonts w:ascii="Times New Roman" w:hAnsi="Times New Roman" w:cs="Times New Roman"/>
                  <w:sz w:val="22"/>
                  <w:highlight w:val="cyan"/>
                </w:rPr>
              </w:rPrChange>
            </w:rPr>
            <w:delText>or space</w:delText>
          </w:r>
        </w:del>
        <w:r w:rsidR="0027667F" w:rsidRPr="008864A2">
          <w:rPr>
            <w:rFonts w:ascii="Times New Roman" w:hAnsi="Times New Roman" w:cs="Times New Roman"/>
            <w:sz w:val="22"/>
            <w:rPrChange w:id="2650" w:author="Harry" w:date="2020-11-28T10:49:00Z">
              <w:rPr>
                <w:rFonts w:ascii="Times New Roman" w:hAnsi="Times New Roman" w:cs="Times New Roman"/>
                <w:sz w:val="22"/>
                <w:highlight w:val="cyan"/>
              </w:rPr>
            </w:rPrChange>
          </w:rPr>
          <w:t xml:space="preserve"> into our regression models.</w:t>
        </w:r>
      </w:ins>
      <w:del w:id="2651" w:author="Ragdad Cani Miranti" w:date="2020-11-27T10:31:00Z">
        <w:r w:rsidRPr="008864A2" w:rsidDel="003A0A07">
          <w:rPr>
            <w:rFonts w:ascii="Times New Roman" w:hAnsi="Times New Roman" w:cs="Times New Roman"/>
            <w:sz w:val="22"/>
          </w:rPr>
          <w:delText xml:space="preserve">to </w:delText>
        </w:r>
      </w:del>
      <w:del w:id="2652" w:author="Ragdad Cani Miranti" w:date="2020-11-09T17:19:00Z">
        <w:r w:rsidRPr="008864A2" w:rsidDel="00EA3A49">
          <w:rPr>
            <w:rFonts w:ascii="Times New Roman" w:hAnsi="Times New Roman" w:cs="Times New Roman"/>
            <w:sz w:val="22"/>
          </w:rPr>
          <w:delText>reject</w:delText>
        </w:r>
      </w:del>
      <w:del w:id="2653" w:author="Ragdad Cani Miranti" w:date="2020-11-27T10:31:00Z">
        <w:r w:rsidRPr="008864A2" w:rsidDel="003A0A07">
          <w:rPr>
            <w:rFonts w:ascii="Times New Roman" w:hAnsi="Times New Roman" w:cs="Times New Roman"/>
            <w:sz w:val="22"/>
          </w:rPr>
          <w:delText xml:space="preserve"> the hypothesis</w:delText>
        </w:r>
      </w:del>
      <w:ins w:id="2654" w:author="Harry" w:date="2020-11-22T15:51:00Z">
        <w:del w:id="2655" w:author="Ragdad Cani Miranti" w:date="2020-11-27T10:31:00Z">
          <w:r w:rsidR="00151DC6" w:rsidRPr="008864A2" w:rsidDel="003A0A07">
            <w:rPr>
              <w:rFonts w:ascii="Times New Roman" w:hAnsi="Times New Roman" w:cs="Times New Roman"/>
              <w:sz w:val="22"/>
            </w:rPr>
            <w:delText xml:space="preserve"> </w:delText>
          </w:r>
        </w:del>
      </w:ins>
      <w:del w:id="2656" w:author="Ragdad Cani Miranti" w:date="2020-11-27T10:31:00Z">
        <w:r w:rsidRPr="008864A2" w:rsidDel="003A0A07">
          <w:rPr>
            <w:rFonts w:ascii="Times New Roman" w:hAnsi="Times New Roman" w:cs="Times New Roman"/>
            <w:sz w:val="22"/>
          </w:rPr>
          <w:delText xml:space="preserve"> that residuals in </w:delText>
        </w:r>
      </w:del>
      <w:del w:id="2657" w:author="Ragdad Cani Miranti" w:date="2020-11-09T17:19:00Z">
        <w:r w:rsidRPr="008864A2" w:rsidDel="00EA3A49">
          <w:rPr>
            <w:rFonts w:ascii="Times New Roman" w:hAnsi="Times New Roman" w:cs="Times New Roman"/>
            <w:sz w:val="22"/>
          </w:rPr>
          <w:delText>the pandemic period</w:delText>
        </w:r>
      </w:del>
      <w:del w:id="2658" w:author="Ragdad Cani Miranti" w:date="2020-11-27T10:31:00Z">
        <w:r w:rsidRPr="008864A2" w:rsidDel="003A0A07">
          <w:rPr>
            <w:rFonts w:ascii="Times New Roman" w:hAnsi="Times New Roman" w:cs="Times New Roman"/>
            <w:sz w:val="22"/>
          </w:rPr>
          <w:delText xml:space="preserve"> are independent and identically distributed (i.i.d.). This indicates that the residual factors in the economic growth equation are spatially dependent during Covid</w:delText>
        </w:r>
      </w:del>
      <w:ins w:id="2659" w:author="Budy Resosudarmo" w:date="2020-10-16T10:47:00Z">
        <w:del w:id="2660" w:author="Ragdad Cani Miranti" w:date="2020-11-27T10:31:00Z">
          <w:r w:rsidR="00F73CB7" w:rsidRPr="008864A2" w:rsidDel="003A0A07">
            <w:rPr>
              <w:rFonts w:ascii="Times New Roman" w:hAnsi="Times New Roman" w:cs="Times New Roman"/>
              <w:sz w:val="22"/>
            </w:rPr>
            <w:delText>COVID</w:delText>
          </w:r>
        </w:del>
      </w:ins>
      <w:del w:id="2661" w:author="Ragdad Cani Miranti" w:date="2020-11-27T10:31:00Z">
        <w:r w:rsidRPr="008864A2" w:rsidDel="003A0A07">
          <w:rPr>
            <w:rFonts w:ascii="Times New Roman" w:hAnsi="Times New Roman" w:cs="Times New Roman"/>
            <w:sz w:val="22"/>
          </w:rPr>
          <w:delText xml:space="preserve">-19 period </w:delText>
        </w:r>
      </w:del>
      <w:del w:id="2662" w:author="Ragdad Cani Miranti" w:date="2020-11-09T17:39:00Z">
        <w:r w:rsidRPr="008864A2" w:rsidDel="00605622">
          <w:rPr>
            <w:rFonts w:ascii="Times New Roman" w:hAnsi="Times New Roman" w:cs="Times New Roman"/>
            <w:sz w:val="22"/>
          </w:rPr>
          <w:delText>as opposed to before pandemic</w:delText>
        </w:r>
      </w:del>
      <w:del w:id="2663" w:author="Ragdad Cani Miranti" w:date="2020-11-27T10:31:00Z">
        <w:r w:rsidRPr="008864A2" w:rsidDel="003A0A07">
          <w:rPr>
            <w:rFonts w:ascii="Times New Roman" w:hAnsi="Times New Roman" w:cs="Times New Roman"/>
            <w:sz w:val="22"/>
          </w:rPr>
          <w:delText xml:space="preserve"> period</w:delText>
        </w:r>
      </w:del>
      <w:ins w:id="2664" w:author="Harry" w:date="2020-11-20T21:55:00Z">
        <w:del w:id="2665" w:author="Ragdad Cani Miranti" w:date="2020-11-27T10:31:00Z">
          <w:r w:rsidR="008A2371" w:rsidRPr="008864A2" w:rsidDel="003A0A07">
            <w:rPr>
              <w:rFonts w:ascii="Times New Roman" w:hAnsi="Times New Roman" w:cs="Times New Roman"/>
              <w:sz w:val="22"/>
            </w:rPr>
            <w:delText>s</w:delText>
          </w:r>
        </w:del>
      </w:ins>
      <w:del w:id="2666" w:author="Ragdad Cani Miranti" w:date="2020-11-27T10:31:00Z">
        <w:r w:rsidRPr="008864A2" w:rsidDel="003A0A07">
          <w:rPr>
            <w:rFonts w:ascii="Times New Roman" w:hAnsi="Times New Roman" w:cs="Times New Roman"/>
            <w:sz w:val="22"/>
          </w:rPr>
          <w:delText>, implying the</w:delText>
        </w:r>
      </w:del>
      <w:ins w:id="2667" w:author="Harry" w:date="2020-11-20T21:55:00Z">
        <w:del w:id="2668" w:author="Ragdad Cani Miranti" w:date="2020-11-27T10:31:00Z">
          <w:r w:rsidR="008A2371" w:rsidRPr="008864A2" w:rsidDel="003A0A07">
            <w:rPr>
              <w:rFonts w:ascii="Times New Roman" w:hAnsi="Times New Roman" w:cs="Times New Roman"/>
              <w:sz w:val="22"/>
            </w:rPr>
            <w:delText>i</w:delText>
          </w:r>
        </w:del>
      </w:ins>
      <w:del w:id="2669" w:author="Ragdad Cani Miranti" w:date="2020-11-09T17:40:00Z">
        <w:r w:rsidRPr="008864A2" w:rsidDel="00605622">
          <w:rPr>
            <w:rFonts w:ascii="Times New Roman" w:hAnsi="Times New Roman" w:cs="Times New Roman"/>
            <w:sz w:val="22"/>
          </w:rPr>
          <w:delText xml:space="preserve"> </w:delText>
        </w:r>
      </w:del>
      <w:del w:id="2670" w:author="Ragdad Cani Miranti" w:date="2020-11-27T10:29:00Z">
        <w:r w:rsidRPr="008864A2" w:rsidDel="006963F1">
          <w:rPr>
            <w:rFonts w:ascii="Times New Roman" w:hAnsi="Times New Roman" w:cs="Times New Roman"/>
            <w:sz w:val="22"/>
          </w:rPr>
          <w:delText xml:space="preserve">importance of including spatial variable </w:delText>
        </w:r>
      </w:del>
      <w:del w:id="2671" w:author="Ragdad Cani Miranti" w:date="2020-11-09T17:47:00Z">
        <w:r w:rsidRPr="008864A2" w:rsidDel="00B60D89">
          <w:rPr>
            <w:rFonts w:ascii="Times New Roman" w:hAnsi="Times New Roman" w:cs="Times New Roman"/>
            <w:sz w:val="22"/>
          </w:rPr>
          <w:delText>in the model</w:delText>
        </w:r>
      </w:del>
      <w:del w:id="2672" w:author="Ragdad Cani Miranti" w:date="2020-11-09T17:46:00Z">
        <w:r w:rsidRPr="008864A2" w:rsidDel="00671141">
          <w:rPr>
            <w:rFonts w:ascii="Times New Roman" w:hAnsi="Times New Roman" w:cs="Times New Roman"/>
            <w:sz w:val="22"/>
          </w:rPr>
          <w:delText>. Therefore, it is vital to formally append the inclusion of spatial weight matrix before the coefficients in the model.</w:delText>
        </w:r>
      </w:del>
    </w:p>
    <w:p w14:paraId="7BE79648" w14:textId="770480C1" w:rsidR="00FC4411" w:rsidRDefault="00FC4411">
      <w:pPr>
        <w:rPr>
          <w:ins w:id="2673" w:author="Ragdad Cani Miranti" w:date="2020-11-26T21:56:00Z"/>
          <w:rFonts w:ascii="Times New Roman" w:hAnsi="Times New Roman" w:cs="Times New Roman"/>
          <w:sz w:val="22"/>
        </w:rPr>
        <w:pPrChange w:id="2674" w:author="Harry" w:date="2020-11-28T10:43:00Z">
          <w:pPr>
            <w:ind w:firstLine="567"/>
          </w:pPr>
        </w:pPrChange>
      </w:pPr>
      <w:ins w:id="2675" w:author="Harry" w:date="2020-11-28T10:43:00Z">
        <w:r>
          <w:rPr>
            <w:rFonts w:ascii="Times New Roman" w:hAnsi="Times New Roman" w:cs="Times New Roman"/>
            <w:sz w:val="22"/>
          </w:rPr>
          <w:t xml:space="preserve">Table </w:t>
        </w:r>
      </w:ins>
      <w:ins w:id="2676" w:author="Harry" w:date="2020-11-28T10:49:00Z">
        <w:r w:rsidR="008972E7">
          <w:rPr>
            <w:rFonts w:ascii="Times New Roman" w:hAnsi="Times New Roman" w:cs="Times New Roman"/>
            <w:sz w:val="22"/>
          </w:rPr>
          <w:t>2</w:t>
        </w:r>
      </w:ins>
      <w:ins w:id="2677" w:author="Harry" w:date="2020-11-28T10:43:00Z">
        <w:r>
          <w:rPr>
            <w:rFonts w:ascii="Times New Roman" w:hAnsi="Times New Roman" w:cs="Times New Roman"/>
            <w:sz w:val="22"/>
          </w:rPr>
          <w:t>. Spa</w:t>
        </w:r>
      </w:ins>
      <w:ins w:id="2678" w:author="Harry" w:date="2020-11-28T10:44:00Z">
        <w:r>
          <w:rPr>
            <w:rFonts w:ascii="Times New Roman" w:hAnsi="Times New Roman" w:cs="Times New Roman"/>
            <w:sz w:val="22"/>
          </w:rPr>
          <w:t>tial autocorrelation (Moran’s I statistics) in provincial GDP</w:t>
        </w:r>
      </w:ins>
    </w:p>
    <w:tbl>
      <w:tblPr>
        <w:tblStyle w:val="PlainTable2"/>
        <w:tblW w:w="8978" w:type="dxa"/>
        <w:tblLayout w:type="fixed"/>
        <w:tblLook w:val="04A0" w:firstRow="1" w:lastRow="0" w:firstColumn="1" w:lastColumn="0" w:noHBand="0" w:noVBand="1"/>
        <w:tblPrChange w:id="2679" w:author="Ragdad Cani Miranti" w:date="2020-11-27T10:30:00Z">
          <w:tblPr>
            <w:tblStyle w:val="PlainTable2"/>
            <w:tblW w:w="9497" w:type="dxa"/>
            <w:tblLook w:val="04A0" w:firstRow="1" w:lastRow="0" w:firstColumn="1" w:lastColumn="0" w:noHBand="0" w:noVBand="1"/>
          </w:tblPr>
        </w:tblPrChange>
      </w:tblPr>
      <w:tblGrid>
        <w:gridCol w:w="1749"/>
        <w:gridCol w:w="1908"/>
        <w:gridCol w:w="1684"/>
        <w:gridCol w:w="1684"/>
        <w:gridCol w:w="1953"/>
        <w:tblGridChange w:id="2680">
          <w:tblGrid>
            <w:gridCol w:w="1560"/>
            <w:gridCol w:w="425"/>
            <w:gridCol w:w="1378"/>
            <w:gridCol w:w="425"/>
            <w:gridCol w:w="1378"/>
            <w:gridCol w:w="425"/>
            <w:gridCol w:w="1378"/>
            <w:gridCol w:w="425"/>
            <w:gridCol w:w="1678"/>
            <w:gridCol w:w="425"/>
          </w:tblGrid>
        </w:tblGridChange>
      </w:tblGrid>
      <w:tr w:rsidR="0002185F" w:rsidRPr="003A0A07" w14:paraId="387175A0" w14:textId="77777777" w:rsidTr="003A0A07">
        <w:trPr>
          <w:cnfStyle w:val="100000000000" w:firstRow="1" w:lastRow="0" w:firstColumn="0" w:lastColumn="0" w:oddVBand="0" w:evenVBand="0" w:oddHBand="0" w:evenHBand="0" w:firstRowFirstColumn="0" w:firstRowLastColumn="0" w:lastRowFirstColumn="0" w:lastRowLastColumn="0"/>
          <w:trHeight w:val="187"/>
          <w:ins w:id="2681" w:author="Ragdad Cani Miranti" w:date="2020-11-26T21:56:00Z"/>
        </w:trPr>
        <w:tc>
          <w:tcPr>
            <w:cnfStyle w:val="001000000000" w:firstRow="0" w:lastRow="0" w:firstColumn="1" w:lastColumn="0" w:oddVBand="0" w:evenVBand="0" w:oddHBand="0" w:evenHBand="0" w:firstRowFirstColumn="0" w:firstRowLastColumn="0" w:lastRowFirstColumn="0" w:lastRowLastColumn="0"/>
            <w:tcW w:w="1749" w:type="dxa"/>
            <w:tcPrChange w:id="2682" w:author="Ragdad Cani Miranti" w:date="2020-11-27T10:30:00Z">
              <w:tcPr>
                <w:tcW w:w="1985" w:type="dxa"/>
                <w:gridSpan w:val="2"/>
              </w:tcPr>
            </w:tcPrChange>
          </w:tcPr>
          <w:p w14:paraId="428AC429" w14:textId="5254325C" w:rsidR="00725879" w:rsidRPr="00B333FF" w:rsidRDefault="00725879">
            <w:pPr>
              <w:cnfStyle w:val="101000000000" w:firstRow="1" w:lastRow="0" w:firstColumn="1" w:lastColumn="0" w:oddVBand="0" w:evenVBand="0" w:oddHBand="0" w:evenHBand="0" w:firstRowFirstColumn="0" w:firstRowLastColumn="0" w:lastRowFirstColumn="0" w:lastRowLastColumn="0"/>
              <w:rPr>
                <w:ins w:id="2683" w:author="Ragdad Cani Miranti" w:date="2020-11-26T21:56:00Z"/>
                <w:rFonts w:ascii="Times New Roman" w:hAnsi="Times New Roman" w:cs="Times New Roman"/>
                <w:b w:val="0"/>
                <w:bCs w:val="0"/>
                <w:sz w:val="20"/>
                <w:szCs w:val="20"/>
                <w:rPrChange w:id="2684" w:author="Harry" w:date="2020-11-28T10:44:00Z">
                  <w:rPr>
                    <w:ins w:id="2685" w:author="Ragdad Cani Miranti" w:date="2020-11-26T21:56:00Z"/>
                    <w:rFonts w:ascii="Times New Roman" w:hAnsi="Times New Roman" w:cs="Times New Roman"/>
                    <w:sz w:val="22"/>
                  </w:rPr>
                </w:rPrChange>
              </w:rPr>
            </w:pPr>
            <w:ins w:id="2686" w:author="Ragdad Cani Miranti" w:date="2020-11-26T22:02:00Z">
              <w:r w:rsidRPr="00B333FF">
                <w:rPr>
                  <w:rFonts w:ascii="Times New Roman" w:hAnsi="Times New Roman" w:cs="Times New Roman"/>
                  <w:sz w:val="20"/>
                  <w:szCs w:val="20"/>
                  <w:rPrChange w:id="2687" w:author="Harry" w:date="2020-11-28T10:44:00Z">
                    <w:rPr>
                      <w:rFonts w:ascii="Times New Roman" w:hAnsi="Times New Roman" w:cs="Times New Roman"/>
                      <w:sz w:val="22"/>
                    </w:rPr>
                  </w:rPrChange>
                </w:rPr>
                <w:t>Variable</w:t>
              </w:r>
            </w:ins>
          </w:p>
        </w:tc>
        <w:tc>
          <w:tcPr>
            <w:tcW w:w="1908" w:type="dxa"/>
            <w:tcPrChange w:id="2688" w:author="Ragdad Cani Miranti" w:date="2020-11-27T10:30:00Z">
              <w:tcPr>
                <w:tcW w:w="1803" w:type="dxa"/>
                <w:gridSpan w:val="2"/>
              </w:tcPr>
            </w:tcPrChange>
          </w:tcPr>
          <w:p w14:paraId="609420C0" w14:textId="7998C91A" w:rsidR="00725879" w:rsidRPr="00B333FF" w:rsidRDefault="00BD7680">
            <w:pPr>
              <w:ind w:right="-474"/>
              <w:cnfStyle w:val="100000000000" w:firstRow="1" w:lastRow="0" w:firstColumn="0" w:lastColumn="0" w:oddVBand="0" w:evenVBand="0" w:oddHBand="0" w:evenHBand="0" w:firstRowFirstColumn="0" w:firstRowLastColumn="0" w:lastRowFirstColumn="0" w:lastRowLastColumn="0"/>
              <w:rPr>
                <w:ins w:id="2689" w:author="Ragdad Cani Miranti" w:date="2020-11-26T21:56:00Z"/>
                <w:rFonts w:ascii="Times New Roman" w:hAnsi="Times New Roman" w:cs="Times New Roman"/>
                <w:b w:val="0"/>
                <w:bCs w:val="0"/>
                <w:sz w:val="20"/>
                <w:szCs w:val="20"/>
                <w:rPrChange w:id="2690" w:author="Harry" w:date="2020-11-28T10:44:00Z">
                  <w:rPr>
                    <w:ins w:id="2691" w:author="Ragdad Cani Miranti" w:date="2020-11-26T21:56:00Z"/>
                    <w:rFonts w:ascii="Times New Roman" w:hAnsi="Times New Roman" w:cs="Times New Roman"/>
                    <w:sz w:val="22"/>
                  </w:rPr>
                </w:rPrChange>
              </w:rPr>
              <w:pPrChange w:id="2692" w:author="Ragdad Cani Miranti" w:date="2020-11-26T22:04:00Z">
                <w:pPr>
                  <w:cnfStyle w:val="100000000000" w:firstRow="1" w:lastRow="0" w:firstColumn="0" w:lastColumn="0" w:oddVBand="0" w:evenVBand="0" w:oddHBand="0" w:evenHBand="0" w:firstRowFirstColumn="0" w:firstRowLastColumn="0" w:lastRowFirstColumn="0" w:lastRowLastColumn="0"/>
                </w:pPr>
              </w:pPrChange>
            </w:pPr>
            <w:ins w:id="2693" w:author="Ragdad Cani Miranti" w:date="2020-11-26T22:10:00Z">
              <w:r w:rsidRPr="00B333FF">
                <w:rPr>
                  <w:rFonts w:ascii="Times New Roman" w:hAnsi="Times New Roman" w:cs="Times New Roman"/>
                  <w:sz w:val="20"/>
                  <w:szCs w:val="20"/>
                  <w:rPrChange w:id="2694" w:author="Harry" w:date="2020-11-28T10:44:00Z">
                    <w:rPr>
                      <w:rFonts w:ascii="Times New Roman" w:hAnsi="Times New Roman" w:cs="Times New Roman"/>
                      <w:sz w:val="22"/>
                    </w:rPr>
                  </w:rPrChange>
                </w:rPr>
                <w:t>Log</w:t>
              </w:r>
            </w:ins>
            <w:ins w:id="2695" w:author="Ragdad Cani Miranti" w:date="2020-11-26T22:11:00Z">
              <w:r w:rsidRPr="00B333FF">
                <w:rPr>
                  <w:rFonts w:ascii="Times New Roman" w:hAnsi="Times New Roman" w:cs="Times New Roman"/>
                  <w:sz w:val="20"/>
                  <w:szCs w:val="20"/>
                  <w:rPrChange w:id="2696" w:author="Harry" w:date="2020-11-28T10:44:00Z">
                    <w:rPr>
                      <w:rFonts w:ascii="Times New Roman" w:hAnsi="Times New Roman" w:cs="Times New Roman"/>
                      <w:sz w:val="22"/>
                    </w:rPr>
                  </w:rPrChange>
                </w:rPr>
                <w:t xml:space="preserve"> </w:t>
              </w:r>
            </w:ins>
            <w:ins w:id="2697" w:author="Ragdad Cani Miranti" w:date="2020-11-26T22:02:00Z">
              <w:r w:rsidRPr="00B333FF">
                <w:rPr>
                  <w:rFonts w:ascii="Times New Roman" w:hAnsi="Times New Roman" w:cs="Times New Roman"/>
                  <w:sz w:val="20"/>
                  <w:szCs w:val="20"/>
                  <w:rPrChange w:id="2698" w:author="Harry" w:date="2020-11-28T10:44:00Z">
                    <w:rPr>
                      <w:rFonts w:ascii="Times New Roman" w:hAnsi="Times New Roman" w:cs="Times New Roman"/>
                      <w:sz w:val="22"/>
                    </w:rPr>
                  </w:rPrChange>
                </w:rPr>
                <w:t>GDP</w:t>
              </w:r>
            </w:ins>
            <w:ins w:id="2699" w:author="Ragdad Cani Miranti" w:date="2020-11-26T22:03:00Z">
              <w:r w:rsidRPr="00B333FF">
                <w:rPr>
                  <w:rFonts w:ascii="Times New Roman" w:hAnsi="Times New Roman" w:cs="Times New Roman"/>
                  <w:sz w:val="20"/>
                  <w:szCs w:val="20"/>
                  <w:rPrChange w:id="2700" w:author="Harry" w:date="2020-11-28T10:44:00Z">
                    <w:rPr>
                      <w:rFonts w:ascii="Times New Roman" w:hAnsi="Times New Roman" w:cs="Times New Roman"/>
                      <w:sz w:val="22"/>
                    </w:rPr>
                  </w:rPrChange>
                </w:rPr>
                <w:t>2015:Q1</w:t>
              </w:r>
            </w:ins>
          </w:p>
        </w:tc>
        <w:tc>
          <w:tcPr>
            <w:tcW w:w="1684" w:type="dxa"/>
            <w:tcPrChange w:id="2701" w:author="Ragdad Cani Miranti" w:date="2020-11-27T10:30:00Z">
              <w:tcPr>
                <w:tcW w:w="1803" w:type="dxa"/>
                <w:gridSpan w:val="2"/>
              </w:tcPr>
            </w:tcPrChange>
          </w:tcPr>
          <w:p w14:paraId="2DB94702" w14:textId="274DE1E4" w:rsidR="00725879" w:rsidRPr="00B333FF" w:rsidRDefault="00BD7680">
            <w:pPr>
              <w:ind w:right="-471"/>
              <w:cnfStyle w:val="100000000000" w:firstRow="1" w:lastRow="0" w:firstColumn="0" w:lastColumn="0" w:oddVBand="0" w:evenVBand="0" w:oddHBand="0" w:evenHBand="0" w:firstRowFirstColumn="0" w:firstRowLastColumn="0" w:lastRowFirstColumn="0" w:lastRowLastColumn="0"/>
              <w:rPr>
                <w:ins w:id="2702" w:author="Ragdad Cani Miranti" w:date="2020-11-26T21:56:00Z"/>
                <w:rFonts w:ascii="Times New Roman" w:hAnsi="Times New Roman" w:cs="Times New Roman"/>
                <w:b w:val="0"/>
                <w:bCs w:val="0"/>
                <w:sz w:val="20"/>
                <w:szCs w:val="20"/>
                <w:rPrChange w:id="2703" w:author="Harry" w:date="2020-11-28T10:44:00Z">
                  <w:rPr>
                    <w:ins w:id="2704" w:author="Ragdad Cani Miranti" w:date="2020-11-26T21:56:00Z"/>
                    <w:rFonts w:ascii="Times New Roman" w:hAnsi="Times New Roman" w:cs="Times New Roman"/>
                    <w:sz w:val="22"/>
                  </w:rPr>
                </w:rPrChange>
              </w:rPr>
              <w:pPrChange w:id="2705" w:author="Ragdad Cani Miranti" w:date="2020-11-26T22:11:00Z">
                <w:pPr>
                  <w:cnfStyle w:val="100000000000" w:firstRow="1" w:lastRow="0" w:firstColumn="0" w:lastColumn="0" w:oddVBand="0" w:evenVBand="0" w:oddHBand="0" w:evenHBand="0" w:firstRowFirstColumn="0" w:firstRowLastColumn="0" w:lastRowFirstColumn="0" w:lastRowLastColumn="0"/>
                </w:pPr>
              </w:pPrChange>
            </w:pPr>
            <w:ins w:id="2706" w:author="Ragdad Cani Miranti" w:date="2020-11-26T22:11:00Z">
              <w:r w:rsidRPr="00B333FF">
                <w:rPr>
                  <w:rFonts w:ascii="Times New Roman" w:hAnsi="Times New Roman" w:cs="Times New Roman"/>
                  <w:sz w:val="20"/>
                  <w:szCs w:val="20"/>
                  <w:rPrChange w:id="2707" w:author="Harry" w:date="2020-11-28T10:44:00Z">
                    <w:rPr>
                      <w:rFonts w:ascii="Times New Roman" w:hAnsi="Times New Roman" w:cs="Times New Roman"/>
                      <w:sz w:val="22"/>
                    </w:rPr>
                  </w:rPrChange>
                </w:rPr>
                <w:t>Log GDP2019:Q4</w:t>
              </w:r>
            </w:ins>
          </w:p>
        </w:tc>
        <w:tc>
          <w:tcPr>
            <w:tcW w:w="1684" w:type="dxa"/>
            <w:tcPrChange w:id="2708" w:author="Ragdad Cani Miranti" w:date="2020-11-27T10:30:00Z">
              <w:tcPr>
                <w:tcW w:w="1803" w:type="dxa"/>
                <w:gridSpan w:val="2"/>
              </w:tcPr>
            </w:tcPrChange>
          </w:tcPr>
          <w:p w14:paraId="37E5E8BA" w14:textId="61889333" w:rsidR="00725879" w:rsidRPr="00B333FF" w:rsidRDefault="00BD7680">
            <w:pPr>
              <w:ind w:right="-233"/>
              <w:cnfStyle w:val="100000000000" w:firstRow="1" w:lastRow="0" w:firstColumn="0" w:lastColumn="0" w:oddVBand="0" w:evenVBand="0" w:oddHBand="0" w:evenHBand="0" w:firstRowFirstColumn="0" w:firstRowLastColumn="0" w:lastRowFirstColumn="0" w:lastRowLastColumn="0"/>
              <w:rPr>
                <w:ins w:id="2709" w:author="Ragdad Cani Miranti" w:date="2020-11-26T21:56:00Z"/>
                <w:rFonts w:ascii="Times New Roman" w:hAnsi="Times New Roman" w:cs="Times New Roman"/>
                <w:b w:val="0"/>
                <w:bCs w:val="0"/>
                <w:sz w:val="20"/>
                <w:szCs w:val="20"/>
                <w:rPrChange w:id="2710" w:author="Harry" w:date="2020-11-28T10:44:00Z">
                  <w:rPr>
                    <w:ins w:id="2711" w:author="Ragdad Cani Miranti" w:date="2020-11-26T21:56:00Z"/>
                    <w:rFonts w:ascii="Times New Roman" w:hAnsi="Times New Roman" w:cs="Times New Roman"/>
                    <w:sz w:val="22"/>
                  </w:rPr>
                </w:rPrChange>
              </w:rPr>
              <w:pPrChange w:id="2712" w:author="Ragdad Cani Miranti" w:date="2020-11-26T22:12:00Z">
                <w:pPr>
                  <w:cnfStyle w:val="100000000000" w:firstRow="1" w:lastRow="0" w:firstColumn="0" w:lastColumn="0" w:oddVBand="0" w:evenVBand="0" w:oddHBand="0" w:evenHBand="0" w:firstRowFirstColumn="0" w:firstRowLastColumn="0" w:lastRowFirstColumn="0" w:lastRowLastColumn="0"/>
                </w:pPr>
              </w:pPrChange>
            </w:pPr>
            <w:ins w:id="2713" w:author="Ragdad Cani Miranti" w:date="2020-11-26T22:03:00Z">
              <w:r w:rsidRPr="00B333FF">
                <w:rPr>
                  <w:rFonts w:ascii="Times New Roman" w:hAnsi="Times New Roman" w:cs="Times New Roman"/>
                  <w:sz w:val="20"/>
                  <w:szCs w:val="20"/>
                  <w:rPrChange w:id="2714" w:author="Harry" w:date="2020-11-28T10:44:00Z">
                    <w:rPr>
                      <w:rFonts w:ascii="Times New Roman" w:hAnsi="Times New Roman" w:cs="Times New Roman"/>
                      <w:sz w:val="22"/>
                    </w:rPr>
                  </w:rPrChange>
                </w:rPr>
                <w:t xml:space="preserve"> </w:t>
              </w:r>
            </w:ins>
            <w:ins w:id="2715" w:author="Ragdad Cani Miranti" w:date="2020-11-26T22:11:00Z">
              <w:r w:rsidRPr="00B333FF">
                <w:rPr>
                  <w:rFonts w:ascii="Times New Roman" w:hAnsi="Times New Roman" w:cs="Times New Roman"/>
                  <w:sz w:val="20"/>
                  <w:szCs w:val="20"/>
                  <w:rPrChange w:id="2716" w:author="Harry" w:date="2020-11-28T10:44:00Z">
                    <w:rPr>
                      <w:rFonts w:ascii="Times New Roman" w:hAnsi="Times New Roman" w:cs="Times New Roman"/>
                      <w:sz w:val="22"/>
                    </w:rPr>
                  </w:rPrChange>
                </w:rPr>
                <w:t xml:space="preserve">Log </w:t>
              </w:r>
            </w:ins>
            <w:ins w:id="2717" w:author="Ragdad Cani Miranti" w:date="2020-11-26T22:03:00Z">
              <w:r w:rsidRPr="00B333FF">
                <w:rPr>
                  <w:rFonts w:ascii="Times New Roman" w:hAnsi="Times New Roman" w:cs="Times New Roman"/>
                  <w:sz w:val="20"/>
                  <w:szCs w:val="20"/>
                  <w:rPrChange w:id="2718" w:author="Harry" w:date="2020-11-28T10:44:00Z">
                    <w:rPr>
                      <w:rFonts w:ascii="Times New Roman" w:hAnsi="Times New Roman" w:cs="Times New Roman"/>
                      <w:sz w:val="22"/>
                    </w:rPr>
                  </w:rPrChange>
                </w:rPr>
                <w:t>GDP201</w:t>
              </w:r>
            </w:ins>
            <w:ins w:id="2719" w:author="Ragdad Cani Miranti" w:date="2020-11-26T22:04:00Z">
              <w:r w:rsidRPr="00B333FF">
                <w:rPr>
                  <w:rFonts w:ascii="Times New Roman" w:hAnsi="Times New Roman" w:cs="Times New Roman"/>
                  <w:sz w:val="20"/>
                  <w:szCs w:val="20"/>
                  <w:rPrChange w:id="2720" w:author="Harry" w:date="2020-11-28T10:44:00Z">
                    <w:rPr>
                      <w:rFonts w:ascii="Times New Roman" w:hAnsi="Times New Roman" w:cs="Times New Roman"/>
                      <w:sz w:val="22"/>
                    </w:rPr>
                  </w:rPrChange>
                </w:rPr>
                <w:t>9</w:t>
              </w:r>
            </w:ins>
            <w:ins w:id="2721" w:author="Ragdad Cani Miranti" w:date="2020-11-26T22:03:00Z">
              <w:r w:rsidRPr="00B333FF">
                <w:rPr>
                  <w:rFonts w:ascii="Times New Roman" w:hAnsi="Times New Roman" w:cs="Times New Roman"/>
                  <w:sz w:val="20"/>
                  <w:szCs w:val="20"/>
                  <w:rPrChange w:id="2722" w:author="Harry" w:date="2020-11-28T10:44:00Z">
                    <w:rPr>
                      <w:rFonts w:ascii="Times New Roman" w:hAnsi="Times New Roman" w:cs="Times New Roman"/>
                      <w:sz w:val="22"/>
                    </w:rPr>
                  </w:rPrChange>
                </w:rPr>
                <w:t>:Q1</w:t>
              </w:r>
            </w:ins>
          </w:p>
        </w:tc>
        <w:tc>
          <w:tcPr>
            <w:tcW w:w="1953" w:type="dxa"/>
            <w:tcPrChange w:id="2723" w:author="Ragdad Cani Miranti" w:date="2020-11-27T10:30:00Z">
              <w:tcPr>
                <w:tcW w:w="2103" w:type="dxa"/>
                <w:gridSpan w:val="2"/>
              </w:tcPr>
            </w:tcPrChange>
          </w:tcPr>
          <w:p w14:paraId="0A1DE89D" w14:textId="1F47EFEF" w:rsidR="00725879" w:rsidRPr="00B333FF" w:rsidRDefault="00BD7680">
            <w:pPr>
              <w:cnfStyle w:val="100000000000" w:firstRow="1" w:lastRow="0" w:firstColumn="0" w:lastColumn="0" w:oddVBand="0" w:evenVBand="0" w:oddHBand="0" w:evenHBand="0" w:firstRowFirstColumn="0" w:firstRowLastColumn="0" w:lastRowFirstColumn="0" w:lastRowLastColumn="0"/>
              <w:rPr>
                <w:ins w:id="2724" w:author="Ragdad Cani Miranti" w:date="2020-11-26T21:56:00Z"/>
                <w:rFonts w:ascii="Times New Roman" w:hAnsi="Times New Roman" w:cs="Times New Roman"/>
                <w:b w:val="0"/>
                <w:bCs w:val="0"/>
                <w:sz w:val="20"/>
                <w:szCs w:val="20"/>
                <w:rPrChange w:id="2725" w:author="Harry" w:date="2020-11-28T10:44:00Z">
                  <w:rPr>
                    <w:ins w:id="2726" w:author="Ragdad Cani Miranti" w:date="2020-11-26T21:56:00Z"/>
                    <w:rFonts w:ascii="Times New Roman" w:hAnsi="Times New Roman" w:cs="Times New Roman"/>
                    <w:sz w:val="22"/>
                  </w:rPr>
                </w:rPrChange>
              </w:rPr>
            </w:pPr>
            <w:ins w:id="2727" w:author="Ragdad Cani Miranti" w:date="2020-11-26T22:12:00Z">
              <w:r w:rsidRPr="00B333FF">
                <w:rPr>
                  <w:rFonts w:ascii="Times New Roman" w:hAnsi="Times New Roman" w:cs="Times New Roman"/>
                  <w:sz w:val="20"/>
                  <w:szCs w:val="20"/>
                  <w:rPrChange w:id="2728" w:author="Harry" w:date="2020-11-28T10:44:00Z">
                    <w:rPr>
                      <w:rFonts w:ascii="Times New Roman" w:hAnsi="Times New Roman" w:cs="Times New Roman"/>
                      <w:sz w:val="22"/>
                    </w:rPr>
                  </w:rPrChange>
                </w:rPr>
                <w:t>Log</w:t>
              </w:r>
              <w:r w:rsidR="0002185F" w:rsidRPr="00B333FF">
                <w:rPr>
                  <w:rFonts w:ascii="Times New Roman" w:hAnsi="Times New Roman" w:cs="Times New Roman"/>
                  <w:sz w:val="20"/>
                  <w:szCs w:val="20"/>
                  <w:rPrChange w:id="2729" w:author="Harry" w:date="2020-11-28T10:44:00Z">
                    <w:rPr>
                      <w:rFonts w:ascii="Times New Roman" w:hAnsi="Times New Roman" w:cs="Times New Roman"/>
                      <w:sz w:val="22"/>
                    </w:rPr>
                  </w:rPrChange>
                </w:rPr>
                <w:t xml:space="preserve"> of </w:t>
              </w:r>
            </w:ins>
            <w:ins w:id="2730" w:author="Ragdad Cani Miranti" w:date="2020-11-26T22:03:00Z">
              <w:r w:rsidRPr="00B333FF">
                <w:rPr>
                  <w:rFonts w:ascii="Times New Roman" w:hAnsi="Times New Roman" w:cs="Times New Roman"/>
                  <w:sz w:val="20"/>
                  <w:szCs w:val="20"/>
                  <w:rPrChange w:id="2731" w:author="Harry" w:date="2020-11-28T10:44:00Z">
                    <w:rPr>
                      <w:rFonts w:ascii="Times New Roman" w:hAnsi="Times New Roman" w:cs="Times New Roman"/>
                      <w:sz w:val="22"/>
                    </w:rPr>
                  </w:rPrChange>
                </w:rPr>
                <w:t>GDP20</w:t>
              </w:r>
            </w:ins>
            <w:ins w:id="2732" w:author="Ragdad Cani Miranti" w:date="2020-11-26T22:04:00Z">
              <w:r w:rsidRPr="00B333FF">
                <w:rPr>
                  <w:rFonts w:ascii="Times New Roman" w:hAnsi="Times New Roman" w:cs="Times New Roman"/>
                  <w:sz w:val="20"/>
                  <w:szCs w:val="20"/>
                  <w:rPrChange w:id="2733" w:author="Harry" w:date="2020-11-28T10:44:00Z">
                    <w:rPr>
                      <w:rFonts w:ascii="Times New Roman" w:hAnsi="Times New Roman" w:cs="Times New Roman"/>
                      <w:sz w:val="22"/>
                    </w:rPr>
                  </w:rPrChange>
                </w:rPr>
                <w:t>20</w:t>
              </w:r>
            </w:ins>
            <w:ins w:id="2734" w:author="Ragdad Cani Miranti" w:date="2020-11-26T22:03:00Z">
              <w:r w:rsidRPr="00B333FF">
                <w:rPr>
                  <w:rFonts w:ascii="Times New Roman" w:hAnsi="Times New Roman" w:cs="Times New Roman"/>
                  <w:sz w:val="20"/>
                  <w:szCs w:val="20"/>
                  <w:rPrChange w:id="2735" w:author="Harry" w:date="2020-11-28T10:44:00Z">
                    <w:rPr>
                      <w:rFonts w:ascii="Times New Roman" w:hAnsi="Times New Roman" w:cs="Times New Roman"/>
                      <w:sz w:val="22"/>
                    </w:rPr>
                  </w:rPrChange>
                </w:rPr>
                <w:t>:Q</w:t>
              </w:r>
            </w:ins>
            <w:ins w:id="2736" w:author="Ragdad Cani Miranti" w:date="2020-11-26T22:04:00Z">
              <w:r w:rsidRPr="00B333FF">
                <w:rPr>
                  <w:rFonts w:ascii="Times New Roman" w:hAnsi="Times New Roman" w:cs="Times New Roman"/>
                  <w:sz w:val="20"/>
                  <w:szCs w:val="20"/>
                  <w:rPrChange w:id="2737" w:author="Harry" w:date="2020-11-28T10:44:00Z">
                    <w:rPr>
                      <w:rFonts w:ascii="Times New Roman" w:hAnsi="Times New Roman" w:cs="Times New Roman"/>
                      <w:sz w:val="22"/>
                    </w:rPr>
                  </w:rPrChange>
                </w:rPr>
                <w:t>2</w:t>
              </w:r>
            </w:ins>
          </w:p>
        </w:tc>
      </w:tr>
      <w:tr w:rsidR="0002185F" w:rsidRPr="003A0A07" w14:paraId="6C5D6CAC" w14:textId="77777777" w:rsidTr="003A0A07">
        <w:trPr>
          <w:cnfStyle w:val="000000100000" w:firstRow="0" w:lastRow="0" w:firstColumn="0" w:lastColumn="0" w:oddVBand="0" w:evenVBand="0" w:oddHBand="1" w:evenHBand="0" w:firstRowFirstColumn="0" w:firstRowLastColumn="0" w:lastRowFirstColumn="0" w:lastRowLastColumn="0"/>
          <w:trHeight w:val="374"/>
          <w:ins w:id="2738" w:author="Ragdad Cani Miranti" w:date="2020-11-26T21:56:00Z"/>
        </w:trPr>
        <w:tc>
          <w:tcPr>
            <w:cnfStyle w:val="001000000000" w:firstRow="0" w:lastRow="0" w:firstColumn="1" w:lastColumn="0" w:oddVBand="0" w:evenVBand="0" w:oddHBand="0" w:evenHBand="0" w:firstRowFirstColumn="0" w:firstRowLastColumn="0" w:lastRowFirstColumn="0" w:lastRowLastColumn="0"/>
            <w:tcW w:w="1749" w:type="dxa"/>
            <w:tcPrChange w:id="2739" w:author="Ragdad Cani Miranti" w:date="2020-11-27T10:30:00Z">
              <w:tcPr>
                <w:tcW w:w="1985" w:type="dxa"/>
                <w:gridSpan w:val="2"/>
              </w:tcPr>
            </w:tcPrChange>
          </w:tcPr>
          <w:p w14:paraId="73BA4381" w14:textId="2A1BDCCC" w:rsidR="00725879" w:rsidRPr="00B333FF" w:rsidRDefault="00725879">
            <w:pPr>
              <w:ind w:right="565"/>
              <w:cnfStyle w:val="001000100000" w:firstRow="0" w:lastRow="0" w:firstColumn="1" w:lastColumn="0" w:oddVBand="0" w:evenVBand="0" w:oddHBand="1" w:evenHBand="0" w:firstRowFirstColumn="0" w:firstRowLastColumn="0" w:lastRowFirstColumn="0" w:lastRowLastColumn="0"/>
              <w:rPr>
                <w:ins w:id="2740" w:author="Ragdad Cani Miranti" w:date="2020-11-26T21:56:00Z"/>
                <w:rFonts w:ascii="Times New Roman" w:hAnsi="Times New Roman" w:cs="Times New Roman"/>
                <w:b w:val="0"/>
                <w:bCs w:val="0"/>
                <w:sz w:val="20"/>
                <w:szCs w:val="20"/>
                <w:rPrChange w:id="2741" w:author="Harry" w:date="2020-11-28T10:44:00Z">
                  <w:rPr>
                    <w:ins w:id="2742" w:author="Ragdad Cani Miranti" w:date="2020-11-26T21:56:00Z"/>
                    <w:rFonts w:ascii="Times New Roman" w:hAnsi="Times New Roman" w:cs="Times New Roman"/>
                    <w:sz w:val="22"/>
                  </w:rPr>
                </w:rPrChange>
              </w:rPr>
              <w:pPrChange w:id="2743" w:author="Ragdad Cani Miranti" w:date="2020-11-26T22:11:00Z">
                <w:pPr>
                  <w:cnfStyle w:val="001000100000" w:firstRow="0" w:lastRow="0" w:firstColumn="1" w:lastColumn="0" w:oddVBand="0" w:evenVBand="0" w:oddHBand="1" w:evenHBand="0" w:firstRowFirstColumn="0" w:firstRowLastColumn="0" w:lastRowFirstColumn="0" w:lastRowLastColumn="0"/>
                </w:pPr>
              </w:pPrChange>
            </w:pPr>
            <w:ins w:id="2744" w:author="Ragdad Cani Miranti" w:date="2020-11-26T22:02:00Z">
              <w:r w:rsidRPr="00B333FF">
                <w:rPr>
                  <w:rFonts w:ascii="Times New Roman" w:hAnsi="Times New Roman" w:cs="Times New Roman"/>
                  <w:sz w:val="20"/>
                  <w:szCs w:val="20"/>
                  <w:rPrChange w:id="2745" w:author="Harry" w:date="2020-11-28T10:44:00Z">
                    <w:rPr>
                      <w:rFonts w:ascii="Times New Roman" w:hAnsi="Times New Roman" w:cs="Times New Roman"/>
                      <w:sz w:val="22"/>
                    </w:rPr>
                  </w:rPrChange>
                </w:rPr>
                <w:t>Moran</w:t>
              </w:r>
            </w:ins>
            <w:ins w:id="2746" w:author="Ragdad Cani Miranti" w:date="2020-11-27T10:30:00Z">
              <w:r w:rsidR="003A0A07" w:rsidRPr="00B333FF">
                <w:rPr>
                  <w:rFonts w:ascii="Times New Roman" w:hAnsi="Times New Roman" w:cs="Times New Roman"/>
                  <w:sz w:val="20"/>
                  <w:szCs w:val="20"/>
                </w:rPr>
                <w:t>’</w:t>
              </w:r>
            </w:ins>
            <w:ins w:id="2747" w:author="Ragdad Cani Miranti" w:date="2020-11-27T10:31:00Z">
              <w:r w:rsidR="003A0A07" w:rsidRPr="00B333FF">
                <w:rPr>
                  <w:rFonts w:ascii="Times New Roman" w:hAnsi="Times New Roman" w:cs="Times New Roman"/>
                  <w:sz w:val="20"/>
                  <w:szCs w:val="20"/>
                </w:rPr>
                <w:t xml:space="preserve">s </w:t>
              </w:r>
            </w:ins>
            <w:ins w:id="2748" w:author="Ragdad Cani Miranti" w:date="2020-11-26T22:16:00Z">
              <w:r w:rsidR="0002185F" w:rsidRPr="00B333FF">
                <w:rPr>
                  <w:rFonts w:ascii="Times New Roman" w:hAnsi="Times New Roman" w:cs="Times New Roman"/>
                  <w:sz w:val="20"/>
                  <w:szCs w:val="20"/>
                  <w:rPrChange w:id="2749" w:author="Harry" w:date="2020-11-28T10:44:00Z">
                    <w:rPr>
                      <w:rFonts w:ascii="Times New Roman" w:hAnsi="Times New Roman" w:cs="Times New Roman"/>
                      <w:sz w:val="22"/>
                    </w:rPr>
                  </w:rPrChange>
                </w:rPr>
                <w:t>I</w:t>
              </w:r>
            </w:ins>
          </w:p>
        </w:tc>
        <w:tc>
          <w:tcPr>
            <w:tcW w:w="1908" w:type="dxa"/>
            <w:tcPrChange w:id="2750" w:author="Ragdad Cani Miranti" w:date="2020-11-27T10:30:00Z">
              <w:tcPr>
                <w:tcW w:w="1803" w:type="dxa"/>
                <w:gridSpan w:val="2"/>
              </w:tcPr>
            </w:tcPrChange>
          </w:tcPr>
          <w:p w14:paraId="4BBC9789" w14:textId="12465349" w:rsidR="00725879" w:rsidRPr="003A0A07" w:rsidRDefault="0002185F">
            <w:pPr>
              <w:cnfStyle w:val="000000100000" w:firstRow="0" w:lastRow="0" w:firstColumn="0" w:lastColumn="0" w:oddVBand="0" w:evenVBand="0" w:oddHBand="1" w:evenHBand="0" w:firstRowFirstColumn="0" w:firstRowLastColumn="0" w:lastRowFirstColumn="0" w:lastRowLastColumn="0"/>
              <w:rPr>
                <w:ins w:id="2751" w:author="Ragdad Cani Miranti" w:date="2020-11-26T21:56:00Z"/>
                <w:rFonts w:ascii="Times New Roman" w:hAnsi="Times New Roman" w:cs="Times New Roman"/>
                <w:sz w:val="20"/>
                <w:szCs w:val="20"/>
                <w:rPrChange w:id="2752" w:author="Ragdad Cani Miranti" w:date="2020-11-27T10:30:00Z">
                  <w:rPr>
                    <w:ins w:id="2753" w:author="Ragdad Cani Miranti" w:date="2020-11-26T21:56:00Z"/>
                    <w:rFonts w:ascii="Times New Roman" w:hAnsi="Times New Roman" w:cs="Times New Roman"/>
                    <w:sz w:val="22"/>
                  </w:rPr>
                </w:rPrChange>
              </w:rPr>
            </w:pPr>
            <w:ins w:id="2754" w:author="Ragdad Cani Miranti" w:date="2020-11-26T22:15:00Z">
              <w:r w:rsidRPr="003A0A07">
                <w:rPr>
                  <w:rFonts w:ascii="Times New Roman" w:hAnsi="Times New Roman" w:cs="Times New Roman"/>
                  <w:sz w:val="20"/>
                  <w:szCs w:val="20"/>
                  <w:rPrChange w:id="2755" w:author="Ragdad Cani Miranti" w:date="2020-11-27T10:30:00Z">
                    <w:rPr>
                      <w:rFonts w:ascii="Times New Roman" w:hAnsi="Times New Roman" w:cs="Times New Roman"/>
                      <w:sz w:val="22"/>
                    </w:rPr>
                  </w:rPrChange>
                </w:rPr>
                <w:t>0.294</w:t>
              </w:r>
            </w:ins>
          </w:p>
        </w:tc>
        <w:tc>
          <w:tcPr>
            <w:tcW w:w="1684" w:type="dxa"/>
            <w:tcPrChange w:id="2756" w:author="Ragdad Cani Miranti" w:date="2020-11-27T10:30:00Z">
              <w:tcPr>
                <w:tcW w:w="1803" w:type="dxa"/>
                <w:gridSpan w:val="2"/>
              </w:tcPr>
            </w:tcPrChange>
          </w:tcPr>
          <w:p w14:paraId="1D0E3D5C" w14:textId="21728CB8" w:rsidR="00725879" w:rsidRPr="003A0A07" w:rsidRDefault="0002185F">
            <w:pPr>
              <w:cnfStyle w:val="000000100000" w:firstRow="0" w:lastRow="0" w:firstColumn="0" w:lastColumn="0" w:oddVBand="0" w:evenVBand="0" w:oddHBand="1" w:evenHBand="0" w:firstRowFirstColumn="0" w:firstRowLastColumn="0" w:lastRowFirstColumn="0" w:lastRowLastColumn="0"/>
              <w:rPr>
                <w:ins w:id="2757" w:author="Ragdad Cani Miranti" w:date="2020-11-26T21:56:00Z"/>
                <w:rFonts w:ascii="Times New Roman" w:hAnsi="Times New Roman" w:cs="Times New Roman"/>
                <w:sz w:val="20"/>
                <w:szCs w:val="20"/>
                <w:rPrChange w:id="2758" w:author="Ragdad Cani Miranti" w:date="2020-11-27T10:30:00Z">
                  <w:rPr>
                    <w:ins w:id="2759" w:author="Ragdad Cani Miranti" w:date="2020-11-26T21:56:00Z"/>
                    <w:rFonts w:ascii="Times New Roman" w:hAnsi="Times New Roman" w:cs="Times New Roman"/>
                    <w:sz w:val="22"/>
                  </w:rPr>
                </w:rPrChange>
              </w:rPr>
            </w:pPr>
            <w:ins w:id="2760" w:author="Ragdad Cani Miranti" w:date="2020-11-26T22:23:00Z">
              <w:r w:rsidRPr="003A0A07">
                <w:rPr>
                  <w:rFonts w:ascii="Times New Roman" w:hAnsi="Times New Roman" w:cs="Times New Roman"/>
                  <w:sz w:val="20"/>
                  <w:szCs w:val="20"/>
                  <w:rPrChange w:id="2761" w:author="Ragdad Cani Miranti" w:date="2020-11-27T10:30:00Z">
                    <w:rPr>
                      <w:rFonts w:ascii="Times New Roman" w:hAnsi="Times New Roman" w:cs="Times New Roman"/>
                      <w:sz w:val="22"/>
                    </w:rPr>
                  </w:rPrChange>
                </w:rPr>
                <w:t>0.304</w:t>
              </w:r>
            </w:ins>
          </w:p>
        </w:tc>
        <w:tc>
          <w:tcPr>
            <w:tcW w:w="1684" w:type="dxa"/>
            <w:tcPrChange w:id="2762" w:author="Ragdad Cani Miranti" w:date="2020-11-27T10:30:00Z">
              <w:tcPr>
                <w:tcW w:w="1803" w:type="dxa"/>
                <w:gridSpan w:val="2"/>
              </w:tcPr>
            </w:tcPrChange>
          </w:tcPr>
          <w:p w14:paraId="4654BD0D" w14:textId="3BD9D118" w:rsidR="00725879" w:rsidRPr="003A0A07" w:rsidRDefault="00C50F15">
            <w:pPr>
              <w:cnfStyle w:val="000000100000" w:firstRow="0" w:lastRow="0" w:firstColumn="0" w:lastColumn="0" w:oddVBand="0" w:evenVBand="0" w:oddHBand="1" w:evenHBand="0" w:firstRowFirstColumn="0" w:firstRowLastColumn="0" w:lastRowFirstColumn="0" w:lastRowLastColumn="0"/>
              <w:rPr>
                <w:ins w:id="2763" w:author="Ragdad Cani Miranti" w:date="2020-11-26T21:56:00Z"/>
                <w:rFonts w:ascii="Times New Roman" w:hAnsi="Times New Roman" w:cs="Times New Roman"/>
                <w:sz w:val="20"/>
                <w:szCs w:val="20"/>
                <w:rPrChange w:id="2764" w:author="Ragdad Cani Miranti" w:date="2020-11-27T10:30:00Z">
                  <w:rPr>
                    <w:ins w:id="2765" w:author="Ragdad Cani Miranti" w:date="2020-11-26T21:56:00Z"/>
                    <w:rFonts w:ascii="Times New Roman" w:hAnsi="Times New Roman" w:cs="Times New Roman"/>
                    <w:sz w:val="22"/>
                  </w:rPr>
                </w:rPrChange>
              </w:rPr>
            </w:pPr>
            <w:ins w:id="2766" w:author="Ragdad Cani Miranti" w:date="2020-11-26T22:25:00Z">
              <w:r w:rsidRPr="003A0A07">
                <w:rPr>
                  <w:rFonts w:ascii="Times New Roman" w:hAnsi="Times New Roman" w:cs="Times New Roman"/>
                  <w:sz w:val="20"/>
                  <w:szCs w:val="20"/>
                  <w:rPrChange w:id="2767" w:author="Ragdad Cani Miranti" w:date="2020-11-27T10:30:00Z">
                    <w:rPr>
                      <w:rFonts w:ascii="Times New Roman" w:hAnsi="Times New Roman" w:cs="Times New Roman"/>
                      <w:sz w:val="22"/>
                    </w:rPr>
                  </w:rPrChange>
                </w:rPr>
                <w:t>0.310</w:t>
              </w:r>
            </w:ins>
          </w:p>
        </w:tc>
        <w:tc>
          <w:tcPr>
            <w:tcW w:w="1953" w:type="dxa"/>
            <w:tcPrChange w:id="2768" w:author="Ragdad Cani Miranti" w:date="2020-11-27T10:30:00Z">
              <w:tcPr>
                <w:tcW w:w="2103" w:type="dxa"/>
                <w:gridSpan w:val="2"/>
              </w:tcPr>
            </w:tcPrChange>
          </w:tcPr>
          <w:p w14:paraId="3BE57244" w14:textId="31CBB78B" w:rsidR="00725879" w:rsidRPr="003A0A07" w:rsidRDefault="00C50F15">
            <w:pPr>
              <w:cnfStyle w:val="000000100000" w:firstRow="0" w:lastRow="0" w:firstColumn="0" w:lastColumn="0" w:oddVBand="0" w:evenVBand="0" w:oddHBand="1" w:evenHBand="0" w:firstRowFirstColumn="0" w:firstRowLastColumn="0" w:lastRowFirstColumn="0" w:lastRowLastColumn="0"/>
              <w:rPr>
                <w:ins w:id="2769" w:author="Ragdad Cani Miranti" w:date="2020-11-26T21:56:00Z"/>
                <w:rFonts w:ascii="Times New Roman" w:hAnsi="Times New Roman" w:cs="Times New Roman"/>
                <w:sz w:val="20"/>
                <w:szCs w:val="20"/>
                <w:rPrChange w:id="2770" w:author="Ragdad Cani Miranti" w:date="2020-11-27T10:30:00Z">
                  <w:rPr>
                    <w:ins w:id="2771" w:author="Ragdad Cani Miranti" w:date="2020-11-26T21:56:00Z"/>
                    <w:rFonts w:ascii="Times New Roman" w:hAnsi="Times New Roman" w:cs="Times New Roman"/>
                    <w:sz w:val="22"/>
                  </w:rPr>
                </w:rPrChange>
              </w:rPr>
            </w:pPr>
            <w:ins w:id="2772" w:author="Ragdad Cani Miranti" w:date="2020-11-26T22:28:00Z">
              <w:r w:rsidRPr="003A0A07">
                <w:rPr>
                  <w:rFonts w:ascii="Times New Roman" w:hAnsi="Times New Roman" w:cs="Times New Roman"/>
                  <w:sz w:val="20"/>
                  <w:szCs w:val="20"/>
                  <w:rPrChange w:id="2773" w:author="Ragdad Cani Miranti" w:date="2020-11-27T10:30:00Z">
                    <w:rPr>
                      <w:rFonts w:ascii="Times New Roman" w:hAnsi="Times New Roman" w:cs="Times New Roman"/>
                      <w:sz w:val="22"/>
                    </w:rPr>
                  </w:rPrChange>
                </w:rPr>
                <w:t>0.298</w:t>
              </w:r>
            </w:ins>
          </w:p>
        </w:tc>
      </w:tr>
      <w:tr w:rsidR="0002185F" w:rsidRPr="003A0A07" w14:paraId="41560032" w14:textId="77777777" w:rsidTr="003A0A07">
        <w:tblPrEx>
          <w:tblPrExChange w:id="2774" w:author="Ragdad Cani Miranti" w:date="2020-11-27T10:30:00Z">
            <w:tblPrEx>
              <w:tblW w:w="9072" w:type="dxa"/>
            </w:tblPrEx>
          </w:tblPrExChange>
        </w:tblPrEx>
        <w:trPr>
          <w:trHeight w:val="187"/>
          <w:ins w:id="2775" w:author="Ragdad Cani Miranti" w:date="2020-11-26T22:15:00Z"/>
          <w:trPrChange w:id="2776" w:author="Ragdad Cani Miranti" w:date="2020-11-27T10:30:00Z">
            <w:trPr>
              <w:gridAfter w:val="0"/>
            </w:trPr>
          </w:trPrChange>
        </w:trPr>
        <w:tc>
          <w:tcPr>
            <w:cnfStyle w:val="001000000000" w:firstRow="0" w:lastRow="0" w:firstColumn="1" w:lastColumn="0" w:oddVBand="0" w:evenVBand="0" w:oddHBand="0" w:evenHBand="0" w:firstRowFirstColumn="0" w:firstRowLastColumn="0" w:lastRowFirstColumn="0" w:lastRowLastColumn="0"/>
            <w:tcW w:w="1749" w:type="dxa"/>
            <w:tcPrChange w:id="2777" w:author="Ragdad Cani Miranti" w:date="2020-11-27T10:30:00Z">
              <w:tcPr>
                <w:tcW w:w="1560" w:type="dxa"/>
              </w:tcPr>
            </w:tcPrChange>
          </w:tcPr>
          <w:p w14:paraId="59288A3F" w14:textId="28CC578F" w:rsidR="0002185F" w:rsidRPr="00B333FF" w:rsidRDefault="0002185F" w:rsidP="00BD7680">
            <w:pPr>
              <w:ind w:right="565"/>
              <w:rPr>
                <w:ins w:id="2778" w:author="Ragdad Cani Miranti" w:date="2020-11-26T22:15:00Z"/>
                <w:rFonts w:ascii="Times New Roman" w:hAnsi="Times New Roman" w:cs="Times New Roman"/>
                <w:b w:val="0"/>
                <w:bCs w:val="0"/>
                <w:i/>
                <w:iCs/>
                <w:sz w:val="20"/>
                <w:szCs w:val="20"/>
                <w:rPrChange w:id="2779" w:author="Harry" w:date="2020-11-28T10:44:00Z">
                  <w:rPr>
                    <w:ins w:id="2780" w:author="Ragdad Cani Miranti" w:date="2020-11-26T22:15:00Z"/>
                    <w:rFonts w:ascii="Times New Roman" w:hAnsi="Times New Roman" w:cs="Times New Roman"/>
                    <w:b w:val="0"/>
                    <w:sz w:val="22"/>
                  </w:rPr>
                </w:rPrChange>
              </w:rPr>
            </w:pPr>
            <w:ins w:id="2781" w:author="Ragdad Cani Miranti" w:date="2020-11-26T22:17:00Z">
              <w:r w:rsidRPr="00B333FF">
                <w:rPr>
                  <w:rFonts w:ascii="Times New Roman" w:hAnsi="Times New Roman" w:cs="Times New Roman"/>
                  <w:i/>
                  <w:iCs/>
                  <w:sz w:val="20"/>
                  <w:szCs w:val="20"/>
                  <w:rPrChange w:id="2782" w:author="Harry" w:date="2020-11-28T10:44:00Z">
                    <w:rPr>
                      <w:rFonts w:ascii="Times New Roman" w:hAnsi="Times New Roman" w:cs="Times New Roman"/>
                      <w:sz w:val="22"/>
                    </w:rPr>
                  </w:rPrChange>
                </w:rPr>
                <w:t>p-value</w:t>
              </w:r>
            </w:ins>
          </w:p>
        </w:tc>
        <w:tc>
          <w:tcPr>
            <w:tcW w:w="1908" w:type="dxa"/>
            <w:tcPrChange w:id="2783" w:author="Ragdad Cani Miranti" w:date="2020-11-27T10:30:00Z">
              <w:tcPr>
                <w:tcW w:w="1803" w:type="dxa"/>
                <w:gridSpan w:val="2"/>
              </w:tcPr>
            </w:tcPrChange>
          </w:tcPr>
          <w:p w14:paraId="034C7C04" w14:textId="06325084" w:rsidR="0002185F" w:rsidRPr="003A0A07" w:rsidRDefault="0002185F">
            <w:pPr>
              <w:cnfStyle w:val="000000000000" w:firstRow="0" w:lastRow="0" w:firstColumn="0" w:lastColumn="0" w:oddVBand="0" w:evenVBand="0" w:oddHBand="0" w:evenHBand="0" w:firstRowFirstColumn="0" w:firstRowLastColumn="0" w:lastRowFirstColumn="0" w:lastRowLastColumn="0"/>
              <w:rPr>
                <w:ins w:id="2784" w:author="Ragdad Cani Miranti" w:date="2020-11-26T22:15:00Z"/>
                <w:rFonts w:ascii="Times New Roman" w:hAnsi="Times New Roman" w:cs="Times New Roman"/>
                <w:sz w:val="20"/>
                <w:szCs w:val="20"/>
                <w:rPrChange w:id="2785" w:author="Ragdad Cani Miranti" w:date="2020-11-27T10:30:00Z">
                  <w:rPr>
                    <w:ins w:id="2786" w:author="Ragdad Cani Miranti" w:date="2020-11-26T22:15:00Z"/>
                    <w:rFonts w:ascii="Times New Roman" w:hAnsi="Times New Roman" w:cs="Times New Roman"/>
                    <w:sz w:val="22"/>
                  </w:rPr>
                </w:rPrChange>
              </w:rPr>
            </w:pPr>
            <w:ins w:id="2787" w:author="Ragdad Cani Miranti" w:date="2020-11-26T22:17:00Z">
              <w:r w:rsidRPr="003A0A07">
                <w:rPr>
                  <w:rFonts w:ascii="Times New Roman" w:hAnsi="Times New Roman" w:cs="Times New Roman"/>
                  <w:sz w:val="20"/>
                  <w:szCs w:val="20"/>
                  <w:rPrChange w:id="2788" w:author="Ragdad Cani Miranti" w:date="2020-11-27T10:30:00Z">
                    <w:rPr>
                      <w:rFonts w:ascii="Times New Roman" w:hAnsi="Times New Roman" w:cs="Times New Roman"/>
                      <w:sz w:val="22"/>
                    </w:rPr>
                  </w:rPrChange>
                </w:rPr>
                <w:t>0.00</w:t>
              </w:r>
            </w:ins>
            <w:ins w:id="2789" w:author="Ragdad Cani Miranti" w:date="2020-11-26T23:51:00Z">
              <w:r w:rsidR="009D7559" w:rsidRPr="003A0A07">
                <w:rPr>
                  <w:rFonts w:ascii="Times New Roman" w:hAnsi="Times New Roman" w:cs="Times New Roman"/>
                  <w:sz w:val="20"/>
                  <w:szCs w:val="20"/>
                  <w:rPrChange w:id="2790" w:author="Ragdad Cani Miranti" w:date="2020-11-27T10:30:00Z">
                    <w:rPr>
                      <w:rFonts w:ascii="Times New Roman" w:hAnsi="Times New Roman" w:cs="Times New Roman"/>
                      <w:sz w:val="22"/>
                    </w:rPr>
                  </w:rPrChange>
                </w:rPr>
                <w:t>5</w:t>
              </w:r>
            </w:ins>
            <w:ins w:id="2791" w:author="Ragdad Cani Miranti" w:date="2020-11-27T10:33:00Z">
              <w:r w:rsidR="0027667F">
                <w:rPr>
                  <w:rFonts w:ascii="Times New Roman" w:hAnsi="Times New Roman" w:cs="Times New Roman"/>
                  <w:sz w:val="20"/>
                  <w:szCs w:val="20"/>
                </w:rPr>
                <w:t>***</w:t>
              </w:r>
            </w:ins>
          </w:p>
        </w:tc>
        <w:tc>
          <w:tcPr>
            <w:tcW w:w="1684" w:type="dxa"/>
            <w:tcPrChange w:id="2792" w:author="Ragdad Cani Miranti" w:date="2020-11-27T10:30:00Z">
              <w:tcPr>
                <w:tcW w:w="1803" w:type="dxa"/>
                <w:gridSpan w:val="2"/>
              </w:tcPr>
            </w:tcPrChange>
          </w:tcPr>
          <w:p w14:paraId="283E52DD" w14:textId="7977FB3E" w:rsidR="0002185F" w:rsidRPr="003A0A07" w:rsidRDefault="0002185F">
            <w:pPr>
              <w:cnfStyle w:val="000000000000" w:firstRow="0" w:lastRow="0" w:firstColumn="0" w:lastColumn="0" w:oddVBand="0" w:evenVBand="0" w:oddHBand="0" w:evenHBand="0" w:firstRowFirstColumn="0" w:firstRowLastColumn="0" w:lastRowFirstColumn="0" w:lastRowLastColumn="0"/>
              <w:rPr>
                <w:ins w:id="2793" w:author="Ragdad Cani Miranti" w:date="2020-11-26T22:15:00Z"/>
                <w:rFonts w:ascii="Times New Roman" w:hAnsi="Times New Roman" w:cs="Times New Roman"/>
                <w:sz w:val="20"/>
                <w:szCs w:val="20"/>
                <w:rPrChange w:id="2794" w:author="Ragdad Cani Miranti" w:date="2020-11-27T10:30:00Z">
                  <w:rPr>
                    <w:ins w:id="2795" w:author="Ragdad Cani Miranti" w:date="2020-11-26T22:15:00Z"/>
                    <w:rFonts w:ascii="Times New Roman" w:hAnsi="Times New Roman" w:cs="Times New Roman"/>
                    <w:sz w:val="22"/>
                  </w:rPr>
                </w:rPrChange>
              </w:rPr>
            </w:pPr>
            <w:ins w:id="2796" w:author="Ragdad Cani Miranti" w:date="2020-11-26T22:17:00Z">
              <w:r w:rsidRPr="003A0A07">
                <w:rPr>
                  <w:rFonts w:ascii="Times New Roman" w:hAnsi="Times New Roman" w:cs="Times New Roman"/>
                  <w:sz w:val="20"/>
                  <w:szCs w:val="20"/>
                  <w:rPrChange w:id="2797" w:author="Ragdad Cani Miranti" w:date="2020-11-27T10:30:00Z">
                    <w:rPr>
                      <w:rFonts w:ascii="Times New Roman" w:hAnsi="Times New Roman" w:cs="Times New Roman"/>
                      <w:sz w:val="22"/>
                    </w:rPr>
                  </w:rPrChange>
                </w:rPr>
                <w:t>0.00</w:t>
              </w:r>
            </w:ins>
            <w:ins w:id="2798" w:author="Ragdad Cani Miranti" w:date="2020-11-26T23:54:00Z">
              <w:r w:rsidR="009D7559" w:rsidRPr="003A0A07">
                <w:rPr>
                  <w:rFonts w:ascii="Times New Roman" w:hAnsi="Times New Roman" w:cs="Times New Roman"/>
                  <w:sz w:val="20"/>
                  <w:szCs w:val="20"/>
                  <w:rPrChange w:id="2799" w:author="Ragdad Cani Miranti" w:date="2020-11-27T10:30:00Z">
                    <w:rPr>
                      <w:rFonts w:ascii="Times New Roman" w:hAnsi="Times New Roman" w:cs="Times New Roman"/>
                      <w:sz w:val="22"/>
                    </w:rPr>
                  </w:rPrChange>
                </w:rPr>
                <w:t>4</w:t>
              </w:r>
            </w:ins>
            <w:ins w:id="2800" w:author="Ragdad Cani Miranti" w:date="2020-11-27T10:33:00Z">
              <w:r w:rsidR="0027667F">
                <w:rPr>
                  <w:rFonts w:ascii="Times New Roman" w:hAnsi="Times New Roman" w:cs="Times New Roman"/>
                  <w:sz w:val="20"/>
                  <w:szCs w:val="20"/>
                </w:rPr>
                <w:t>***</w:t>
              </w:r>
            </w:ins>
          </w:p>
        </w:tc>
        <w:tc>
          <w:tcPr>
            <w:tcW w:w="1684" w:type="dxa"/>
            <w:tcPrChange w:id="2801" w:author="Ragdad Cani Miranti" w:date="2020-11-27T10:30:00Z">
              <w:tcPr>
                <w:tcW w:w="1803" w:type="dxa"/>
                <w:gridSpan w:val="2"/>
              </w:tcPr>
            </w:tcPrChange>
          </w:tcPr>
          <w:p w14:paraId="79FD9E9B" w14:textId="0AEE7E9A" w:rsidR="0002185F" w:rsidRPr="003A0A07" w:rsidRDefault="0002185F">
            <w:pPr>
              <w:cnfStyle w:val="000000000000" w:firstRow="0" w:lastRow="0" w:firstColumn="0" w:lastColumn="0" w:oddVBand="0" w:evenVBand="0" w:oddHBand="0" w:evenHBand="0" w:firstRowFirstColumn="0" w:firstRowLastColumn="0" w:lastRowFirstColumn="0" w:lastRowLastColumn="0"/>
              <w:rPr>
                <w:ins w:id="2802" w:author="Ragdad Cani Miranti" w:date="2020-11-26T22:15:00Z"/>
                <w:rFonts w:ascii="Times New Roman" w:hAnsi="Times New Roman" w:cs="Times New Roman"/>
                <w:sz w:val="20"/>
                <w:szCs w:val="20"/>
                <w:rPrChange w:id="2803" w:author="Ragdad Cani Miranti" w:date="2020-11-27T10:30:00Z">
                  <w:rPr>
                    <w:ins w:id="2804" w:author="Ragdad Cani Miranti" w:date="2020-11-26T22:15:00Z"/>
                    <w:rFonts w:ascii="Times New Roman" w:hAnsi="Times New Roman" w:cs="Times New Roman"/>
                    <w:sz w:val="22"/>
                  </w:rPr>
                </w:rPrChange>
              </w:rPr>
            </w:pPr>
            <w:ins w:id="2805" w:author="Ragdad Cani Miranti" w:date="2020-11-26T22:17:00Z">
              <w:r w:rsidRPr="003A0A07">
                <w:rPr>
                  <w:rFonts w:ascii="Times New Roman" w:hAnsi="Times New Roman" w:cs="Times New Roman"/>
                  <w:sz w:val="20"/>
                  <w:szCs w:val="20"/>
                  <w:rPrChange w:id="2806" w:author="Ragdad Cani Miranti" w:date="2020-11-27T10:30:00Z">
                    <w:rPr>
                      <w:rFonts w:ascii="Times New Roman" w:hAnsi="Times New Roman" w:cs="Times New Roman"/>
                      <w:sz w:val="22"/>
                    </w:rPr>
                  </w:rPrChange>
                </w:rPr>
                <w:t>0.00</w:t>
              </w:r>
            </w:ins>
            <w:ins w:id="2807" w:author="Ragdad Cani Miranti" w:date="2020-11-27T00:09:00Z">
              <w:r w:rsidR="0017544E" w:rsidRPr="003A0A07">
                <w:rPr>
                  <w:rFonts w:ascii="Times New Roman" w:hAnsi="Times New Roman" w:cs="Times New Roman"/>
                  <w:sz w:val="20"/>
                  <w:szCs w:val="20"/>
                  <w:rPrChange w:id="2808" w:author="Ragdad Cani Miranti" w:date="2020-11-27T10:30:00Z">
                    <w:rPr>
                      <w:rFonts w:ascii="Times New Roman" w:hAnsi="Times New Roman" w:cs="Times New Roman"/>
                      <w:szCs w:val="21"/>
                    </w:rPr>
                  </w:rPrChange>
                </w:rPr>
                <w:t>3</w:t>
              </w:r>
            </w:ins>
            <w:ins w:id="2809" w:author="Ragdad Cani Miranti" w:date="2020-11-27T10:33:00Z">
              <w:r w:rsidR="0027667F">
                <w:rPr>
                  <w:rFonts w:ascii="Times New Roman" w:hAnsi="Times New Roman" w:cs="Times New Roman"/>
                  <w:sz w:val="20"/>
                  <w:szCs w:val="20"/>
                </w:rPr>
                <w:t>***</w:t>
              </w:r>
            </w:ins>
          </w:p>
        </w:tc>
        <w:tc>
          <w:tcPr>
            <w:tcW w:w="1953" w:type="dxa"/>
            <w:tcPrChange w:id="2810" w:author="Ragdad Cani Miranti" w:date="2020-11-27T10:30:00Z">
              <w:tcPr>
                <w:tcW w:w="2103" w:type="dxa"/>
                <w:gridSpan w:val="2"/>
              </w:tcPr>
            </w:tcPrChange>
          </w:tcPr>
          <w:p w14:paraId="11BAAB9A" w14:textId="7A7B7DD5" w:rsidR="0002185F" w:rsidRPr="003A0A07" w:rsidRDefault="0002185F">
            <w:pPr>
              <w:cnfStyle w:val="000000000000" w:firstRow="0" w:lastRow="0" w:firstColumn="0" w:lastColumn="0" w:oddVBand="0" w:evenVBand="0" w:oddHBand="0" w:evenHBand="0" w:firstRowFirstColumn="0" w:firstRowLastColumn="0" w:lastRowFirstColumn="0" w:lastRowLastColumn="0"/>
              <w:rPr>
                <w:ins w:id="2811" w:author="Ragdad Cani Miranti" w:date="2020-11-26T22:15:00Z"/>
                <w:rFonts w:ascii="Times New Roman" w:hAnsi="Times New Roman" w:cs="Times New Roman"/>
                <w:sz w:val="20"/>
                <w:szCs w:val="20"/>
                <w:rPrChange w:id="2812" w:author="Ragdad Cani Miranti" w:date="2020-11-27T10:30:00Z">
                  <w:rPr>
                    <w:ins w:id="2813" w:author="Ragdad Cani Miranti" w:date="2020-11-26T22:15:00Z"/>
                    <w:rFonts w:ascii="Times New Roman" w:hAnsi="Times New Roman" w:cs="Times New Roman"/>
                    <w:sz w:val="22"/>
                  </w:rPr>
                </w:rPrChange>
              </w:rPr>
            </w:pPr>
            <w:ins w:id="2814" w:author="Ragdad Cani Miranti" w:date="2020-11-26T22:17:00Z">
              <w:r w:rsidRPr="003A0A07">
                <w:rPr>
                  <w:rFonts w:ascii="Times New Roman" w:hAnsi="Times New Roman" w:cs="Times New Roman"/>
                  <w:sz w:val="20"/>
                  <w:szCs w:val="20"/>
                  <w:rPrChange w:id="2815" w:author="Ragdad Cani Miranti" w:date="2020-11-27T10:30:00Z">
                    <w:rPr>
                      <w:rFonts w:ascii="Times New Roman" w:hAnsi="Times New Roman" w:cs="Times New Roman"/>
                      <w:sz w:val="22"/>
                    </w:rPr>
                  </w:rPrChange>
                </w:rPr>
                <w:t>0.00</w:t>
              </w:r>
            </w:ins>
            <w:ins w:id="2816" w:author="Ragdad Cani Miranti" w:date="2020-11-26T23:41:00Z">
              <w:r w:rsidR="009D7559" w:rsidRPr="003A0A07">
                <w:rPr>
                  <w:rFonts w:ascii="Times New Roman" w:hAnsi="Times New Roman" w:cs="Times New Roman"/>
                  <w:sz w:val="20"/>
                  <w:szCs w:val="20"/>
                  <w:rPrChange w:id="2817" w:author="Ragdad Cani Miranti" w:date="2020-11-27T10:30:00Z">
                    <w:rPr>
                      <w:rFonts w:ascii="Times New Roman" w:hAnsi="Times New Roman" w:cs="Times New Roman"/>
                      <w:sz w:val="22"/>
                    </w:rPr>
                  </w:rPrChange>
                </w:rPr>
                <w:t>5</w:t>
              </w:r>
            </w:ins>
            <w:ins w:id="2818" w:author="Ragdad Cani Miranti" w:date="2020-11-27T10:33:00Z">
              <w:r w:rsidR="0027667F">
                <w:rPr>
                  <w:rFonts w:ascii="Times New Roman" w:hAnsi="Times New Roman" w:cs="Times New Roman"/>
                  <w:sz w:val="20"/>
                  <w:szCs w:val="20"/>
                </w:rPr>
                <w:t>***</w:t>
              </w:r>
            </w:ins>
          </w:p>
        </w:tc>
      </w:tr>
    </w:tbl>
    <w:p w14:paraId="4B3C29A0" w14:textId="1F5B41E2" w:rsidR="00AF3E01" w:rsidRPr="0017544E" w:rsidRDefault="0027667F">
      <w:pPr>
        <w:ind w:firstLine="142"/>
        <w:rPr>
          <w:ins w:id="2819" w:author="Harry" w:date="2020-11-21T12:49:00Z"/>
          <w:rFonts w:ascii="Times New Roman" w:hAnsi="Times New Roman" w:cs="Times New Roman"/>
          <w:szCs w:val="21"/>
          <w:rPrChange w:id="2820" w:author="Ragdad Cani Miranti" w:date="2020-11-27T00:08:00Z">
            <w:rPr>
              <w:ins w:id="2821" w:author="Harry" w:date="2020-11-21T12:49:00Z"/>
              <w:rFonts w:ascii="Times New Roman" w:hAnsi="Times New Roman" w:cs="Times New Roman"/>
              <w:sz w:val="22"/>
            </w:rPr>
          </w:rPrChange>
        </w:rPr>
        <w:pPrChange w:id="2822" w:author="Ragdad Cani Miranti" w:date="2020-11-27T10:34:00Z">
          <w:pPr>
            <w:ind w:firstLine="426"/>
          </w:pPr>
        </w:pPrChange>
      </w:pPr>
      <w:ins w:id="2823" w:author="Ragdad Cani Miranti" w:date="2020-11-27T10:34:00Z">
        <w:r w:rsidRPr="00FC4411">
          <w:rPr>
            <w:rFonts w:ascii="Times New Roman" w:eastAsia="Times New Roman" w:hAnsi="Times New Roman" w:cs="Times New Roman"/>
            <w:i/>
            <w:iCs/>
            <w:color w:val="000000"/>
            <w:kern w:val="0"/>
            <w:sz w:val="18"/>
            <w:szCs w:val="18"/>
            <w:rPrChange w:id="2824" w:author="Harry" w:date="2020-11-28T10:43:00Z">
              <w:rPr>
                <w:rFonts w:ascii="Times New Roman" w:eastAsia="Times New Roman" w:hAnsi="Times New Roman" w:cs="Times New Roman"/>
                <w:color w:val="000000"/>
                <w:kern w:val="0"/>
                <w:sz w:val="18"/>
                <w:szCs w:val="18"/>
              </w:rPr>
            </w:rPrChange>
          </w:rPr>
          <w:t>Note</w:t>
        </w:r>
        <w:del w:id="2825" w:author="Harry" w:date="2020-11-28T10:43:00Z">
          <w:r w:rsidDel="00FC4411">
            <w:rPr>
              <w:rFonts w:ascii="Times New Roman" w:eastAsia="Times New Roman" w:hAnsi="Times New Roman" w:cs="Times New Roman"/>
              <w:color w:val="000000"/>
              <w:kern w:val="0"/>
              <w:sz w:val="18"/>
              <w:szCs w:val="18"/>
            </w:rPr>
            <w:delText xml:space="preserve"> </w:delText>
          </w:r>
        </w:del>
        <w:r>
          <w:rPr>
            <w:rFonts w:ascii="Times New Roman" w:eastAsia="Times New Roman" w:hAnsi="Times New Roman" w:cs="Times New Roman"/>
            <w:color w:val="000000"/>
            <w:kern w:val="0"/>
            <w:sz w:val="18"/>
            <w:szCs w:val="18"/>
          </w:rPr>
          <w:t xml:space="preserve">: </w:t>
        </w:r>
        <w:r w:rsidRPr="00EC53B7">
          <w:rPr>
            <w:rFonts w:ascii="Times New Roman" w:eastAsia="Times New Roman" w:hAnsi="Times New Roman" w:cs="Times New Roman"/>
            <w:color w:val="000000"/>
            <w:kern w:val="0"/>
            <w:sz w:val="18"/>
            <w:szCs w:val="18"/>
          </w:rPr>
          <w:t xml:space="preserve">***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0.01, **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0.05, * </w:t>
        </w:r>
        <w:r w:rsidRPr="00EC53B7">
          <w:rPr>
            <w:rFonts w:ascii="Times New Roman" w:eastAsia="Times New Roman" w:hAnsi="Times New Roman" w:cs="Times New Roman"/>
            <w:i/>
            <w:iCs/>
            <w:color w:val="000000"/>
            <w:kern w:val="0"/>
            <w:sz w:val="18"/>
            <w:szCs w:val="18"/>
          </w:rPr>
          <w:t>p</w:t>
        </w:r>
        <w:r w:rsidRPr="00EC53B7">
          <w:rPr>
            <w:rFonts w:ascii="Times New Roman" w:eastAsia="Times New Roman" w:hAnsi="Times New Roman" w:cs="Times New Roman"/>
            <w:color w:val="000000"/>
            <w:kern w:val="0"/>
            <w:sz w:val="18"/>
            <w:szCs w:val="18"/>
          </w:rPr>
          <w:t xml:space="preserve"> &lt; 0.1</w:t>
        </w:r>
      </w:ins>
    </w:p>
    <w:p w14:paraId="5D706759" w14:textId="061DDE07" w:rsidR="009123CA" w:rsidDel="009123CA" w:rsidRDefault="008536F7" w:rsidP="00536815">
      <w:pPr>
        <w:ind w:firstLine="426"/>
        <w:rPr>
          <w:del w:id="2826" w:author="Ragdad Cani Miranti" w:date="2020-11-09T17:04:00Z"/>
          <w:rFonts w:ascii="Times New Roman" w:hAnsi="Times New Roman" w:cs="Times New Roman"/>
          <w:sz w:val="22"/>
        </w:rPr>
      </w:pPr>
      <w:ins w:id="2827" w:author="Harry" w:date="2020-11-21T12:50:00Z">
        <w:del w:id="2828" w:author="Ragdad Cani Miranti" w:date="2020-11-25T16:41:00Z">
          <w:r w:rsidRPr="004E0597" w:rsidDel="008D752F">
            <w:rPr>
              <w:rFonts w:ascii="Times New Roman" w:eastAsia="Times New Roman" w:hAnsi="Times New Roman" w:cs="Times New Roman"/>
              <w:color w:val="000000"/>
              <w:kern w:val="0"/>
              <w:sz w:val="18"/>
              <w:szCs w:val="18"/>
              <w:rPrChange w:id="2829" w:author="Harry" w:date="2020-11-21T12:52:00Z">
                <w:rPr>
                  <w:rFonts w:ascii="Times New Roman" w:eastAsia="Times New Roman" w:hAnsi="Times New Roman" w:cs="Times New Roman"/>
                  <w:color w:val="000000"/>
                  <w:kern w:val="0"/>
                  <w:sz w:val="24"/>
                  <w:szCs w:val="24"/>
                </w:rPr>
              </w:rPrChange>
            </w:rPr>
            <w:delText>:–::–:</w:delText>
          </w:r>
        </w:del>
      </w:ins>
      <w:ins w:id="2830" w:author="Harry" w:date="2020-11-21T12:52:00Z">
        <w:del w:id="2831" w:author="Ragdad Cani Miranti" w:date="2020-11-25T16:41:00Z">
          <w:r w:rsidR="004E0597" w:rsidDel="008D752F">
            <w:rPr>
              <w:rFonts w:ascii="Times New Roman" w:eastAsia="Times New Roman" w:hAnsi="Times New Roman" w:cs="Times New Roman"/>
              <w:color w:val="000000"/>
              <w:kern w:val="0"/>
              <w:sz w:val="18"/>
              <w:szCs w:val="18"/>
            </w:rPr>
            <w:delText xml:space="preserve"> </w:delText>
          </w:r>
        </w:del>
      </w:ins>
    </w:p>
    <w:p w14:paraId="163F020E" w14:textId="2A72B77C" w:rsidR="00B4756E" w:rsidRDefault="00536815">
      <w:pPr>
        <w:pPrChange w:id="2832" w:author="Ragdad Cani Miranti" w:date="2020-11-09T17:04:00Z">
          <w:pPr>
            <w:jc w:val="center"/>
          </w:pPr>
        </w:pPrChange>
      </w:pPr>
      <w:commentRangeStart w:id="2833"/>
      <w:del w:id="2834" w:author="Ragdad Cani Miranti" w:date="2020-11-09T17:03:00Z">
        <w:r w:rsidRPr="00536815" w:rsidDel="009123CA">
          <w:rPr>
            <w:rFonts w:ascii="Times New Roman" w:hAnsi="Times New Roman" w:cs="Times New Roman" w:hint="eastAsia"/>
            <w:noProof/>
            <w:sz w:val="22"/>
          </w:rPr>
          <w:drawing>
            <wp:inline distT="0" distB="0" distL="0" distR="0" wp14:anchorId="78174C8F" wp14:editId="0DF5CFBE">
              <wp:extent cx="4393858" cy="18605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96624" cy="1861721"/>
                      </a:xfrm>
                      <a:prstGeom prst="rect">
                        <a:avLst/>
                      </a:prstGeom>
                      <a:noFill/>
                      <a:ln>
                        <a:noFill/>
                      </a:ln>
                    </pic:spPr>
                  </pic:pic>
                </a:graphicData>
              </a:graphic>
            </wp:inline>
          </w:drawing>
        </w:r>
      </w:del>
      <w:commentRangeEnd w:id="2833"/>
      <w:r w:rsidR="00C53E6A">
        <w:rPr>
          <w:rStyle w:val="CommentReference"/>
        </w:rPr>
        <w:commentReference w:id="2833"/>
      </w:r>
    </w:p>
    <w:p w14:paraId="385AF30D" w14:textId="69FDA66F" w:rsidR="00B4756E" w:rsidRDefault="00B4756E">
      <w:pPr>
        <w:ind w:firstLine="567"/>
        <w:rPr>
          <w:ins w:id="2835" w:author="Harry" w:date="2020-11-21T12:55:00Z"/>
          <w:rFonts w:ascii="Times New Roman" w:hAnsi="Times New Roman" w:cs="Times New Roman"/>
          <w:sz w:val="22"/>
        </w:rPr>
        <w:pPrChange w:id="2836" w:author="Harry" w:date="2020-11-21T13:01:00Z">
          <w:pPr>
            <w:ind w:firstLine="426"/>
          </w:pPr>
        </w:pPrChange>
      </w:pPr>
      <w:del w:id="2837" w:author="Ragdad Cani Miranti" w:date="2020-11-09T17:49:00Z">
        <w:r w:rsidRPr="00B4756E" w:rsidDel="00B60D89">
          <w:rPr>
            <w:rFonts w:ascii="Times New Roman" w:hAnsi="Times New Roman" w:cs="Times New Roman"/>
            <w:sz w:val="22"/>
          </w:rPr>
          <w:delText xml:space="preserve">Before estimating spatial regression models with spatial lag variable for pandemic period, we reconfirmed the absence of spatial dependence in regional growth dynamics in pre-pandemic period. </w:delText>
        </w:r>
      </w:del>
      <w:r w:rsidRPr="00B4756E">
        <w:rPr>
          <w:rFonts w:ascii="Times New Roman" w:hAnsi="Times New Roman" w:cs="Times New Roman"/>
          <w:sz w:val="22"/>
        </w:rPr>
        <w:t xml:space="preserve">Table </w:t>
      </w:r>
      <w:ins w:id="2838" w:author="Harry" w:date="2020-11-20T21:54:00Z">
        <w:r w:rsidR="00C07E21">
          <w:rPr>
            <w:rFonts w:ascii="Times New Roman" w:hAnsi="Times New Roman" w:cs="Times New Roman"/>
            <w:sz w:val="22"/>
          </w:rPr>
          <w:t>3</w:t>
        </w:r>
      </w:ins>
      <w:del w:id="2839" w:author="Harry" w:date="2020-11-20T21:54:00Z">
        <w:r w:rsidRPr="00B4756E" w:rsidDel="00C07E21">
          <w:rPr>
            <w:rFonts w:ascii="Times New Roman" w:hAnsi="Times New Roman" w:cs="Times New Roman"/>
            <w:sz w:val="22"/>
          </w:rPr>
          <w:delText>2</w:delText>
        </w:r>
      </w:del>
      <w:r w:rsidRPr="00B4756E">
        <w:rPr>
          <w:rFonts w:ascii="Times New Roman" w:hAnsi="Times New Roman" w:cs="Times New Roman"/>
          <w:sz w:val="22"/>
        </w:rPr>
        <w:t xml:space="preserve"> presents the results of </w:t>
      </w:r>
      <w:ins w:id="2840" w:author="Harry" w:date="2020-11-28T10:50:00Z">
        <w:r w:rsidR="008972E7">
          <w:rPr>
            <w:rFonts w:ascii="Times New Roman" w:hAnsi="Times New Roman" w:cs="Times New Roman"/>
            <w:sz w:val="22"/>
          </w:rPr>
          <w:t xml:space="preserve">non-spatial and </w:t>
        </w:r>
      </w:ins>
      <w:r w:rsidRPr="00B4756E">
        <w:rPr>
          <w:rFonts w:ascii="Times New Roman" w:hAnsi="Times New Roman" w:cs="Times New Roman"/>
          <w:sz w:val="22"/>
        </w:rPr>
        <w:t xml:space="preserve">spatial </w:t>
      </w:r>
      <w:ins w:id="2841" w:author="Harry" w:date="2020-11-28T10:50:00Z">
        <w:r w:rsidR="008972E7">
          <w:rPr>
            <w:rFonts w:ascii="Times New Roman" w:hAnsi="Times New Roman" w:cs="Times New Roman"/>
            <w:sz w:val="22"/>
          </w:rPr>
          <w:t>r</w:t>
        </w:r>
      </w:ins>
      <w:del w:id="2842" w:author="Harry" w:date="2020-11-28T10:50:00Z">
        <w:r w:rsidRPr="00B4756E" w:rsidDel="008972E7">
          <w:rPr>
            <w:rFonts w:ascii="Times New Roman" w:hAnsi="Times New Roman" w:cs="Times New Roman"/>
            <w:sz w:val="22"/>
          </w:rPr>
          <w:delText>and non-spatial r</w:delText>
        </w:r>
      </w:del>
      <w:r w:rsidRPr="00B4756E">
        <w:rPr>
          <w:rFonts w:ascii="Times New Roman" w:hAnsi="Times New Roman" w:cs="Times New Roman"/>
          <w:sz w:val="22"/>
        </w:rPr>
        <w:t xml:space="preserve">egressions of the </w:t>
      </w:r>
      <w:del w:id="2843" w:author="Ragdad Cani Miranti" w:date="2020-11-09T17:49:00Z">
        <w:r w:rsidRPr="00B4756E" w:rsidDel="00B60D89">
          <w:rPr>
            <w:rFonts w:ascii="Times New Roman" w:hAnsi="Times New Roman" w:cs="Times New Roman"/>
            <w:sz w:val="22"/>
          </w:rPr>
          <w:delText xml:space="preserve">economic </w:delText>
        </w:r>
      </w:del>
      <w:ins w:id="2844" w:author="Ragdad Cani Miranti" w:date="2020-11-09T17:54:00Z">
        <w:r w:rsidR="00B0317C">
          <w:rPr>
            <w:rFonts w:ascii="Times New Roman" w:hAnsi="Times New Roman" w:cs="Times New Roman"/>
            <w:sz w:val="22"/>
          </w:rPr>
          <w:t>GDP</w:t>
        </w:r>
      </w:ins>
      <w:ins w:id="2845" w:author="Ragdad Cani Miranti" w:date="2020-11-09T17:49:00Z">
        <w:r w:rsidR="00B60D89" w:rsidRPr="00B4756E">
          <w:rPr>
            <w:rFonts w:ascii="Times New Roman" w:hAnsi="Times New Roman" w:cs="Times New Roman"/>
            <w:sz w:val="22"/>
          </w:rPr>
          <w:t xml:space="preserve"> </w:t>
        </w:r>
      </w:ins>
      <w:r w:rsidRPr="00B4756E">
        <w:rPr>
          <w:rFonts w:ascii="Times New Roman" w:hAnsi="Times New Roman" w:cs="Times New Roman"/>
          <w:sz w:val="22"/>
        </w:rPr>
        <w:t xml:space="preserve">growth </w:t>
      </w:r>
      <w:ins w:id="2846" w:author="Ragdad Cani Miranti" w:date="2020-11-09T17:49:00Z">
        <w:r w:rsidR="00B60D89">
          <w:rPr>
            <w:rFonts w:ascii="Times New Roman" w:hAnsi="Times New Roman" w:cs="Times New Roman"/>
            <w:sz w:val="22"/>
          </w:rPr>
          <w:t xml:space="preserve">in </w:t>
        </w:r>
        <w:del w:id="2847" w:author="Harry" w:date="2020-11-28T17:12:00Z">
          <w:r w:rsidR="00B60D89" w:rsidDel="00B86486">
            <w:rPr>
              <w:rFonts w:ascii="Times New Roman" w:hAnsi="Times New Roman" w:cs="Times New Roman"/>
              <w:sz w:val="22"/>
            </w:rPr>
            <w:delText>pre-pandemic period and with pandemic</w:delText>
          </w:r>
        </w:del>
      </w:ins>
      <w:ins w:id="2848" w:author="Harry" w:date="2020-11-28T17:12:00Z">
        <w:r w:rsidR="00B86486">
          <w:rPr>
            <w:rFonts w:ascii="Times New Roman" w:hAnsi="Times New Roman" w:cs="Times New Roman"/>
            <w:sz w:val="22"/>
          </w:rPr>
          <w:t>both</w:t>
        </w:r>
      </w:ins>
      <w:ins w:id="2849" w:author="Ragdad Cani Miranti" w:date="2020-11-09T17:49:00Z">
        <w:r w:rsidR="00B60D89">
          <w:rPr>
            <w:rFonts w:ascii="Times New Roman" w:hAnsi="Times New Roman" w:cs="Times New Roman"/>
            <w:sz w:val="22"/>
          </w:rPr>
          <w:t xml:space="preserve"> period</w:t>
        </w:r>
      </w:ins>
      <w:ins w:id="2850" w:author="Harry" w:date="2020-11-28T17:12:00Z">
        <w:r w:rsidR="00B86486">
          <w:rPr>
            <w:rFonts w:ascii="Times New Roman" w:hAnsi="Times New Roman" w:cs="Times New Roman"/>
            <w:sz w:val="22"/>
          </w:rPr>
          <w:t>s</w:t>
        </w:r>
      </w:ins>
      <w:del w:id="2851" w:author="Ragdad Cani Miranti" w:date="2020-11-09T17:49:00Z">
        <w:r w:rsidRPr="00B4756E" w:rsidDel="00B60D89">
          <w:rPr>
            <w:rFonts w:ascii="Times New Roman" w:hAnsi="Times New Roman" w:cs="Times New Roman"/>
            <w:sz w:val="22"/>
          </w:rPr>
          <w:delText xml:space="preserve">before </w:delText>
        </w:r>
      </w:del>
      <w:del w:id="2852" w:author="Budy Resosudarmo" w:date="2020-10-16T10:47:00Z">
        <w:r w:rsidRPr="00B4756E" w:rsidDel="00F73CB7">
          <w:rPr>
            <w:rFonts w:ascii="Times New Roman" w:hAnsi="Times New Roman" w:cs="Times New Roman"/>
            <w:sz w:val="22"/>
          </w:rPr>
          <w:delText>Covid</w:delText>
        </w:r>
      </w:del>
      <w:ins w:id="2853" w:author="Budy Resosudarmo" w:date="2020-10-16T10:47:00Z">
        <w:del w:id="2854" w:author="Ragdad Cani Miranti" w:date="2020-11-09T17:49:00Z">
          <w:r w:rsidR="00F73CB7" w:rsidDel="00B60D89">
            <w:rPr>
              <w:rFonts w:ascii="Times New Roman" w:hAnsi="Times New Roman" w:cs="Times New Roman"/>
              <w:sz w:val="22"/>
            </w:rPr>
            <w:delText>COVID</w:delText>
          </w:r>
        </w:del>
      </w:ins>
      <w:del w:id="2855" w:author="Ragdad Cani Miranti" w:date="2020-11-09T17:49:00Z">
        <w:r w:rsidRPr="00B4756E" w:rsidDel="00B60D89">
          <w:rPr>
            <w:rFonts w:ascii="Times New Roman" w:hAnsi="Times New Roman" w:cs="Times New Roman"/>
            <w:sz w:val="22"/>
          </w:rPr>
          <w:delText>-19 outbreak</w:delText>
        </w:r>
      </w:del>
      <w:r w:rsidRPr="00B4756E">
        <w:rPr>
          <w:rFonts w:ascii="Times New Roman" w:hAnsi="Times New Roman" w:cs="Times New Roman"/>
          <w:sz w:val="22"/>
        </w:rPr>
        <w:t xml:space="preserve">. All spatial regressions are estimated using maximum </w:t>
      </w:r>
      <w:r w:rsidRPr="00DE2C72">
        <w:rPr>
          <w:rFonts w:ascii="Times New Roman" w:hAnsi="Times New Roman" w:cs="Times New Roman"/>
          <w:sz w:val="22"/>
        </w:rPr>
        <w:t xml:space="preserve">likelihood estimator for cross-sectional data. </w:t>
      </w:r>
      <w:r w:rsidRPr="00932B36">
        <w:rPr>
          <w:rFonts w:ascii="Times New Roman" w:hAnsi="Times New Roman" w:cs="Times New Roman"/>
          <w:sz w:val="22"/>
          <w:highlight w:val="yellow"/>
          <w:rPrChange w:id="2856" w:author="Harry" w:date="2020-11-28T17:32:00Z">
            <w:rPr>
              <w:rFonts w:ascii="Times New Roman" w:hAnsi="Times New Roman" w:cs="Times New Roman"/>
              <w:sz w:val="22"/>
            </w:rPr>
          </w:rPrChange>
        </w:rPr>
        <w:t xml:space="preserve">The </w:t>
      </w:r>
      <w:ins w:id="2857" w:author="Harry" w:date="2020-11-28T11:04:00Z">
        <w:r w:rsidR="00005486" w:rsidRPr="00932B36">
          <w:rPr>
            <w:rFonts w:ascii="Times New Roman" w:hAnsi="Times New Roman" w:cs="Times New Roman"/>
            <w:sz w:val="22"/>
            <w:highlight w:val="yellow"/>
            <w:rPrChange w:id="2858" w:author="Harry" w:date="2020-11-28T17:32:00Z">
              <w:rPr>
                <w:rFonts w:ascii="Times New Roman" w:hAnsi="Times New Roman" w:cs="Times New Roman"/>
                <w:sz w:val="22"/>
              </w:rPr>
            </w:rPrChange>
          </w:rPr>
          <w:t>results</w:t>
        </w:r>
      </w:ins>
      <w:del w:id="2859" w:author="Harry" w:date="2020-11-28T11:04:00Z">
        <w:r w:rsidRPr="00932B36" w:rsidDel="00005486">
          <w:rPr>
            <w:rFonts w:ascii="Times New Roman" w:hAnsi="Times New Roman" w:cs="Times New Roman"/>
            <w:sz w:val="22"/>
            <w:highlight w:val="yellow"/>
            <w:rPrChange w:id="2860" w:author="Harry" w:date="2020-11-28T17:32:00Z">
              <w:rPr>
                <w:rFonts w:ascii="Times New Roman" w:hAnsi="Times New Roman" w:cs="Times New Roman"/>
                <w:sz w:val="22"/>
              </w:rPr>
            </w:rPrChange>
          </w:rPr>
          <w:delText>table</w:delText>
        </w:r>
      </w:del>
      <w:r w:rsidRPr="00932B36">
        <w:rPr>
          <w:rFonts w:ascii="Times New Roman" w:hAnsi="Times New Roman" w:cs="Times New Roman"/>
          <w:sz w:val="22"/>
          <w:highlight w:val="yellow"/>
          <w:rPrChange w:id="2861" w:author="Harry" w:date="2020-11-28T17:32:00Z">
            <w:rPr>
              <w:rFonts w:ascii="Times New Roman" w:hAnsi="Times New Roman" w:cs="Times New Roman"/>
              <w:sz w:val="22"/>
            </w:rPr>
          </w:rPrChange>
        </w:rPr>
        <w:t xml:space="preserve"> show</w:t>
      </w:r>
      <w:del w:id="2862" w:author="Harry" w:date="2020-11-28T11:04:00Z">
        <w:r w:rsidRPr="00932B36" w:rsidDel="00005486">
          <w:rPr>
            <w:rFonts w:ascii="Times New Roman" w:hAnsi="Times New Roman" w:cs="Times New Roman"/>
            <w:sz w:val="22"/>
            <w:highlight w:val="yellow"/>
            <w:rPrChange w:id="2863" w:author="Harry" w:date="2020-11-28T17:32:00Z">
              <w:rPr>
                <w:rFonts w:ascii="Times New Roman" w:hAnsi="Times New Roman" w:cs="Times New Roman"/>
                <w:sz w:val="22"/>
              </w:rPr>
            </w:rPrChange>
          </w:rPr>
          <w:delText>s</w:delText>
        </w:r>
      </w:del>
      <w:r w:rsidRPr="00932B36">
        <w:rPr>
          <w:rFonts w:ascii="Times New Roman" w:hAnsi="Times New Roman" w:cs="Times New Roman"/>
          <w:sz w:val="22"/>
          <w:highlight w:val="yellow"/>
          <w:rPrChange w:id="2864" w:author="Harry" w:date="2020-11-28T17:32:00Z">
            <w:rPr>
              <w:rFonts w:ascii="Times New Roman" w:hAnsi="Times New Roman" w:cs="Times New Roman"/>
              <w:sz w:val="22"/>
            </w:rPr>
          </w:rPrChange>
        </w:rPr>
        <w:t xml:space="preserve"> that</w:t>
      </w:r>
      <w:ins w:id="2865" w:author="Ragdad Cani Miranti" w:date="2020-11-09T17:57:00Z">
        <w:r w:rsidR="00B0317C" w:rsidRPr="00932B36">
          <w:rPr>
            <w:rFonts w:ascii="Times New Roman" w:hAnsi="Times New Roman" w:cs="Times New Roman"/>
            <w:sz w:val="22"/>
            <w:highlight w:val="yellow"/>
            <w:rPrChange w:id="2866" w:author="Harry" w:date="2020-11-28T17:32:00Z">
              <w:rPr>
                <w:rFonts w:ascii="Times New Roman" w:hAnsi="Times New Roman" w:cs="Times New Roman"/>
                <w:sz w:val="22"/>
              </w:rPr>
            </w:rPrChange>
          </w:rPr>
          <w:t xml:space="preserve"> </w:t>
        </w:r>
      </w:ins>
      <w:ins w:id="2867" w:author="Ragdad Cani Miranti" w:date="2020-11-27T10:36:00Z">
        <w:r w:rsidR="00B374D4" w:rsidRPr="00932B36">
          <w:rPr>
            <w:rFonts w:ascii="Times New Roman" w:hAnsi="Times New Roman" w:cs="Times New Roman"/>
            <w:sz w:val="22"/>
            <w:highlight w:val="yellow"/>
            <w:rPrChange w:id="2868" w:author="Harry" w:date="2020-11-28T17:32:00Z">
              <w:rPr>
                <w:rFonts w:ascii="Times New Roman" w:hAnsi="Times New Roman" w:cs="Times New Roman"/>
                <w:sz w:val="22"/>
              </w:rPr>
            </w:rPrChange>
          </w:rPr>
          <w:t>all</w:t>
        </w:r>
      </w:ins>
      <w:ins w:id="2869" w:author="Ragdad Cani Miranti" w:date="2020-11-09T17:58:00Z">
        <w:r w:rsidR="00B0317C" w:rsidRPr="00932B36">
          <w:rPr>
            <w:rFonts w:ascii="Times New Roman" w:hAnsi="Times New Roman" w:cs="Times New Roman"/>
            <w:sz w:val="22"/>
            <w:highlight w:val="yellow"/>
            <w:rPrChange w:id="2870" w:author="Harry" w:date="2020-11-28T17:32:00Z">
              <w:rPr>
                <w:rFonts w:ascii="Times New Roman" w:hAnsi="Times New Roman" w:cs="Times New Roman"/>
                <w:sz w:val="22"/>
              </w:rPr>
            </w:rPrChange>
          </w:rPr>
          <w:t xml:space="preserve"> </w:t>
        </w:r>
      </w:ins>
      <w:del w:id="2871" w:author="Ragdad Cani Miranti" w:date="2020-11-09T17:57:00Z">
        <w:r w:rsidRPr="00932B36" w:rsidDel="00B0317C">
          <w:rPr>
            <w:rFonts w:ascii="Times New Roman" w:hAnsi="Times New Roman" w:cs="Times New Roman"/>
            <w:sz w:val="22"/>
            <w:highlight w:val="yellow"/>
            <w:rPrChange w:id="2872" w:author="Harry" w:date="2020-11-28T17:32:00Z">
              <w:rPr>
                <w:rFonts w:ascii="Times New Roman" w:hAnsi="Times New Roman" w:cs="Times New Roman"/>
                <w:sz w:val="22"/>
              </w:rPr>
            </w:rPrChange>
          </w:rPr>
          <w:delText xml:space="preserve"> none of </w:delText>
        </w:r>
      </w:del>
      <w:r w:rsidRPr="00932B36">
        <w:rPr>
          <w:rFonts w:ascii="Times New Roman" w:hAnsi="Times New Roman" w:cs="Times New Roman"/>
          <w:sz w:val="22"/>
          <w:highlight w:val="yellow"/>
          <w:rPrChange w:id="2873" w:author="Harry" w:date="2020-11-28T17:32:00Z">
            <w:rPr>
              <w:rFonts w:ascii="Times New Roman" w:hAnsi="Times New Roman" w:cs="Times New Roman"/>
              <w:sz w:val="22"/>
            </w:rPr>
          </w:rPrChange>
        </w:rPr>
        <w:t>coefficient</w:t>
      </w:r>
      <w:del w:id="2874" w:author="Ragdad Cani Miranti" w:date="2020-11-09T17:57:00Z">
        <w:r w:rsidRPr="00932B36" w:rsidDel="00B0317C">
          <w:rPr>
            <w:rFonts w:ascii="Times New Roman" w:hAnsi="Times New Roman" w:cs="Times New Roman"/>
            <w:sz w:val="22"/>
            <w:highlight w:val="yellow"/>
            <w:rPrChange w:id="2875" w:author="Harry" w:date="2020-11-28T17:32:00Z">
              <w:rPr>
                <w:rFonts w:ascii="Times New Roman" w:hAnsi="Times New Roman" w:cs="Times New Roman"/>
                <w:sz w:val="22"/>
              </w:rPr>
            </w:rPrChange>
          </w:rPr>
          <w:delText>s</w:delText>
        </w:r>
      </w:del>
      <w:r w:rsidRPr="00932B36">
        <w:rPr>
          <w:rFonts w:ascii="Times New Roman" w:hAnsi="Times New Roman" w:cs="Times New Roman"/>
          <w:sz w:val="22"/>
          <w:highlight w:val="yellow"/>
          <w:rPrChange w:id="2876" w:author="Harry" w:date="2020-11-28T17:32:00Z">
            <w:rPr>
              <w:rFonts w:ascii="Times New Roman" w:hAnsi="Times New Roman" w:cs="Times New Roman"/>
              <w:sz w:val="22"/>
            </w:rPr>
          </w:rPrChange>
        </w:rPr>
        <w:t xml:space="preserve"> in </w:t>
      </w:r>
      <w:ins w:id="2877" w:author="Ragdad Cani Miranti" w:date="2020-11-09T17:57:00Z">
        <w:r w:rsidR="00B0317C" w:rsidRPr="00932B36">
          <w:rPr>
            <w:rFonts w:ascii="Times New Roman" w:hAnsi="Times New Roman" w:cs="Times New Roman"/>
            <w:sz w:val="22"/>
            <w:highlight w:val="yellow"/>
            <w:rPrChange w:id="2878" w:author="Harry" w:date="2020-11-28T17:32:00Z">
              <w:rPr>
                <w:rFonts w:ascii="Times New Roman" w:hAnsi="Times New Roman" w:cs="Times New Roman"/>
                <w:sz w:val="22"/>
              </w:rPr>
            </w:rPrChange>
          </w:rPr>
          <w:t>OL</w:t>
        </w:r>
      </w:ins>
      <w:ins w:id="2879" w:author="Ragdad Cani Miranti" w:date="2020-11-27T10:36:00Z">
        <w:r w:rsidR="00B374D4" w:rsidRPr="00932B36">
          <w:rPr>
            <w:rFonts w:ascii="Times New Roman" w:hAnsi="Times New Roman" w:cs="Times New Roman"/>
            <w:sz w:val="22"/>
            <w:highlight w:val="yellow"/>
            <w:rPrChange w:id="2880" w:author="Harry" w:date="2020-11-28T17:32:00Z">
              <w:rPr>
                <w:rFonts w:ascii="Times New Roman" w:hAnsi="Times New Roman" w:cs="Times New Roman"/>
                <w:sz w:val="22"/>
              </w:rPr>
            </w:rPrChange>
          </w:rPr>
          <w:t xml:space="preserve">S, </w:t>
        </w:r>
      </w:ins>
      <w:ins w:id="2881" w:author="Ragdad Cani Miranti" w:date="2020-11-09T17:58:00Z">
        <w:r w:rsidR="00B0317C" w:rsidRPr="00932B36">
          <w:rPr>
            <w:rFonts w:ascii="Times New Roman" w:hAnsi="Times New Roman" w:cs="Times New Roman"/>
            <w:sz w:val="22"/>
            <w:highlight w:val="yellow"/>
            <w:rPrChange w:id="2882" w:author="Harry" w:date="2020-11-28T17:32:00Z">
              <w:rPr>
                <w:rFonts w:ascii="Times New Roman" w:hAnsi="Times New Roman" w:cs="Times New Roman"/>
                <w:sz w:val="22"/>
              </w:rPr>
            </w:rPrChange>
          </w:rPr>
          <w:t>SLM</w:t>
        </w:r>
      </w:ins>
      <w:ins w:id="2883" w:author="Ragdad Cani Miranti" w:date="2020-11-27T10:36:00Z">
        <w:r w:rsidR="00B374D4" w:rsidRPr="00932B36">
          <w:rPr>
            <w:rFonts w:ascii="Times New Roman" w:hAnsi="Times New Roman" w:cs="Times New Roman"/>
            <w:sz w:val="22"/>
            <w:highlight w:val="yellow"/>
            <w:rPrChange w:id="2884" w:author="Harry" w:date="2020-11-28T17:32:00Z">
              <w:rPr>
                <w:rFonts w:ascii="Times New Roman" w:hAnsi="Times New Roman" w:cs="Times New Roman"/>
                <w:sz w:val="22"/>
              </w:rPr>
            </w:rPrChange>
          </w:rPr>
          <w:t xml:space="preserve"> and SEM</w:t>
        </w:r>
      </w:ins>
      <w:ins w:id="2885" w:author="Ragdad Cani Miranti" w:date="2020-11-09T17:58:00Z">
        <w:r w:rsidR="00B0317C" w:rsidRPr="00932B36">
          <w:rPr>
            <w:rFonts w:ascii="Times New Roman" w:hAnsi="Times New Roman" w:cs="Times New Roman"/>
            <w:sz w:val="22"/>
            <w:highlight w:val="yellow"/>
            <w:rPrChange w:id="2886" w:author="Harry" w:date="2020-11-28T17:32:00Z">
              <w:rPr>
                <w:rFonts w:ascii="Times New Roman" w:hAnsi="Times New Roman" w:cs="Times New Roman"/>
                <w:sz w:val="22"/>
              </w:rPr>
            </w:rPrChange>
          </w:rPr>
          <w:t xml:space="preserve"> model </w:t>
        </w:r>
      </w:ins>
      <w:ins w:id="2887" w:author="Ragdad Cani Miranti" w:date="2020-11-09T17:59:00Z">
        <w:r w:rsidR="005C0C8E" w:rsidRPr="00932B36">
          <w:rPr>
            <w:rFonts w:ascii="Times New Roman" w:hAnsi="Times New Roman" w:cs="Times New Roman"/>
            <w:sz w:val="22"/>
            <w:highlight w:val="yellow"/>
            <w:rPrChange w:id="2888" w:author="Harry" w:date="2020-11-28T17:32:00Z">
              <w:rPr>
                <w:rFonts w:ascii="Times New Roman" w:hAnsi="Times New Roman" w:cs="Times New Roman"/>
                <w:sz w:val="22"/>
              </w:rPr>
            </w:rPrChange>
          </w:rPr>
          <w:t>are</w:t>
        </w:r>
      </w:ins>
      <w:ins w:id="2889" w:author="Ragdad Cani Miranti" w:date="2020-11-09T17:58:00Z">
        <w:r w:rsidR="00B0317C" w:rsidRPr="00932B36">
          <w:rPr>
            <w:rFonts w:ascii="Times New Roman" w:hAnsi="Times New Roman" w:cs="Times New Roman"/>
            <w:sz w:val="22"/>
            <w:highlight w:val="yellow"/>
            <w:rPrChange w:id="2890" w:author="Harry" w:date="2020-11-28T17:32:00Z">
              <w:rPr>
                <w:rFonts w:ascii="Times New Roman" w:hAnsi="Times New Roman" w:cs="Times New Roman"/>
                <w:sz w:val="22"/>
              </w:rPr>
            </w:rPrChange>
          </w:rPr>
          <w:t xml:space="preserve"> significant in pre-pandemic period, while </w:t>
        </w:r>
      </w:ins>
      <w:ins w:id="2891" w:author="Ragdad Cani Miranti" w:date="2020-11-27T10:36:00Z">
        <w:r w:rsidR="00B374D4" w:rsidRPr="00932B36">
          <w:rPr>
            <w:rFonts w:ascii="Times New Roman" w:hAnsi="Times New Roman" w:cs="Times New Roman"/>
            <w:sz w:val="22"/>
            <w:highlight w:val="yellow"/>
            <w:rPrChange w:id="2892" w:author="Harry" w:date="2020-11-28T17:32:00Z">
              <w:rPr>
                <w:rFonts w:ascii="Times New Roman" w:hAnsi="Times New Roman" w:cs="Times New Roman"/>
                <w:sz w:val="22"/>
              </w:rPr>
            </w:rPrChange>
          </w:rPr>
          <w:t>none of coe</w:t>
        </w:r>
      </w:ins>
      <w:ins w:id="2893" w:author="Ragdad Cani Miranti" w:date="2020-11-27T10:37:00Z">
        <w:r w:rsidR="00B374D4" w:rsidRPr="00932B36">
          <w:rPr>
            <w:rFonts w:ascii="Times New Roman" w:hAnsi="Times New Roman" w:cs="Times New Roman"/>
            <w:sz w:val="22"/>
            <w:highlight w:val="yellow"/>
            <w:rPrChange w:id="2894" w:author="Harry" w:date="2020-11-28T17:32:00Z">
              <w:rPr>
                <w:rFonts w:ascii="Times New Roman" w:hAnsi="Times New Roman" w:cs="Times New Roman"/>
                <w:sz w:val="22"/>
              </w:rPr>
            </w:rPrChange>
          </w:rPr>
          <w:t>fficient</w:t>
        </w:r>
      </w:ins>
      <w:del w:id="2895" w:author="Ragdad Cani Miranti" w:date="2020-11-09T17:57:00Z">
        <w:r w:rsidRPr="00932B36" w:rsidDel="00B0317C">
          <w:rPr>
            <w:rFonts w:ascii="Times New Roman" w:hAnsi="Times New Roman" w:cs="Times New Roman"/>
            <w:sz w:val="22"/>
            <w:highlight w:val="yellow"/>
            <w:rPrChange w:id="2896" w:author="Harry" w:date="2020-11-28T17:32:00Z">
              <w:rPr>
                <w:rFonts w:ascii="Times New Roman" w:hAnsi="Times New Roman" w:cs="Times New Roman"/>
                <w:sz w:val="22"/>
              </w:rPr>
            </w:rPrChange>
          </w:rPr>
          <w:delText xml:space="preserve">SLM </w:delText>
        </w:r>
      </w:del>
      <w:del w:id="2897" w:author="Ragdad Cani Miranti" w:date="2020-11-09T18:00:00Z">
        <w:r w:rsidRPr="00932B36" w:rsidDel="005C0C8E">
          <w:rPr>
            <w:rFonts w:ascii="Times New Roman" w:hAnsi="Times New Roman" w:cs="Times New Roman"/>
            <w:sz w:val="22"/>
            <w:highlight w:val="yellow"/>
            <w:rPrChange w:id="2898" w:author="Harry" w:date="2020-11-28T17:32:00Z">
              <w:rPr>
                <w:rFonts w:ascii="Times New Roman" w:hAnsi="Times New Roman" w:cs="Times New Roman"/>
                <w:sz w:val="22"/>
              </w:rPr>
            </w:rPrChange>
          </w:rPr>
          <w:delText>and SE</w:delText>
        </w:r>
      </w:del>
      <w:del w:id="2899" w:author="Ragdad Cani Miranti" w:date="2020-11-09T17:59:00Z">
        <w:r w:rsidRPr="00932B36" w:rsidDel="005C0C8E">
          <w:rPr>
            <w:rFonts w:ascii="Times New Roman" w:hAnsi="Times New Roman" w:cs="Times New Roman"/>
            <w:sz w:val="22"/>
            <w:highlight w:val="yellow"/>
            <w:rPrChange w:id="2900" w:author="Harry" w:date="2020-11-28T17:32:00Z">
              <w:rPr>
                <w:rFonts w:ascii="Times New Roman" w:hAnsi="Times New Roman" w:cs="Times New Roman"/>
                <w:sz w:val="22"/>
              </w:rPr>
            </w:rPrChange>
          </w:rPr>
          <w:delText>M models</w:delText>
        </w:r>
      </w:del>
      <w:r w:rsidRPr="00932B36">
        <w:rPr>
          <w:rFonts w:ascii="Times New Roman" w:hAnsi="Times New Roman" w:cs="Times New Roman"/>
          <w:sz w:val="22"/>
          <w:highlight w:val="yellow"/>
          <w:rPrChange w:id="2901" w:author="Harry" w:date="2020-11-28T17:32:00Z">
            <w:rPr>
              <w:rFonts w:ascii="Times New Roman" w:hAnsi="Times New Roman" w:cs="Times New Roman"/>
              <w:sz w:val="22"/>
            </w:rPr>
          </w:rPrChange>
        </w:rPr>
        <w:t xml:space="preserve"> </w:t>
      </w:r>
      <w:ins w:id="2902" w:author="Ragdad Cani Miranti" w:date="2020-11-09T18:00:00Z">
        <w:r w:rsidR="005C0C8E" w:rsidRPr="00932B36">
          <w:rPr>
            <w:rFonts w:ascii="Times New Roman" w:hAnsi="Times New Roman" w:cs="Times New Roman"/>
            <w:sz w:val="22"/>
            <w:highlight w:val="yellow"/>
            <w:rPrChange w:id="2903" w:author="Harry" w:date="2020-11-28T17:32:00Z">
              <w:rPr>
                <w:rFonts w:ascii="Times New Roman" w:hAnsi="Times New Roman" w:cs="Times New Roman"/>
                <w:sz w:val="22"/>
              </w:rPr>
            </w:rPrChange>
          </w:rPr>
          <w:t>is</w:t>
        </w:r>
      </w:ins>
      <w:del w:id="2904" w:author="Ragdad Cani Miranti" w:date="2020-11-09T18:00:00Z">
        <w:r w:rsidRPr="00932B36" w:rsidDel="005C0C8E">
          <w:rPr>
            <w:rFonts w:ascii="Times New Roman" w:hAnsi="Times New Roman" w:cs="Times New Roman"/>
            <w:sz w:val="22"/>
            <w:highlight w:val="yellow"/>
            <w:rPrChange w:id="2905" w:author="Harry" w:date="2020-11-28T17:32:00Z">
              <w:rPr>
                <w:rFonts w:ascii="Times New Roman" w:hAnsi="Times New Roman" w:cs="Times New Roman"/>
                <w:sz w:val="22"/>
              </w:rPr>
            </w:rPrChange>
          </w:rPr>
          <w:delText>are</w:delText>
        </w:r>
      </w:del>
      <w:r w:rsidRPr="00932B36">
        <w:rPr>
          <w:rFonts w:ascii="Times New Roman" w:hAnsi="Times New Roman" w:cs="Times New Roman"/>
          <w:sz w:val="22"/>
          <w:highlight w:val="yellow"/>
          <w:rPrChange w:id="2906" w:author="Harry" w:date="2020-11-28T17:32:00Z">
            <w:rPr>
              <w:rFonts w:ascii="Times New Roman" w:hAnsi="Times New Roman" w:cs="Times New Roman"/>
              <w:sz w:val="22"/>
            </w:rPr>
          </w:rPrChange>
        </w:rPr>
        <w:t xml:space="preserve"> significant</w:t>
      </w:r>
      <w:ins w:id="2907" w:author="Ragdad Cani Miranti" w:date="2020-11-09T18:00:00Z">
        <w:r w:rsidR="005C0C8E" w:rsidRPr="00932B36">
          <w:rPr>
            <w:rFonts w:ascii="Times New Roman" w:hAnsi="Times New Roman" w:cs="Times New Roman"/>
            <w:sz w:val="22"/>
            <w:highlight w:val="yellow"/>
            <w:rPrChange w:id="2908" w:author="Harry" w:date="2020-11-28T17:32:00Z">
              <w:rPr>
                <w:rFonts w:ascii="Times New Roman" w:hAnsi="Times New Roman" w:cs="Times New Roman"/>
                <w:sz w:val="22"/>
              </w:rPr>
            </w:rPrChange>
          </w:rPr>
          <w:t xml:space="preserve"> in the</w:t>
        </w:r>
        <w:del w:id="2909" w:author="Harry" w:date="2020-11-28T10:51:00Z">
          <w:r w:rsidR="005C0C8E" w:rsidRPr="00932B36" w:rsidDel="006747BE">
            <w:rPr>
              <w:rFonts w:ascii="Times New Roman" w:hAnsi="Times New Roman" w:cs="Times New Roman"/>
              <w:sz w:val="22"/>
              <w:highlight w:val="yellow"/>
              <w:rPrChange w:id="2910" w:author="Harry" w:date="2020-11-28T17:32:00Z">
                <w:rPr>
                  <w:rFonts w:ascii="Times New Roman" w:hAnsi="Times New Roman" w:cs="Times New Roman"/>
                  <w:sz w:val="22"/>
                </w:rPr>
              </w:rPrChange>
            </w:rPr>
            <w:delText xml:space="preserve"> with</w:delText>
          </w:r>
        </w:del>
        <w:r w:rsidR="005C0C8E" w:rsidRPr="00932B36">
          <w:rPr>
            <w:rFonts w:ascii="Times New Roman" w:hAnsi="Times New Roman" w:cs="Times New Roman"/>
            <w:sz w:val="22"/>
            <w:highlight w:val="yellow"/>
            <w:rPrChange w:id="2911" w:author="Harry" w:date="2020-11-28T17:32:00Z">
              <w:rPr>
                <w:rFonts w:ascii="Times New Roman" w:hAnsi="Times New Roman" w:cs="Times New Roman"/>
                <w:sz w:val="22"/>
              </w:rPr>
            </w:rPrChange>
          </w:rPr>
          <w:t xml:space="preserve"> pandemic period.</w:t>
        </w:r>
        <w:r w:rsidR="005C0C8E" w:rsidRPr="00BC3095">
          <w:rPr>
            <w:rFonts w:ascii="Times New Roman" w:hAnsi="Times New Roman" w:cs="Times New Roman"/>
            <w:sz w:val="22"/>
          </w:rPr>
          <w:t xml:space="preserve"> </w:t>
        </w:r>
      </w:ins>
      <w:del w:id="2912" w:author="Ragdad Cani Miranti" w:date="2020-11-09T18:00:00Z">
        <w:r w:rsidRPr="00BC3095" w:rsidDel="005C0C8E">
          <w:rPr>
            <w:rFonts w:ascii="Times New Roman" w:hAnsi="Times New Roman" w:cs="Times New Roman"/>
            <w:sz w:val="22"/>
          </w:rPr>
          <w:delText>,</w:delText>
        </w:r>
        <w:r w:rsidRPr="00BC3095" w:rsidDel="0060097E">
          <w:rPr>
            <w:rFonts w:ascii="Times New Roman" w:hAnsi="Times New Roman" w:cs="Times New Roman"/>
            <w:sz w:val="22"/>
          </w:rPr>
          <w:delText xml:space="preserve"> except the coefficient of OLS model</w:delText>
        </w:r>
      </w:del>
      <w:ins w:id="2913" w:author="Ragdad Cani Miranti" w:date="2020-11-09T18:01:00Z">
        <w:r w:rsidR="005E7AEC" w:rsidRPr="00BC3095">
          <w:rPr>
            <w:rFonts w:ascii="Times New Roman" w:hAnsi="Times New Roman" w:cs="Times New Roman"/>
            <w:sz w:val="22"/>
          </w:rPr>
          <w:t xml:space="preserve">In terms of spatial autocorrelation coefficient, </w:t>
        </w:r>
      </w:ins>
      <w:ins w:id="2914" w:author="Ragdad Cani Miranti" w:date="2020-11-09T18:02:00Z">
        <w:r w:rsidR="005E7AEC" w:rsidRPr="00BC3095">
          <w:rPr>
            <w:rFonts w:ascii="Times New Roman" w:hAnsi="Times New Roman" w:cs="Times New Roman"/>
            <w:sz w:val="22"/>
          </w:rPr>
          <w:t xml:space="preserve">which are spatial lag and spatial error </w:t>
        </w:r>
      </w:ins>
      <w:ins w:id="2915" w:author="Ragdad Cani Miranti" w:date="2020-11-09T18:03:00Z">
        <w:r w:rsidR="005E7AEC" w:rsidRPr="00BC3095">
          <w:rPr>
            <w:rFonts w:ascii="Times New Roman" w:hAnsi="Times New Roman" w:cs="Times New Roman"/>
            <w:sz w:val="22"/>
          </w:rPr>
          <w:t xml:space="preserve">coefficient, </w:t>
        </w:r>
      </w:ins>
      <w:ins w:id="2916" w:author="Ragdad Cani Miranti" w:date="2020-11-09T18:01:00Z">
        <w:r w:rsidR="005E7AEC" w:rsidRPr="00BC3095">
          <w:rPr>
            <w:rFonts w:ascii="Times New Roman" w:hAnsi="Times New Roman" w:cs="Times New Roman"/>
            <w:sz w:val="22"/>
          </w:rPr>
          <w:t xml:space="preserve">although </w:t>
        </w:r>
      </w:ins>
      <w:ins w:id="2917" w:author="Ragdad Cani Miranti" w:date="2020-11-09T18:04:00Z">
        <w:r w:rsidR="00B75411" w:rsidRPr="00BC3095">
          <w:rPr>
            <w:rFonts w:ascii="Times New Roman" w:hAnsi="Times New Roman" w:cs="Times New Roman"/>
            <w:sz w:val="22"/>
          </w:rPr>
          <w:t>they are not statistically significant</w:t>
        </w:r>
      </w:ins>
      <w:ins w:id="2918" w:author="Ragdad Cani Miranti" w:date="2020-11-09T18:05:00Z">
        <w:r w:rsidR="001F5994" w:rsidRPr="00BC3095">
          <w:rPr>
            <w:rFonts w:ascii="Times New Roman" w:hAnsi="Times New Roman" w:cs="Times New Roman"/>
            <w:sz w:val="22"/>
          </w:rPr>
          <w:t xml:space="preserve"> and</w:t>
        </w:r>
      </w:ins>
      <w:ins w:id="2919" w:author="Ragdad Cani Miranti" w:date="2020-11-09T18:06:00Z">
        <w:r w:rsidR="001F5994" w:rsidRPr="00BC3095">
          <w:rPr>
            <w:rFonts w:ascii="Times New Roman" w:hAnsi="Times New Roman" w:cs="Times New Roman"/>
            <w:sz w:val="22"/>
          </w:rPr>
          <w:t xml:space="preserve"> relatively small, </w:t>
        </w:r>
      </w:ins>
      <w:ins w:id="2920" w:author="Ragdad Cani Miranti" w:date="2020-11-09T18:04:00Z">
        <w:r w:rsidR="00B75411" w:rsidRPr="00BC3095">
          <w:rPr>
            <w:rFonts w:ascii="Times New Roman" w:hAnsi="Times New Roman" w:cs="Times New Roman"/>
            <w:sz w:val="22"/>
          </w:rPr>
          <w:t>they still imply the existence</w:t>
        </w:r>
        <w:r w:rsidR="00B75411" w:rsidRPr="003570B9">
          <w:rPr>
            <w:rFonts w:ascii="Times New Roman" w:hAnsi="Times New Roman" w:cs="Times New Roman"/>
            <w:sz w:val="22"/>
          </w:rPr>
          <w:t xml:space="preserve"> of spatially correlated </w:t>
        </w:r>
      </w:ins>
      <w:ins w:id="2921" w:author="Ragdad Cani Miranti" w:date="2020-11-09T19:36:00Z">
        <w:r w:rsidR="00D52613">
          <w:rPr>
            <w:rFonts w:ascii="Times New Roman" w:hAnsi="Times New Roman" w:cs="Times New Roman"/>
            <w:sz w:val="22"/>
          </w:rPr>
          <w:t xml:space="preserve">dependent variable </w:t>
        </w:r>
      </w:ins>
      <w:ins w:id="2922" w:author="Ragdad Cani Miranti" w:date="2020-11-09T18:04:00Z">
        <w:r w:rsidR="00B75411" w:rsidRPr="00D52613">
          <w:rPr>
            <w:rFonts w:ascii="Times New Roman" w:hAnsi="Times New Roman" w:cs="Times New Roman"/>
            <w:sz w:val="22"/>
          </w:rPr>
          <w:t>and error among provinces</w:t>
        </w:r>
      </w:ins>
      <w:ins w:id="2923" w:author="Ragdad Cani Miranti" w:date="2020-11-27T10:37:00Z">
        <w:r w:rsidR="00B374D4">
          <w:rPr>
            <w:rFonts w:ascii="Times New Roman" w:hAnsi="Times New Roman" w:cs="Times New Roman"/>
            <w:sz w:val="22"/>
          </w:rPr>
          <w:t xml:space="preserve"> (</w:t>
        </w:r>
        <w:del w:id="2924" w:author="Harry" w:date="2020-11-28T10:49:00Z">
          <w:r w:rsidR="00B374D4" w:rsidDel="008972E7">
            <w:rPr>
              <w:rFonts w:ascii="Times New Roman" w:hAnsi="Times New Roman" w:cs="Times New Roman"/>
              <w:sz w:val="22"/>
            </w:rPr>
            <w:delText xml:space="preserve"> </w:delText>
          </w:r>
        </w:del>
      </w:ins>
      <w:ins w:id="2925" w:author="Harry" w:date="2020-11-28T10:49:00Z">
        <w:r w:rsidR="008972E7">
          <w:rPr>
            <w:rFonts w:ascii="Times New Roman" w:hAnsi="Times New Roman" w:cs="Times New Roman"/>
            <w:sz w:val="22"/>
          </w:rPr>
          <w:t>s</w:t>
        </w:r>
      </w:ins>
      <w:ins w:id="2926" w:author="Ragdad Cani Miranti" w:date="2020-11-27T10:37:00Z">
        <w:del w:id="2927" w:author="Harry" w:date="2020-11-28T10:49:00Z">
          <w:r w:rsidR="00B374D4" w:rsidDel="008972E7">
            <w:rPr>
              <w:rFonts w:ascii="Times New Roman" w:hAnsi="Times New Roman" w:cs="Times New Roman"/>
              <w:sz w:val="22"/>
            </w:rPr>
            <w:delText>S</w:delText>
          </w:r>
        </w:del>
        <w:r w:rsidR="00B374D4">
          <w:rPr>
            <w:rFonts w:ascii="Times New Roman" w:hAnsi="Times New Roman" w:cs="Times New Roman"/>
            <w:sz w:val="22"/>
          </w:rPr>
          <w:t xml:space="preserve">ee Table 2 </w:t>
        </w:r>
        <w:del w:id="2928" w:author="Harry" w:date="2020-11-28T10:50:00Z">
          <w:r w:rsidR="00B374D4" w:rsidDel="008972E7">
            <w:rPr>
              <w:rFonts w:ascii="Times New Roman" w:hAnsi="Times New Roman" w:cs="Times New Roman"/>
              <w:sz w:val="22"/>
            </w:rPr>
            <w:delText>about</w:delText>
          </w:r>
        </w:del>
      </w:ins>
      <w:ins w:id="2929" w:author="Harry" w:date="2020-11-28T10:51:00Z">
        <w:r w:rsidR="006747BE">
          <w:rPr>
            <w:rFonts w:ascii="Times New Roman" w:hAnsi="Times New Roman" w:cs="Times New Roman"/>
            <w:sz w:val="22"/>
          </w:rPr>
          <w:t xml:space="preserve">of </w:t>
        </w:r>
      </w:ins>
      <w:ins w:id="2930" w:author="Ragdad Cani Miranti" w:date="2020-11-27T10:37:00Z">
        <w:del w:id="2931" w:author="Harry" w:date="2020-11-28T10:51:00Z">
          <w:r w:rsidR="00B374D4" w:rsidDel="006747BE">
            <w:rPr>
              <w:rFonts w:ascii="Times New Roman" w:hAnsi="Times New Roman" w:cs="Times New Roman"/>
              <w:sz w:val="22"/>
            </w:rPr>
            <w:delText xml:space="preserve"> </w:delText>
          </w:r>
        </w:del>
        <w:r w:rsidR="00B374D4">
          <w:rPr>
            <w:rFonts w:ascii="Times New Roman" w:hAnsi="Times New Roman" w:cs="Times New Roman"/>
            <w:sz w:val="22"/>
          </w:rPr>
          <w:t>Moran’s I statistics)</w:t>
        </w:r>
      </w:ins>
      <w:ins w:id="2932" w:author="Harry" w:date="2020-11-28T10:51:00Z">
        <w:r w:rsidR="006747BE">
          <w:rPr>
            <w:rFonts w:ascii="Times New Roman" w:hAnsi="Times New Roman" w:cs="Times New Roman"/>
            <w:sz w:val="22"/>
          </w:rPr>
          <w:t>.</w:t>
        </w:r>
      </w:ins>
      <w:ins w:id="2933" w:author="Ragdad Cani Miranti" w:date="2020-11-09T18:02:00Z">
        <w:r w:rsidR="005E7AEC" w:rsidRPr="00D52613">
          <w:rPr>
            <w:rFonts w:ascii="Times New Roman" w:hAnsi="Times New Roman" w:cs="Times New Roman"/>
            <w:sz w:val="22"/>
          </w:rPr>
          <w:t xml:space="preserve"> </w:t>
        </w:r>
      </w:ins>
      <w:del w:id="2934" w:author="Ragdad Cani Miranti" w:date="2020-11-09T18:00:00Z">
        <w:r w:rsidRPr="003570B9" w:rsidDel="0060097E">
          <w:rPr>
            <w:rFonts w:ascii="Times New Roman" w:hAnsi="Times New Roman" w:cs="Times New Roman"/>
            <w:sz w:val="22"/>
          </w:rPr>
          <w:delText xml:space="preserve">. </w:delText>
        </w:r>
      </w:del>
      <w:del w:id="2935" w:author="Ragdad Cani Miranti" w:date="2020-11-09T18:06:00Z">
        <w:r w:rsidRPr="003570B9" w:rsidDel="001F5994">
          <w:rPr>
            <w:rFonts w:ascii="Times New Roman" w:hAnsi="Times New Roman" w:cs="Times New Roman"/>
            <w:sz w:val="22"/>
          </w:rPr>
          <w:delText xml:space="preserve">However, since the residuals are spatially correlated (as indicated by the Moran’s I test result in Table 1), using the OLS model could be inappropriate. </w:delText>
        </w:r>
        <w:commentRangeEnd w:id="2415"/>
        <w:r w:rsidR="00BF1621" w:rsidRPr="00DE2C72" w:rsidDel="001F5994">
          <w:rPr>
            <w:rStyle w:val="CommentReference"/>
            <w:sz w:val="22"/>
            <w:szCs w:val="22"/>
            <w:rPrChange w:id="2936" w:author="Ragdad Cani Miranti" w:date="2020-11-09T18:57:00Z">
              <w:rPr>
                <w:rStyle w:val="CommentReference"/>
              </w:rPr>
            </w:rPrChange>
          </w:rPr>
          <w:commentReference w:id="2415"/>
        </w:r>
      </w:del>
    </w:p>
    <w:p w14:paraId="281D641B" w14:textId="77777777" w:rsidR="00C1732E" w:rsidRDefault="00C1732E" w:rsidP="00C1732E">
      <w:pPr>
        <w:rPr>
          <w:ins w:id="2937" w:author="Harry" w:date="2020-11-21T12:55:00Z"/>
          <w:rFonts w:ascii="Times New Roman" w:hAnsi="Times New Roman" w:cs="Times New Roman"/>
          <w:sz w:val="22"/>
        </w:rPr>
      </w:pPr>
    </w:p>
    <w:p w14:paraId="788A587C" w14:textId="0A9617DC" w:rsidR="00C1732E" w:rsidRPr="00C1732E" w:rsidRDefault="00C1732E">
      <w:pPr>
        <w:rPr>
          <w:ins w:id="2938" w:author="Harry" w:date="2020-11-21T12:55:00Z"/>
          <w:rFonts w:ascii="Times New Roman" w:hAnsi="Times New Roman" w:cs="Times New Roman"/>
          <w:sz w:val="22"/>
        </w:rPr>
        <w:pPrChange w:id="2939" w:author="Harry" w:date="2020-11-21T12:55:00Z">
          <w:pPr>
            <w:ind w:firstLine="426"/>
          </w:pPr>
        </w:pPrChange>
      </w:pPr>
      <w:ins w:id="2940" w:author="Harry" w:date="2020-11-21T12:55:00Z">
        <w:r>
          <w:rPr>
            <w:rFonts w:ascii="Times New Roman" w:hAnsi="Times New Roman" w:cs="Times New Roman"/>
            <w:sz w:val="22"/>
          </w:rPr>
          <w:t>Table 3. Non-spatial and spatial regression of with and without inclusion of pandemic period</w:t>
        </w:r>
      </w:ins>
    </w:p>
    <w:tbl>
      <w:tblPr>
        <w:tblW w:w="8647" w:type="dxa"/>
        <w:tblLayout w:type="fixed"/>
        <w:tblLook w:val="04A0" w:firstRow="1" w:lastRow="0" w:firstColumn="1" w:lastColumn="0" w:noHBand="0" w:noVBand="1"/>
      </w:tblPr>
      <w:tblGrid>
        <w:gridCol w:w="2694"/>
        <w:gridCol w:w="992"/>
        <w:gridCol w:w="992"/>
        <w:gridCol w:w="992"/>
        <w:gridCol w:w="993"/>
        <w:gridCol w:w="992"/>
        <w:gridCol w:w="992"/>
        <w:tblGridChange w:id="2941">
          <w:tblGrid>
            <w:gridCol w:w="2694"/>
            <w:gridCol w:w="992"/>
            <w:gridCol w:w="992"/>
            <w:gridCol w:w="992"/>
            <w:gridCol w:w="993"/>
            <w:gridCol w:w="992"/>
            <w:gridCol w:w="992"/>
          </w:tblGrid>
        </w:tblGridChange>
      </w:tblGrid>
      <w:tr w:rsidR="00C1732E" w:rsidRPr="00884C10" w14:paraId="5498CD6A" w14:textId="77777777" w:rsidTr="001B567F">
        <w:trPr>
          <w:trHeight w:val="246"/>
          <w:ins w:id="2942" w:author="Harry" w:date="2020-11-21T12:55:00Z"/>
        </w:trPr>
        <w:tc>
          <w:tcPr>
            <w:tcW w:w="2694" w:type="dxa"/>
            <w:tcBorders>
              <w:top w:val="single" w:sz="4" w:space="0" w:color="auto"/>
              <w:left w:val="nil"/>
              <w:bottom w:val="single" w:sz="4" w:space="0" w:color="auto"/>
              <w:right w:val="nil"/>
            </w:tcBorders>
            <w:shd w:val="clear" w:color="auto" w:fill="auto"/>
            <w:noWrap/>
            <w:vAlign w:val="bottom"/>
            <w:hideMark/>
          </w:tcPr>
          <w:p w14:paraId="77A8A4B9" w14:textId="77777777" w:rsidR="00C1732E" w:rsidRPr="00EC53B7" w:rsidRDefault="00C1732E" w:rsidP="001B567F">
            <w:pPr>
              <w:widowControl/>
              <w:jc w:val="left"/>
              <w:rPr>
                <w:ins w:id="2943" w:author="Harry" w:date="2020-11-21T12:55:00Z"/>
                <w:rFonts w:ascii="Times New Roman" w:eastAsia="Times New Roman" w:hAnsi="Times New Roman" w:cs="Times New Roman"/>
                <w:color w:val="000000"/>
                <w:kern w:val="0"/>
                <w:sz w:val="18"/>
                <w:szCs w:val="18"/>
              </w:rPr>
            </w:pPr>
          </w:p>
        </w:tc>
        <w:tc>
          <w:tcPr>
            <w:tcW w:w="2976" w:type="dxa"/>
            <w:gridSpan w:val="3"/>
            <w:tcBorders>
              <w:top w:val="single" w:sz="4" w:space="0" w:color="auto"/>
              <w:left w:val="nil"/>
              <w:bottom w:val="single" w:sz="4" w:space="0" w:color="auto"/>
              <w:right w:val="nil"/>
            </w:tcBorders>
            <w:shd w:val="clear" w:color="auto" w:fill="auto"/>
            <w:vAlign w:val="bottom"/>
            <w:hideMark/>
          </w:tcPr>
          <w:p w14:paraId="1BC44E89" w14:textId="77777777" w:rsidR="00C1732E" w:rsidRPr="00EC53B7" w:rsidRDefault="00C1732E" w:rsidP="001B567F">
            <w:pPr>
              <w:widowControl/>
              <w:jc w:val="center"/>
              <w:rPr>
                <w:ins w:id="2944" w:author="Harry" w:date="2020-11-21T12:55:00Z"/>
                <w:rFonts w:ascii="Times New Roman" w:eastAsia="Times New Roman" w:hAnsi="Times New Roman" w:cs="Times New Roman"/>
                <w:color w:val="000000"/>
                <w:kern w:val="0"/>
                <w:sz w:val="18"/>
                <w:szCs w:val="18"/>
              </w:rPr>
            </w:pPr>
            <w:ins w:id="2945" w:author="Harry" w:date="2020-11-21T12:55:00Z">
              <w:r w:rsidRPr="00EC53B7">
                <w:rPr>
                  <w:rFonts w:ascii="Times New Roman" w:eastAsia="Times New Roman" w:hAnsi="Times New Roman" w:cs="Times New Roman"/>
                  <w:color w:val="000000"/>
                  <w:kern w:val="0"/>
                  <w:sz w:val="18"/>
                  <w:szCs w:val="18"/>
                </w:rPr>
                <w:t>Without pandemic period</w:t>
              </w:r>
            </w:ins>
          </w:p>
        </w:tc>
        <w:tc>
          <w:tcPr>
            <w:tcW w:w="2977" w:type="dxa"/>
            <w:gridSpan w:val="3"/>
            <w:tcBorders>
              <w:top w:val="single" w:sz="4" w:space="0" w:color="auto"/>
              <w:left w:val="nil"/>
              <w:bottom w:val="single" w:sz="4" w:space="0" w:color="auto"/>
              <w:right w:val="nil"/>
            </w:tcBorders>
            <w:shd w:val="clear" w:color="auto" w:fill="auto"/>
            <w:noWrap/>
            <w:vAlign w:val="bottom"/>
            <w:hideMark/>
          </w:tcPr>
          <w:p w14:paraId="5505A506" w14:textId="77777777" w:rsidR="00C1732E" w:rsidRPr="00EC53B7" w:rsidRDefault="00C1732E" w:rsidP="001B567F">
            <w:pPr>
              <w:widowControl/>
              <w:jc w:val="center"/>
              <w:rPr>
                <w:ins w:id="2946" w:author="Harry" w:date="2020-11-21T12:55:00Z"/>
                <w:rFonts w:ascii="Times New Roman" w:eastAsia="Times New Roman" w:hAnsi="Times New Roman" w:cs="Times New Roman"/>
                <w:color w:val="000000"/>
                <w:kern w:val="0"/>
                <w:sz w:val="18"/>
                <w:szCs w:val="18"/>
              </w:rPr>
            </w:pPr>
            <w:ins w:id="2947" w:author="Harry" w:date="2020-11-21T12:55:00Z">
              <w:r w:rsidRPr="00EC53B7">
                <w:rPr>
                  <w:rFonts w:ascii="Times New Roman" w:eastAsia="Times New Roman" w:hAnsi="Times New Roman" w:cs="Times New Roman"/>
                  <w:color w:val="000000"/>
                  <w:kern w:val="0"/>
                  <w:sz w:val="18"/>
                  <w:szCs w:val="18"/>
                </w:rPr>
                <w:t>With pandemic period</w:t>
              </w:r>
            </w:ins>
          </w:p>
        </w:tc>
      </w:tr>
      <w:tr w:rsidR="00C1732E" w:rsidRPr="00884C10" w14:paraId="0B74AFA2" w14:textId="77777777" w:rsidTr="001B567F">
        <w:trPr>
          <w:trHeight w:val="383"/>
          <w:ins w:id="2948" w:author="Harry" w:date="2020-11-21T12:55:00Z"/>
        </w:trPr>
        <w:tc>
          <w:tcPr>
            <w:tcW w:w="2694" w:type="dxa"/>
            <w:vMerge w:val="restart"/>
            <w:tcBorders>
              <w:top w:val="nil"/>
              <w:left w:val="nil"/>
              <w:right w:val="nil"/>
            </w:tcBorders>
            <w:shd w:val="clear" w:color="auto" w:fill="auto"/>
            <w:noWrap/>
            <w:vAlign w:val="bottom"/>
            <w:hideMark/>
          </w:tcPr>
          <w:p w14:paraId="050D4D7A" w14:textId="77777777" w:rsidR="00C1732E" w:rsidRPr="00EC53B7" w:rsidRDefault="00C1732E" w:rsidP="001B567F">
            <w:pPr>
              <w:widowControl/>
              <w:snapToGrid w:val="0"/>
              <w:jc w:val="left"/>
              <w:rPr>
                <w:ins w:id="2949" w:author="Harry" w:date="2020-11-21T12:55:00Z"/>
                <w:rFonts w:ascii="Times New Roman" w:eastAsia="Times New Roman" w:hAnsi="Times New Roman" w:cs="Times New Roman"/>
                <w:color w:val="000000"/>
                <w:kern w:val="0"/>
                <w:sz w:val="18"/>
                <w:szCs w:val="18"/>
              </w:rPr>
            </w:pPr>
            <w:ins w:id="2950" w:author="Harry" w:date="2020-11-21T12:55:00Z">
              <w:r w:rsidRPr="00EC53B7">
                <w:rPr>
                  <w:rFonts w:ascii="Times New Roman" w:eastAsia="Times New Roman" w:hAnsi="Times New Roman" w:cs="Times New Roman"/>
                  <w:color w:val="000000"/>
                  <w:kern w:val="0"/>
                  <w:sz w:val="18"/>
                  <w:szCs w:val="18"/>
                </w:rPr>
                <w:t>Variables</w:t>
              </w:r>
            </w:ins>
          </w:p>
        </w:tc>
        <w:tc>
          <w:tcPr>
            <w:tcW w:w="2976" w:type="dxa"/>
            <w:gridSpan w:val="3"/>
            <w:tcBorders>
              <w:top w:val="nil"/>
              <w:left w:val="nil"/>
              <w:bottom w:val="single" w:sz="4" w:space="0" w:color="auto"/>
              <w:right w:val="nil"/>
            </w:tcBorders>
            <w:shd w:val="clear" w:color="auto" w:fill="auto"/>
            <w:vAlign w:val="bottom"/>
            <w:hideMark/>
          </w:tcPr>
          <w:p w14:paraId="6A61FF5C" w14:textId="55160041" w:rsidR="00C1732E" w:rsidRPr="00EC53B7" w:rsidRDefault="00C1732E" w:rsidP="001B567F">
            <w:pPr>
              <w:widowControl/>
              <w:snapToGrid w:val="0"/>
              <w:jc w:val="center"/>
              <w:rPr>
                <w:ins w:id="2951" w:author="Harry" w:date="2020-11-21T12:55:00Z"/>
                <w:rFonts w:ascii="Times New Roman" w:eastAsia="Times New Roman" w:hAnsi="Times New Roman" w:cs="Times New Roman"/>
                <w:color w:val="000000"/>
                <w:kern w:val="0"/>
                <w:sz w:val="18"/>
                <w:szCs w:val="18"/>
              </w:rPr>
            </w:pPr>
            <w:ins w:id="2952" w:author="Harry" w:date="2020-11-21T12:55:00Z">
              <w:r w:rsidRPr="00EC53B7">
                <w:rPr>
                  <w:rFonts w:ascii="Times New Roman" w:eastAsia="Times New Roman" w:hAnsi="Times New Roman" w:cs="Times New Roman"/>
                  <w:color w:val="000000"/>
                  <w:kern w:val="0"/>
                  <w:sz w:val="18"/>
                  <w:szCs w:val="18"/>
                </w:rPr>
                <w:t xml:space="preserve">Dependent </w:t>
              </w:r>
            </w:ins>
            <w:ins w:id="2953" w:author="Harry" w:date="2020-11-28T11:05:00Z">
              <w:r w:rsidR="00F621B9">
                <w:rPr>
                  <w:rFonts w:ascii="Times New Roman" w:eastAsia="Times New Roman" w:hAnsi="Times New Roman" w:cs="Times New Roman"/>
                  <w:color w:val="000000"/>
                  <w:kern w:val="0"/>
                  <w:sz w:val="18"/>
                  <w:szCs w:val="18"/>
                </w:rPr>
                <w:t>v</w:t>
              </w:r>
            </w:ins>
            <w:ins w:id="2954" w:author="Harry" w:date="2020-11-21T12:55:00Z">
              <w:r w:rsidRPr="00EC53B7">
                <w:rPr>
                  <w:rFonts w:ascii="Times New Roman" w:eastAsia="Times New Roman" w:hAnsi="Times New Roman" w:cs="Times New Roman"/>
                  <w:color w:val="000000"/>
                  <w:kern w:val="0"/>
                  <w:sz w:val="18"/>
                  <w:szCs w:val="18"/>
                </w:rPr>
                <w:t xml:space="preserve">ariable: GDP </w:t>
              </w:r>
            </w:ins>
            <w:ins w:id="2955" w:author="Harry" w:date="2020-11-28T11:05:00Z">
              <w:r w:rsidR="00F621B9">
                <w:rPr>
                  <w:rFonts w:ascii="Times New Roman" w:eastAsia="Times New Roman" w:hAnsi="Times New Roman" w:cs="Times New Roman"/>
                  <w:color w:val="000000"/>
                  <w:kern w:val="0"/>
                  <w:sz w:val="18"/>
                  <w:szCs w:val="18"/>
                </w:rPr>
                <w:t>g</w:t>
              </w:r>
            </w:ins>
            <w:ins w:id="2956" w:author="Harry" w:date="2020-11-21T12:55:00Z">
              <w:r w:rsidRPr="00EC53B7">
                <w:rPr>
                  <w:rFonts w:ascii="Times New Roman" w:eastAsia="Times New Roman" w:hAnsi="Times New Roman" w:cs="Times New Roman"/>
                  <w:color w:val="000000"/>
                  <w:kern w:val="0"/>
                  <w:sz w:val="18"/>
                  <w:szCs w:val="18"/>
                </w:rPr>
                <w:t xml:space="preserve">rowth of </w:t>
              </w:r>
              <w:proofErr w:type="gramStart"/>
              <w:r w:rsidRPr="00EC53B7">
                <w:rPr>
                  <w:rFonts w:ascii="Times New Roman" w:eastAsia="Times New Roman" w:hAnsi="Times New Roman" w:cs="Times New Roman"/>
                  <w:color w:val="000000"/>
                  <w:kern w:val="0"/>
                  <w:sz w:val="18"/>
                  <w:szCs w:val="18"/>
                </w:rPr>
                <w:t>2015</w:t>
              </w:r>
            </w:ins>
            <w:ins w:id="2957" w:author="Harry" w:date="2020-11-28T10:52:00Z">
              <w:r w:rsidR="00334CF1">
                <w:rPr>
                  <w:rFonts w:ascii="Times New Roman" w:eastAsia="Times New Roman" w:hAnsi="Times New Roman" w:cs="Times New Roman"/>
                  <w:color w:val="000000"/>
                  <w:kern w:val="0"/>
                  <w:sz w:val="18"/>
                  <w:szCs w:val="18"/>
                </w:rPr>
                <w:t>:</w:t>
              </w:r>
            </w:ins>
            <w:ins w:id="2958" w:author="Harry" w:date="2020-11-21T12:55:00Z">
              <w:r w:rsidRPr="00EC53B7">
                <w:rPr>
                  <w:rFonts w:ascii="Times New Roman" w:eastAsia="Times New Roman" w:hAnsi="Times New Roman" w:cs="Times New Roman"/>
                  <w:color w:val="000000"/>
                  <w:kern w:val="0"/>
                  <w:sz w:val="18"/>
                  <w:szCs w:val="18"/>
                </w:rPr>
                <w:t>Q</w:t>
              </w:r>
              <w:proofErr w:type="gramEnd"/>
              <w:r w:rsidRPr="00EC53B7">
                <w:rPr>
                  <w:rFonts w:ascii="Times New Roman" w:eastAsia="Times New Roman" w:hAnsi="Times New Roman" w:cs="Times New Roman"/>
                  <w:color w:val="000000"/>
                  <w:kern w:val="0"/>
                  <w:sz w:val="18"/>
                  <w:szCs w:val="18"/>
                </w:rPr>
                <w:t>1 – 2019:Q4</w:t>
              </w:r>
            </w:ins>
          </w:p>
        </w:tc>
        <w:tc>
          <w:tcPr>
            <w:tcW w:w="2977" w:type="dxa"/>
            <w:gridSpan w:val="3"/>
            <w:tcBorders>
              <w:top w:val="nil"/>
              <w:left w:val="nil"/>
              <w:bottom w:val="single" w:sz="4" w:space="0" w:color="auto"/>
              <w:right w:val="nil"/>
            </w:tcBorders>
            <w:shd w:val="clear" w:color="auto" w:fill="auto"/>
            <w:vAlign w:val="bottom"/>
            <w:hideMark/>
          </w:tcPr>
          <w:p w14:paraId="4C8E558C" w14:textId="6B566E06" w:rsidR="00C1732E" w:rsidRPr="00EC53B7" w:rsidRDefault="00C1732E" w:rsidP="001B567F">
            <w:pPr>
              <w:widowControl/>
              <w:snapToGrid w:val="0"/>
              <w:jc w:val="center"/>
              <w:rPr>
                <w:ins w:id="2959" w:author="Harry" w:date="2020-11-21T12:55:00Z"/>
                <w:rFonts w:ascii="Times New Roman" w:eastAsia="Times New Roman" w:hAnsi="Times New Roman" w:cs="Times New Roman"/>
                <w:color w:val="000000"/>
                <w:kern w:val="0"/>
                <w:sz w:val="18"/>
                <w:szCs w:val="18"/>
              </w:rPr>
            </w:pPr>
            <w:ins w:id="2960" w:author="Harry" w:date="2020-11-21T12:55:00Z">
              <w:r w:rsidRPr="00EC53B7">
                <w:rPr>
                  <w:rFonts w:ascii="Times New Roman" w:eastAsia="Times New Roman" w:hAnsi="Times New Roman" w:cs="Times New Roman"/>
                  <w:color w:val="000000"/>
                  <w:kern w:val="0"/>
                  <w:sz w:val="18"/>
                  <w:szCs w:val="18"/>
                </w:rPr>
                <w:t xml:space="preserve">Dependent </w:t>
              </w:r>
            </w:ins>
            <w:ins w:id="2961" w:author="Harry" w:date="2020-11-28T11:05:00Z">
              <w:r w:rsidR="00F621B9">
                <w:rPr>
                  <w:rFonts w:ascii="Times New Roman" w:eastAsia="Times New Roman" w:hAnsi="Times New Roman" w:cs="Times New Roman"/>
                  <w:color w:val="000000"/>
                  <w:kern w:val="0"/>
                  <w:sz w:val="18"/>
                  <w:szCs w:val="18"/>
                </w:rPr>
                <w:t>v</w:t>
              </w:r>
            </w:ins>
            <w:ins w:id="2962" w:author="Harry" w:date="2020-11-21T12:55:00Z">
              <w:r w:rsidRPr="00EC53B7">
                <w:rPr>
                  <w:rFonts w:ascii="Times New Roman" w:eastAsia="Times New Roman" w:hAnsi="Times New Roman" w:cs="Times New Roman"/>
                  <w:color w:val="000000"/>
                  <w:kern w:val="0"/>
                  <w:sz w:val="18"/>
                  <w:szCs w:val="18"/>
                </w:rPr>
                <w:t xml:space="preserve">ariable: GDP </w:t>
              </w:r>
            </w:ins>
            <w:ins w:id="2963" w:author="Harry" w:date="2020-11-28T11:05:00Z">
              <w:r w:rsidR="00F621B9">
                <w:rPr>
                  <w:rFonts w:ascii="Times New Roman" w:eastAsia="Times New Roman" w:hAnsi="Times New Roman" w:cs="Times New Roman"/>
                  <w:color w:val="000000"/>
                  <w:kern w:val="0"/>
                  <w:sz w:val="18"/>
                  <w:szCs w:val="18"/>
                </w:rPr>
                <w:t>g</w:t>
              </w:r>
            </w:ins>
            <w:ins w:id="2964" w:author="Harry" w:date="2020-11-21T12:55:00Z">
              <w:r w:rsidRPr="00EC53B7">
                <w:rPr>
                  <w:rFonts w:ascii="Times New Roman" w:eastAsia="Times New Roman" w:hAnsi="Times New Roman" w:cs="Times New Roman"/>
                  <w:color w:val="000000"/>
                  <w:kern w:val="0"/>
                  <w:sz w:val="18"/>
                  <w:szCs w:val="18"/>
                </w:rPr>
                <w:t xml:space="preserve">rowth of </w:t>
              </w:r>
              <w:proofErr w:type="gramStart"/>
              <w:r w:rsidRPr="00EC53B7">
                <w:rPr>
                  <w:rFonts w:ascii="Times New Roman" w:eastAsia="Times New Roman" w:hAnsi="Times New Roman" w:cs="Times New Roman"/>
                  <w:color w:val="000000"/>
                  <w:kern w:val="0"/>
                  <w:sz w:val="18"/>
                  <w:szCs w:val="18"/>
                </w:rPr>
                <w:t>2019:Q</w:t>
              </w:r>
              <w:proofErr w:type="gramEnd"/>
              <w:r w:rsidRPr="00EC53B7">
                <w:rPr>
                  <w:rFonts w:ascii="Times New Roman" w:eastAsia="Times New Roman" w:hAnsi="Times New Roman" w:cs="Times New Roman"/>
                  <w:color w:val="000000"/>
                  <w:kern w:val="0"/>
                  <w:sz w:val="18"/>
                  <w:szCs w:val="18"/>
                </w:rPr>
                <w:t>1 – 2020:Q2</w:t>
              </w:r>
            </w:ins>
          </w:p>
        </w:tc>
      </w:tr>
      <w:tr w:rsidR="00C1732E" w:rsidRPr="00884C10" w14:paraId="3E965C60" w14:textId="77777777" w:rsidTr="001B567F">
        <w:trPr>
          <w:trHeight w:val="307"/>
          <w:ins w:id="2965" w:author="Harry" w:date="2020-11-21T12:55:00Z"/>
        </w:trPr>
        <w:tc>
          <w:tcPr>
            <w:tcW w:w="2694" w:type="dxa"/>
            <w:vMerge/>
            <w:tcBorders>
              <w:left w:val="nil"/>
              <w:bottom w:val="single" w:sz="4" w:space="0" w:color="auto"/>
              <w:right w:val="nil"/>
            </w:tcBorders>
            <w:shd w:val="clear" w:color="auto" w:fill="auto"/>
            <w:noWrap/>
            <w:vAlign w:val="bottom"/>
            <w:hideMark/>
          </w:tcPr>
          <w:p w14:paraId="1682902D" w14:textId="77777777" w:rsidR="00C1732E" w:rsidRPr="00EC53B7" w:rsidRDefault="00C1732E" w:rsidP="001B567F">
            <w:pPr>
              <w:widowControl/>
              <w:snapToGrid w:val="0"/>
              <w:jc w:val="left"/>
              <w:rPr>
                <w:ins w:id="2966"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single" w:sz="4" w:space="0" w:color="auto"/>
              <w:right w:val="nil"/>
            </w:tcBorders>
            <w:shd w:val="clear" w:color="auto" w:fill="auto"/>
            <w:vAlign w:val="center"/>
            <w:hideMark/>
          </w:tcPr>
          <w:p w14:paraId="29E1DC46" w14:textId="77777777" w:rsidR="00C1732E" w:rsidRPr="00EC53B7" w:rsidRDefault="00C1732E" w:rsidP="001B567F">
            <w:pPr>
              <w:widowControl/>
              <w:snapToGrid w:val="0"/>
              <w:jc w:val="center"/>
              <w:rPr>
                <w:ins w:id="2967" w:author="Harry" w:date="2020-11-21T12:55:00Z"/>
                <w:rFonts w:ascii="Times New Roman" w:eastAsia="Times New Roman" w:hAnsi="Times New Roman" w:cs="Times New Roman"/>
                <w:color w:val="000000"/>
                <w:kern w:val="0"/>
                <w:sz w:val="18"/>
                <w:szCs w:val="18"/>
              </w:rPr>
            </w:pPr>
            <w:ins w:id="2968" w:author="Harry" w:date="2020-11-21T12:55:00Z">
              <w:r w:rsidRPr="00EC53B7">
                <w:rPr>
                  <w:rFonts w:ascii="Times New Roman" w:eastAsia="Times New Roman" w:hAnsi="Times New Roman" w:cs="Times New Roman"/>
                  <w:color w:val="000000"/>
                  <w:kern w:val="0"/>
                  <w:sz w:val="18"/>
                  <w:szCs w:val="18"/>
                </w:rPr>
                <w:t>OLS</w:t>
              </w:r>
            </w:ins>
          </w:p>
        </w:tc>
        <w:tc>
          <w:tcPr>
            <w:tcW w:w="992" w:type="dxa"/>
            <w:tcBorders>
              <w:top w:val="nil"/>
              <w:left w:val="nil"/>
              <w:bottom w:val="single" w:sz="4" w:space="0" w:color="auto"/>
              <w:right w:val="nil"/>
            </w:tcBorders>
            <w:shd w:val="clear" w:color="auto" w:fill="auto"/>
            <w:vAlign w:val="center"/>
            <w:hideMark/>
          </w:tcPr>
          <w:p w14:paraId="58CC3FAC" w14:textId="77777777" w:rsidR="00C1732E" w:rsidRPr="00EC53B7" w:rsidRDefault="00C1732E" w:rsidP="001B567F">
            <w:pPr>
              <w:widowControl/>
              <w:snapToGrid w:val="0"/>
              <w:jc w:val="center"/>
              <w:rPr>
                <w:ins w:id="2969" w:author="Harry" w:date="2020-11-21T12:55:00Z"/>
                <w:rFonts w:ascii="Times New Roman" w:eastAsia="Times New Roman" w:hAnsi="Times New Roman" w:cs="Times New Roman"/>
                <w:color w:val="000000"/>
                <w:kern w:val="0"/>
                <w:sz w:val="18"/>
                <w:szCs w:val="18"/>
              </w:rPr>
            </w:pPr>
            <w:ins w:id="2970" w:author="Harry" w:date="2020-11-21T12:55:00Z">
              <w:r w:rsidRPr="00EC53B7">
                <w:rPr>
                  <w:rFonts w:ascii="Times New Roman" w:eastAsia="Times New Roman" w:hAnsi="Times New Roman" w:cs="Times New Roman"/>
                  <w:color w:val="000000"/>
                  <w:kern w:val="0"/>
                  <w:sz w:val="18"/>
                  <w:szCs w:val="18"/>
                </w:rPr>
                <w:t>SLM</w:t>
              </w:r>
            </w:ins>
          </w:p>
        </w:tc>
        <w:tc>
          <w:tcPr>
            <w:tcW w:w="992" w:type="dxa"/>
            <w:tcBorders>
              <w:top w:val="nil"/>
              <w:left w:val="nil"/>
              <w:bottom w:val="single" w:sz="4" w:space="0" w:color="auto"/>
              <w:right w:val="nil"/>
            </w:tcBorders>
            <w:shd w:val="clear" w:color="auto" w:fill="auto"/>
            <w:vAlign w:val="center"/>
            <w:hideMark/>
          </w:tcPr>
          <w:p w14:paraId="2EB385F3" w14:textId="77777777" w:rsidR="00C1732E" w:rsidRPr="00EC53B7" w:rsidRDefault="00C1732E" w:rsidP="001B567F">
            <w:pPr>
              <w:widowControl/>
              <w:snapToGrid w:val="0"/>
              <w:jc w:val="center"/>
              <w:rPr>
                <w:ins w:id="2971" w:author="Harry" w:date="2020-11-21T12:55:00Z"/>
                <w:rFonts w:ascii="Times New Roman" w:eastAsia="Times New Roman" w:hAnsi="Times New Roman" w:cs="Times New Roman"/>
                <w:color w:val="000000"/>
                <w:kern w:val="0"/>
                <w:sz w:val="18"/>
                <w:szCs w:val="18"/>
              </w:rPr>
            </w:pPr>
            <w:ins w:id="2972" w:author="Harry" w:date="2020-11-21T12:55:00Z">
              <w:r w:rsidRPr="00EC53B7">
                <w:rPr>
                  <w:rFonts w:ascii="Times New Roman" w:eastAsia="Times New Roman" w:hAnsi="Times New Roman" w:cs="Times New Roman"/>
                  <w:color w:val="000000"/>
                  <w:kern w:val="0"/>
                  <w:sz w:val="18"/>
                  <w:szCs w:val="18"/>
                </w:rPr>
                <w:t>SEM</w:t>
              </w:r>
            </w:ins>
          </w:p>
        </w:tc>
        <w:tc>
          <w:tcPr>
            <w:tcW w:w="993" w:type="dxa"/>
            <w:tcBorders>
              <w:top w:val="nil"/>
              <w:left w:val="nil"/>
              <w:bottom w:val="single" w:sz="4" w:space="0" w:color="auto"/>
              <w:right w:val="nil"/>
            </w:tcBorders>
            <w:shd w:val="clear" w:color="auto" w:fill="auto"/>
            <w:vAlign w:val="center"/>
            <w:hideMark/>
          </w:tcPr>
          <w:p w14:paraId="3826744C" w14:textId="77777777" w:rsidR="00C1732E" w:rsidRPr="00EC53B7" w:rsidRDefault="00C1732E" w:rsidP="001B567F">
            <w:pPr>
              <w:widowControl/>
              <w:snapToGrid w:val="0"/>
              <w:jc w:val="center"/>
              <w:rPr>
                <w:ins w:id="2973" w:author="Harry" w:date="2020-11-21T12:55:00Z"/>
                <w:rFonts w:ascii="Times New Roman" w:eastAsia="Times New Roman" w:hAnsi="Times New Roman" w:cs="Times New Roman"/>
                <w:color w:val="000000"/>
                <w:kern w:val="0"/>
                <w:sz w:val="18"/>
                <w:szCs w:val="18"/>
              </w:rPr>
            </w:pPr>
            <w:ins w:id="2974" w:author="Harry" w:date="2020-11-21T12:55:00Z">
              <w:r w:rsidRPr="00EC53B7">
                <w:rPr>
                  <w:rFonts w:ascii="Times New Roman" w:eastAsia="Times New Roman" w:hAnsi="Times New Roman" w:cs="Times New Roman"/>
                  <w:color w:val="000000"/>
                  <w:kern w:val="0"/>
                  <w:sz w:val="18"/>
                  <w:szCs w:val="18"/>
                </w:rPr>
                <w:t>OLS</w:t>
              </w:r>
            </w:ins>
          </w:p>
        </w:tc>
        <w:tc>
          <w:tcPr>
            <w:tcW w:w="992" w:type="dxa"/>
            <w:tcBorders>
              <w:top w:val="nil"/>
              <w:left w:val="nil"/>
              <w:bottom w:val="single" w:sz="4" w:space="0" w:color="auto"/>
              <w:right w:val="nil"/>
            </w:tcBorders>
            <w:shd w:val="clear" w:color="auto" w:fill="auto"/>
            <w:vAlign w:val="center"/>
            <w:hideMark/>
          </w:tcPr>
          <w:p w14:paraId="36486A37" w14:textId="77777777" w:rsidR="00C1732E" w:rsidRPr="00EC53B7" w:rsidRDefault="00C1732E" w:rsidP="001B567F">
            <w:pPr>
              <w:widowControl/>
              <w:snapToGrid w:val="0"/>
              <w:jc w:val="center"/>
              <w:rPr>
                <w:ins w:id="2975" w:author="Harry" w:date="2020-11-21T12:55:00Z"/>
                <w:rFonts w:ascii="Times New Roman" w:eastAsia="Times New Roman" w:hAnsi="Times New Roman" w:cs="Times New Roman"/>
                <w:color w:val="000000"/>
                <w:kern w:val="0"/>
                <w:sz w:val="18"/>
                <w:szCs w:val="18"/>
              </w:rPr>
            </w:pPr>
            <w:ins w:id="2976" w:author="Harry" w:date="2020-11-21T12:55:00Z">
              <w:r w:rsidRPr="00EC53B7">
                <w:rPr>
                  <w:rFonts w:ascii="Times New Roman" w:eastAsia="Times New Roman" w:hAnsi="Times New Roman" w:cs="Times New Roman"/>
                  <w:color w:val="000000"/>
                  <w:kern w:val="0"/>
                  <w:sz w:val="18"/>
                  <w:szCs w:val="18"/>
                </w:rPr>
                <w:t>SLM</w:t>
              </w:r>
            </w:ins>
          </w:p>
        </w:tc>
        <w:tc>
          <w:tcPr>
            <w:tcW w:w="992" w:type="dxa"/>
            <w:tcBorders>
              <w:top w:val="nil"/>
              <w:left w:val="nil"/>
              <w:bottom w:val="single" w:sz="4" w:space="0" w:color="auto"/>
              <w:right w:val="nil"/>
            </w:tcBorders>
            <w:shd w:val="clear" w:color="auto" w:fill="auto"/>
            <w:vAlign w:val="center"/>
            <w:hideMark/>
          </w:tcPr>
          <w:p w14:paraId="131F9B52" w14:textId="77777777" w:rsidR="00C1732E" w:rsidRPr="00EC53B7" w:rsidRDefault="00C1732E" w:rsidP="001B567F">
            <w:pPr>
              <w:widowControl/>
              <w:snapToGrid w:val="0"/>
              <w:jc w:val="center"/>
              <w:rPr>
                <w:ins w:id="2977" w:author="Harry" w:date="2020-11-21T12:55:00Z"/>
                <w:rFonts w:ascii="Times New Roman" w:eastAsia="Times New Roman" w:hAnsi="Times New Roman" w:cs="Times New Roman"/>
                <w:color w:val="000000"/>
                <w:kern w:val="0"/>
                <w:sz w:val="18"/>
                <w:szCs w:val="18"/>
              </w:rPr>
            </w:pPr>
            <w:ins w:id="2978" w:author="Harry" w:date="2020-11-21T12:55:00Z">
              <w:r w:rsidRPr="00EC53B7">
                <w:rPr>
                  <w:rFonts w:ascii="Times New Roman" w:eastAsia="Times New Roman" w:hAnsi="Times New Roman" w:cs="Times New Roman"/>
                  <w:color w:val="000000"/>
                  <w:kern w:val="0"/>
                  <w:sz w:val="18"/>
                  <w:szCs w:val="18"/>
                </w:rPr>
                <w:t>SEM</w:t>
              </w:r>
            </w:ins>
          </w:p>
        </w:tc>
      </w:tr>
      <w:tr w:rsidR="00C1732E" w:rsidRPr="00884C10" w14:paraId="509319B9" w14:textId="77777777" w:rsidTr="003D6B79">
        <w:tblPrEx>
          <w:tblW w:w="8647" w:type="dxa"/>
          <w:tblLayout w:type="fixed"/>
          <w:tblPrExChange w:id="2979" w:author="Ragdad Cani Miranti" w:date="2020-11-25T17:14:00Z">
            <w:tblPrEx>
              <w:tblW w:w="8647" w:type="dxa"/>
              <w:tblLayout w:type="fixed"/>
            </w:tblPrEx>
          </w:tblPrExChange>
        </w:tblPrEx>
        <w:trPr>
          <w:trHeight w:val="307"/>
          <w:ins w:id="2980" w:author="Harry" w:date="2020-11-21T12:55:00Z"/>
          <w:trPrChange w:id="2981" w:author="Ragdad Cani Miranti" w:date="2020-11-25T17:14:00Z">
            <w:trPr>
              <w:trHeight w:val="307"/>
            </w:trPr>
          </w:trPrChange>
        </w:trPr>
        <w:tc>
          <w:tcPr>
            <w:tcW w:w="2694" w:type="dxa"/>
            <w:tcBorders>
              <w:top w:val="nil"/>
              <w:left w:val="nil"/>
              <w:bottom w:val="nil"/>
              <w:right w:val="nil"/>
            </w:tcBorders>
            <w:shd w:val="clear" w:color="auto" w:fill="auto"/>
            <w:noWrap/>
            <w:vAlign w:val="bottom"/>
            <w:hideMark/>
            <w:tcPrChange w:id="2982" w:author="Ragdad Cani Miranti" w:date="2020-11-25T17:14:00Z">
              <w:tcPr>
                <w:tcW w:w="2694" w:type="dxa"/>
                <w:tcBorders>
                  <w:top w:val="nil"/>
                  <w:left w:val="nil"/>
                  <w:bottom w:val="nil"/>
                  <w:right w:val="nil"/>
                </w:tcBorders>
                <w:shd w:val="clear" w:color="auto" w:fill="auto"/>
                <w:noWrap/>
                <w:vAlign w:val="bottom"/>
                <w:hideMark/>
              </w:tcPr>
            </w:tcPrChange>
          </w:tcPr>
          <w:p w14:paraId="2962A292" w14:textId="77777777" w:rsidR="00C1732E" w:rsidRPr="00EC53B7" w:rsidRDefault="00C1732E" w:rsidP="001B567F">
            <w:pPr>
              <w:widowControl/>
              <w:snapToGrid w:val="0"/>
              <w:jc w:val="left"/>
              <w:rPr>
                <w:ins w:id="2983" w:author="Harry" w:date="2020-11-21T12:55:00Z"/>
                <w:rFonts w:ascii="Times New Roman" w:eastAsia="Times New Roman" w:hAnsi="Times New Roman" w:cs="Times New Roman"/>
                <w:color w:val="000000"/>
                <w:kern w:val="0"/>
                <w:sz w:val="18"/>
                <w:szCs w:val="18"/>
              </w:rPr>
            </w:pPr>
            <w:ins w:id="2984" w:author="Harry" w:date="2020-11-21T12:55:00Z">
              <w:r w:rsidRPr="00EC53B7">
                <w:rPr>
                  <w:rFonts w:ascii="Times New Roman" w:eastAsia="Times New Roman" w:hAnsi="Times New Roman" w:cs="Times New Roman"/>
                  <w:color w:val="000000"/>
                  <w:kern w:val="0"/>
                  <w:sz w:val="18"/>
                  <w:szCs w:val="18"/>
                </w:rPr>
                <w:t>Log of GDP in 2015Q1</w:t>
              </w:r>
            </w:ins>
          </w:p>
        </w:tc>
        <w:tc>
          <w:tcPr>
            <w:tcW w:w="992" w:type="dxa"/>
            <w:tcBorders>
              <w:top w:val="nil"/>
              <w:left w:val="nil"/>
              <w:bottom w:val="nil"/>
              <w:right w:val="nil"/>
            </w:tcBorders>
            <w:shd w:val="clear" w:color="auto" w:fill="auto"/>
            <w:noWrap/>
            <w:vAlign w:val="center"/>
            <w:hideMark/>
            <w:tcPrChange w:id="2985" w:author="Ragdad Cani Miranti" w:date="2020-11-25T17:14:00Z">
              <w:tcPr>
                <w:tcW w:w="992" w:type="dxa"/>
                <w:tcBorders>
                  <w:top w:val="nil"/>
                  <w:left w:val="nil"/>
                  <w:bottom w:val="nil"/>
                  <w:right w:val="nil"/>
                </w:tcBorders>
                <w:shd w:val="clear" w:color="auto" w:fill="auto"/>
                <w:noWrap/>
                <w:vAlign w:val="center"/>
                <w:hideMark/>
              </w:tcPr>
            </w:tcPrChange>
          </w:tcPr>
          <w:p w14:paraId="480390C2" w14:textId="77777777" w:rsidR="00C1732E" w:rsidRPr="00EC53B7" w:rsidRDefault="00C1732E" w:rsidP="001B567F">
            <w:pPr>
              <w:widowControl/>
              <w:snapToGrid w:val="0"/>
              <w:jc w:val="center"/>
              <w:rPr>
                <w:ins w:id="2986" w:author="Harry" w:date="2020-11-21T12:55:00Z"/>
                <w:rFonts w:ascii="Times New Roman" w:eastAsia="Times New Roman" w:hAnsi="Times New Roman" w:cs="Times New Roman"/>
                <w:color w:val="000000"/>
                <w:kern w:val="0"/>
                <w:sz w:val="18"/>
                <w:szCs w:val="18"/>
              </w:rPr>
            </w:pPr>
            <w:ins w:id="2987" w:author="Harry" w:date="2020-11-21T12:55:00Z">
              <w:r w:rsidRPr="00EC53B7">
                <w:rPr>
                  <w:rFonts w:ascii="Times New Roman" w:eastAsia="Times New Roman" w:hAnsi="Times New Roman" w:cs="Times New Roman"/>
                  <w:color w:val="000000"/>
                  <w:kern w:val="0"/>
                  <w:sz w:val="18"/>
                  <w:szCs w:val="18"/>
                </w:rPr>
                <w:t>-0.022**</w:t>
              </w:r>
            </w:ins>
          </w:p>
        </w:tc>
        <w:tc>
          <w:tcPr>
            <w:tcW w:w="992" w:type="dxa"/>
            <w:tcBorders>
              <w:top w:val="nil"/>
              <w:left w:val="nil"/>
              <w:bottom w:val="nil"/>
              <w:right w:val="nil"/>
            </w:tcBorders>
            <w:shd w:val="clear" w:color="auto" w:fill="auto"/>
            <w:vAlign w:val="center"/>
            <w:hideMark/>
            <w:tcPrChange w:id="2988" w:author="Ragdad Cani Miranti" w:date="2020-11-25T17:14:00Z">
              <w:tcPr>
                <w:tcW w:w="992" w:type="dxa"/>
                <w:tcBorders>
                  <w:top w:val="nil"/>
                  <w:left w:val="nil"/>
                  <w:bottom w:val="nil"/>
                  <w:right w:val="nil"/>
                </w:tcBorders>
                <w:shd w:val="clear" w:color="auto" w:fill="auto"/>
                <w:vAlign w:val="center"/>
                <w:hideMark/>
              </w:tcPr>
            </w:tcPrChange>
          </w:tcPr>
          <w:p w14:paraId="4BD53486" w14:textId="35804160" w:rsidR="00C1732E" w:rsidRPr="00EC53B7" w:rsidRDefault="00C1732E" w:rsidP="001B567F">
            <w:pPr>
              <w:widowControl/>
              <w:snapToGrid w:val="0"/>
              <w:jc w:val="center"/>
              <w:rPr>
                <w:ins w:id="2989" w:author="Harry" w:date="2020-11-21T12:55:00Z"/>
                <w:rFonts w:ascii="Times New Roman" w:eastAsia="Times New Roman" w:hAnsi="Times New Roman" w:cs="Times New Roman"/>
                <w:color w:val="000000"/>
                <w:kern w:val="0"/>
                <w:sz w:val="18"/>
                <w:szCs w:val="18"/>
              </w:rPr>
            </w:pPr>
            <w:ins w:id="2990" w:author="Harry" w:date="2020-11-21T12:55:00Z">
              <w:r w:rsidRPr="00EC53B7">
                <w:rPr>
                  <w:rFonts w:ascii="Times New Roman" w:eastAsia="Times New Roman" w:hAnsi="Times New Roman" w:cs="Times New Roman"/>
                  <w:color w:val="000000"/>
                  <w:kern w:val="0"/>
                  <w:sz w:val="18"/>
                  <w:szCs w:val="18"/>
                </w:rPr>
                <w:t>-0.022</w:t>
              </w:r>
            </w:ins>
            <w:ins w:id="2991" w:author="Ragdad Cani Miranti" w:date="2020-11-25T17:16:00Z">
              <w:r w:rsidR="003D6B79">
                <w:rPr>
                  <w:rFonts w:ascii="Times New Roman" w:eastAsia="Times New Roman" w:hAnsi="Times New Roman" w:cs="Times New Roman"/>
                  <w:color w:val="000000"/>
                  <w:kern w:val="0"/>
                  <w:sz w:val="18"/>
                  <w:szCs w:val="18"/>
                </w:rPr>
                <w:t>*</w:t>
              </w:r>
            </w:ins>
            <w:ins w:id="2992" w:author="Harry" w:date="2020-11-21T12:55:00Z">
              <w:del w:id="2993" w:author="Ragdad Cani Miranti" w:date="2020-11-25T17:15:00Z">
                <w:r w:rsidRPr="00EC53B7" w:rsidDel="003D6B79">
                  <w:rPr>
                    <w:rFonts w:ascii="Times New Roman" w:eastAsia="Times New Roman" w:hAnsi="Times New Roman" w:cs="Times New Roman"/>
                    <w:color w:val="000000"/>
                    <w:kern w:val="0"/>
                    <w:sz w:val="18"/>
                    <w:szCs w:val="18"/>
                  </w:rPr>
                  <w:delText>***</w:delText>
                </w:r>
              </w:del>
            </w:ins>
          </w:p>
        </w:tc>
        <w:tc>
          <w:tcPr>
            <w:tcW w:w="992" w:type="dxa"/>
            <w:tcBorders>
              <w:top w:val="nil"/>
              <w:left w:val="nil"/>
              <w:bottom w:val="nil"/>
              <w:right w:val="nil"/>
            </w:tcBorders>
            <w:shd w:val="clear" w:color="auto" w:fill="auto"/>
            <w:vAlign w:val="center"/>
            <w:hideMark/>
            <w:tcPrChange w:id="2994" w:author="Ragdad Cani Miranti" w:date="2020-11-25T17:14:00Z">
              <w:tcPr>
                <w:tcW w:w="992" w:type="dxa"/>
                <w:tcBorders>
                  <w:top w:val="nil"/>
                  <w:left w:val="nil"/>
                  <w:bottom w:val="nil"/>
                  <w:right w:val="nil"/>
                </w:tcBorders>
                <w:shd w:val="clear" w:color="auto" w:fill="auto"/>
                <w:vAlign w:val="center"/>
                <w:hideMark/>
              </w:tcPr>
            </w:tcPrChange>
          </w:tcPr>
          <w:p w14:paraId="4D4CCE8C" w14:textId="7615984A" w:rsidR="00C1732E" w:rsidRPr="00EC53B7" w:rsidRDefault="00C1732E" w:rsidP="001B567F">
            <w:pPr>
              <w:widowControl/>
              <w:snapToGrid w:val="0"/>
              <w:jc w:val="center"/>
              <w:rPr>
                <w:ins w:id="2995" w:author="Harry" w:date="2020-11-21T12:55:00Z"/>
                <w:rFonts w:ascii="Times New Roman" w:eastAsia="Times New Roman" w:hAnsi="Times New Roman" w:cs="Times New Roman"/>
                <w:color w:val="000000"/>
                <w:kern w:val="0"/>
                <w:sz w:val="18"/>
                <w:szCs w:val="18"/>
              </w:rPr>
            </w:pPr>
            <w:ins w:id="2996" w:author="Harry" w:date="2020-11-21T12:55:00Z">
              <w:r w:rsidRPr="00EC53B7">
                <w:rPr>
                  <w:rFonts w:ascii="Times New Roman" w:eastAsia="Times New Roman" w:hAnsi="Times New Roman" w:cs="Times New Roman"/>
                  <w:color w:val="000000"/>
                  <w:kern w:val="0"/>
                  <w:sz w:val="18"/>
                  <w:szCs w:val="18"/>
                </w:rPr>
                <w:t>-0.026</w:t>
              </w:r>
            </w:ins>
            <w:ins w:id="2997" w:author="Ragdad Cani Miranti" w:date="2020-11-25T17:15:00Z">
              <w:r w:rsidR="003D6B79">
                <w:rPr>
                  <w:rFonts w:ascii="Times New Roman" w:eastAsia="Times New Roman" w:hAnsi="Times New Roman" w:cs="Times New Roman"/>
                  <w:color w:val="000000"/>
                  <w:kern w:val="0"/>
                  <w:sz w:val="18"/>
                  <w:szCs w:val="18"/>
                </w:rPr>
                <w:t>**</w:t>
              </w:r>
            </w:ins>
          </w:p>
        </w:tc>
        <w:tc>
          <w:tcPr>
            <w:tcW w:w="993" w:type="dxa"/>
            <w:tcBorders>
              <w:top w:val="nil"/>
              <w:left w:val="nil"/>
              <w:bottom w:val="nil"/>
              <w:right w:val="nil"/>
            </w:tcBorders>
            <w:shd w:val="clear" w:color="auto" w:fill="auto"/>
            <w:vAlign w:val="center"/>
            <w:tcPrChange w:id="2998" w:author="Ragdad Cani Miranti" w:date="2020-11-25T17:14:00Z">
              <w:tcPr>
                <w:tcW w:w="993" w:type="dxa"/>
                <w:tcBorders>
                  <w:top w:val="nil"/>
                  <w:left w:val="nil"/>
                  <w:bottom w:val="nil"/>
                  <w:right w:val="nil"/>
                </w:tcBorders>
                <w:shd w:val="clear" w:color="auto" w:fill="auto"/>
                <w:vAlign w:val="center"/>
              </w:tcPr>
            </w:tcPrChange>
          </w:tcPr>
          <w:p w14:paraId="169CB0D8" w14:textId="4E739C7C" w:rsidR="00C1732E" w:rsidRPr="00EC53B7" w:rsidRDefault="00C1732E" w:rsidP="001B567F">
            <w:pPr>
              <w:widowControl/>
              <w:snapToGrid w:val="0"/>
              <w:jc w:val="center"/>
              <w:rPr>
                <w:ins w:id="2999" w:author="Harry" w:date="2020-11-21T12:55:00Z"/>
                <w:rFonts w:ascii="Times New Roman" w:eastAsia="Times New Roman" w:hAnsi="Times New Roman" w:cs="Times New Roman"/>
                <w:color w:val="000000"/>
                <w:kern w:val="0"/>
                <w:sz w:val="18"/>
                <w:szCs w:val="18"/>
              </w:rPr>
            </w:pPr>
            <w:ins w:id="3000" w:author="Harry" w:date="2020-11-21T12:55:00Z">
              <w:del w:id="3001" w:author="Ragdad Cani Miranti" w:date="2020-11-25T17:14:00Z">
                <w:r w:rsidRPr="00EC53B7" w:rsidDel="003D6B79">
                  <w:rPr>
                    <w:rFonts w:ascii="Times New Roman" w:eastAsia="Times New Roman" w:hAnsi="Times New Roman" w:cs="Times New Roman"/>
                    <w:color w:val="000000"/>
                    <w:kern w:val="0"/>
                    <w:sz w:val="18"/>
                    <w:szCs w:val="18"/>
                  </w:rPr>
                  <w:delText>-0.005</w:delText>
                </w:r>
              </w:del>
            </w:ins>
          </w:p>
        </w:tc>
        <w:tc>
          <w:tcPr>
            <w:tcW w:w="992" w:type="dxa"/>
            <w:tcBorders>
              <w:top w:val="nil"/>
              <w:left w:val="nil"/>
              <w:bottom w:val="nil"/>
              <w:right w:val="nil"/>
            </w:tcBorders>
            <w:shd w:val="clear" w:color="auto" w:fill="auto"/>
            <w:vAlign w:val="center"/>
            <w:tcPrChange w:id="3002" w:author="Ragdad Cani Miranti" w:date="2020-11-25T17:14:00Z">
              <w:tcPr>
                <w:tcW w:w="992" w:type="dxa"/>
                <w:tcBorders>
                  <w:top w:val="nil"/>
                  <w:left w:val="nil"/>
                  <w:bottom w:val="nil"/>
                  <w:right w:val="nil"/>
                </w:tcBorders>
                <w:shd w:val="clear" w:color="auto" w:fill="auto"/>
                <w:vAlign w:val="center"/>
              </w:tcPr>
            </w:tcPrChange>
          </w:tcPr>
          <w:p w14:paraId="14391C19" w14:textId="22EF393D" w:rsidR="00C1732E" w:rsidRPr="00EC53B7" w:rsidRDefault="00C1732E" w:rsidP="001B567F">
            <w:pPr>
              <w:widowControl/>
              <w:snapToGrid w:val="0"/>
              <w:jc w:val="center"/>
              <w:rPr>
                <w:ins w:id="3003" w:author="Harry" w:date="2020-11-21T12:55:00Z"/>
                <w:rFonts w:ascii="Times New Roman" w:eastAsia="Times New Roman" w:hAnsi="Times New Roman" w:cs="Times New Roman"/>
                <w:color w:val="000000"/>
                <w:kern w:val="0"/>
                <w:sz w:val="18"/>
                <w:szCs w:val="18"/>
              </w:rPr>
            </w:pPr>
            <w:ins w:id="3004" w:author="Harry" w:date="2020-11-21T12:55:00Z">
              <w:del w:id="3005" w:author="Ragdad Cani Miranti" w:date="2020-11-25T17:14:00Z">
                <w:r w:rsidRPr="00EC53B7" w:rsidDel="003D6B79">
                  <w:rPr>
                    <w:rFonts w:ascii="Times New Roman" w:eastAsia="Times New Roman" w:hAnsi="Times New Roman" w:cs="Times New Roman"/>
                    <w:color w:val="000000"/>
                    <w:kern w:val="0"/>
                    <w:sz w:val="18"/>
                    <w:szCs w:val="18"/>
                  </w:rPr>
                  <w:delText>-0.005</w:delText>
                </w:r>
              </w:del>
            </w:ins>
          </w:p>
        </w:tc>
        <w:tc>
          <w:tcPr>
            <w:tcW w:w="992" w:type="dxa"/>
            <w:tcBorders>
              <w:top w:val="nil"/>
              <w:left w:val="nil"/>
              <w:bottom w:val="nil"/>
              <w:right w:val="nil"/>
            </w:tcBorders>
            <w:shd w:val="clear" w:color="auto" w:fill="auto"/>
            <w:vAlign w:val="center"/>
            <w:tcPrChange w:id="3006" w:author="Ragdad Cani Miranti" w:date="2020-11-25T17:14:00Z">
              <w:tcPr>
                <w:tcW w:w="992" w:type="dxa"/>
                <w:tcBorders>
                  <w:top w:val="nil"/>
                  <w:left w:val="nil"/>
                  <w:bottom w:val="nil"/>
                  <w:right w:val="nil"/>
                </w:tcBorders>
                <w:shd w:val="clear" w:color="auto" w:fill="auto"/>
                <w:vAlign w:val="center"/>
              </w:tcPr>
            </w:tcPrChange>
          </w:tcPr>
          <w:p w14:paraId="6DF7A573" w14:textId="14C69FDA" w:rsidR="00C1732E" w:rsidRPr="00EC53B7" w:rsidRDefault="00C1732E" w:rsidP="001B567F">
            <w:pPr>
              <w:widowControl/>
              <w:snapToGrid w:val="0"/>
              <w:jc w:val="center"/>
              <w:rPr>
                <w:ins w:id="3007" w:author="Harry" w:date="2020-11-21T12:55:00Z"/>
                <w:rFonts w:ascii="Times New Roman" w:eastAsia="Times New Roman" w:hAnsi="Times New Roman" w:cs="Times New Roman"/>
                <w:color w:val="000000"/>
                <w:kern w:val="0"/>
                <w:sz w:val="18"/>
                <w:szCs w:val="18"/>
              </w:rPr>
            </w:pPr>
            <w:ins w:id="3008" w:author="Harry" w:date="2020-11-21T12:55:00Z">
              <w:del w:id="3009" w:author="Ragdad Cani Miranti" w:date="2020-11-25T17:14:00Z">
                <w:r w:rsidRPr="00EC53B7" w:rsidDel="003D6B79">
                  <w:rPr>
                    <w:rFonts w:ascii="Times New Roman" w:eastAsia="Times New Roman" w:hAnsi="Times New Roman" w:cs="Times New Roman"/>
                    <w:color w:val="000000"/>
                    <w:kern w:val="0"/>
                    <w:sz w:val="18"/>
                    <w:szCs w:val="18"/>
                  </w:rPr>
                  <w:delText>-0.006**</w:delText>
                </w:r>
              </w:del>
            </w:ins>
          </w:p>
        </w:tc>
      </w:tr>
      <w:tr w:rsidR="00C1732E" w:rsidRPr="00884C10" w14:paraId="6631AC55" w14:textId="77777777" w:rsidTr="003D6B79">
        <w:tblPrEx>
          <w:tblW w:w="8647" w:type="dxa"/>
          <w:tblLayout w:type="fixed"/>
          <w:tblPrExChange w:id="3010" w:author="Ragdad Cani Miranti" w:date="2020-11-25T17:14:00Z">
            <w:tblPrEx>
              <w:tblW w:w="8647" w:type="dxa"/>
              <w:tblLayout w:type="fixed"/>
            </w:tblPrEx>
          </w:tblPrExChange>
        </w:tblPrEx>
        <w:trPr>
          <w:trHeight w:val="307"/>
          <w:ins w:id="3011" w:author="Harry" w:date="2020-11-21T12:55:00Z"/>
          <w:trPrChange w:id="3012" w:author="Ragdad Cani Miranti" w:date="2020-11-25T17:14:00Z">
            <w:trPr>
              <w:trHeight w:val="307"/>
            </w:trPr>
          </w:trPrChange>
        </w:trPr>
        <w:tc>
          <w:tcPr>
            <w:tcW w:w="2694" w:type="dxa"/>
            <w:tcBorders>
              <w:top w:val="nil"/>
              <w:left w:val="nil"/>
              <w:bottom w:val="nil"/>
              <w:right w:val="nil"/>
            </w:tcBorders>
            <w:shd w:val="clear" w:color="auto" w:fill="auto"/>
            <w:noWrap/>
            <w:vAlign w:val="bottom"/>
            <w:hideMark/>
            <w:tcPrChange w:id="3013" w:author="Ragdad Cani Miranti" w:date="2020-11-25T17:14:00Z">
              <w:tcPr>
                <w:tcW w:w="2694" w:type="dxa"/>
                <w:tcBorders>
                  <w:top w:val="nil"/>
                  <w:left w:val="nil"/>
                  <w:bottom w:val="nil"/>
                  <w:right w:val="nil"/>
                </w:tcBorders>
                <w:shd w:val="clear" w:color="auto" w:fill="auto"/>
                <w:noWrap/>
                <w:vAlign w:val="bottom"/>
                <w:hideMark/>
              </w:tcPr>
            </w:tcPrChange>
          </w:tcPr>
          <w:p w14:paraId="364EAC3E" w14:textId="77777777" w:rsidR="00C1732E" w:rsidRPr="00EC53B7" w:rsidRDefault="00C1732E" w:rsidP="001B567F">
            <w:pPr>
              <w:widowControl/>
              <w:snapToGrid w:val="0"/>
              <w:jc w:val="center"/>
              <w:rPr>
                <w:ins w:id="3014"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015" w:author="Ragdad Cani Miranti" w:date="2020-11-25T17:14:00Z">
              <w:tcPr>
                <w:tcW w:w="992" w:type="dxa"/>
                <w:tcBorders>
                  <w:top w:val="nil"/>
                  <w:left w:val="nil"/>
                  <w:bottom w:val="nil"/>
                  <w:right w:val="nil"/>
                </w:tcBorders>
                <w:shd w:val="clear" w:color="auto" w:fill="auto"/>
                <w:noWrap/>
                <w:vAlign w:val="center"/>
                <w:hideMark/>
              </w:tcPr>
            </w:tcPrChange>
          </w:tcPr>
          <w:p w14:paraId="03329ECB" w14:textId="77777777" w:rsidR="00C1732E" w:rsidRPr="00EC53B7" w:rsidRDefault="00C1732E" w:rsidP="001B567F">
            <w:pPr>
              <w:widowControl/>
              <w:snapToGrid w:val="0"/>
              <w:jc w:val="center"/>
              <w:rPr>
                <w:ins w:id="3016" w:author="Harry" w:date="2020-11-21T12:55:00Z"/>
                <w:rFonts w:ascii="Times New Roman" w:eastAsia="Times New Roman" w:hAnsi="Times New Roman" w:cs="Times New Roman"/>
                <w:color w:val="000000"/>
                <w:kern w:val="0"/>
                <w:sz w:val="18"/>
                <w:szCs w:val="18"/>
              </w:rPr>
            </w:pPr>
            <w:ins w:id="3017" w:author="Harry" w:date="2020-11-21T12:55:00Z">
              <w:r w:rsidRPr="00EC53B7">
                <w:rPr>
                  <w:rFonts w:ascii="Times New Roman" w:eastAsia="Times New Roman" w:hAnsi="Times New Roman" w:cs="Times New Roman"/>
                  <w:color w:val="000000"/>
                  <w:kern w:val="0"/>
                  <w:sz w:val="18"/>
                  <w:szCs w:val="18"/>
                </w:rPr>
                <w:t>(0.01)</w:t>
              </w:r>
            </w:ins>
          </w:p>
        </w:tc>
        <w:tc>
          <w:tcPr>
            <w:tcW w:w="992" w:type="dxa"/>
            <w:tcBorders>
              <w:top w:val="nil"/>
              <w:left w:val="nil"/>
              <w:bottom w:val="nil"/>
              <w:right w:val="nil"/>
            </w:tcBorders>
            <w:shd w:val="clear" w:color="auto" w:fill="auto"/>
            <w:vAlign w:val="center"/>
            <w:hideMark/>
            <w:tcPrChange w:id="3018" w:author="Ragdad Cani Miranti" w:date="2020-11-25T17:14:00Z">
              <w:tcPr>
                <w:tcW w:w="992" w:type="dxa"/>
                <w:tcBorders>
                  <w:top w:val="nil"/>
                  <w:left w:val="nil"/>
                  <w:bottom w:val="nil"/>
                  <w:right w:val="nil"/>
                </w:tcBorders>
                <w:shd w:val="clear" w:color="auto" w:fill="auto"/>
                <w:vAlign w:val="center"/>
                <w:hideMark/>
              </w:tcPr>
            </w:tcPrChange>
          </w:tcPr>
          <w:p w14:paraId="4802842C" w14:textId="77777777" w:rsidR="00C1732E" w:rsidRPr="00EC53B7" w:rsidRDefault="00C1732E" w:rsidP="001B567F">
            <w:pPr>
              <w:widowControl/>
              <w:snapToGrid w:val="0"/>
              <w:jc w:val="center"/>
              <w:rPr>
                <w:ins w:id="3019" w:author="Harry" w:date="2020-11-21T12:55:00Z"/>
                <w:rFonts w:ascii="Times New Roman" w:eastAsia="Times New Roman" w:hAnsi="Times New Roman" w:cs="Times New Roman"/>
                <w:color w:val="000000"/>
                <w:kern w:val="0"/>
                <w:sz w:val="18"/>
                <w:szCs w:val="18"/>
              </w:rPr>
            </w:pPr>
            <w:ins w:id="3020" w:author="Harry" w:date="2020-11-21T12:55:00Z">
              <w:r w:rsidRPr="00EC53B7">
                <w:rPr>
                  <w:rFonts w:ascii="Times New Roman" w:eastAsia="Times New Roman" w:hAnsi="Times New Roman" w:cs="Times New Roman"/>
                  <w:color w:val="000000"/>
                  <w:kern w:val="0"/>
                  <w:sz w:val="18"/>
                  <w:szCs w:val="18"/>
                </w:rPr>
                <w:t>(0.012)</w:t>
              </w:r>
            </w:ins>
          </w:p>
        </w:tc>
        <w:tc>
          <w:tcPr>
            <w:tcW w:w="992" w:type="dxa"/>
            <w:tcBorders>
              <w:top w:val="nil"/>
              <w:left w:val="nil"/>
              <w:bottom w:val="nil"/>
              <w:right w:val="nil"/>
            </w:tcBorders>
            <w:shd w:val="clear" w:color="auto" w:fill="auto"/>
            <w:vAlign w:val="center"/>
            <w:hideMark/>
            <w:tcPrChange w:id="3021" w:author="Ragdad Cani Miranti" w:date="2020-11-25T17:14:00Z">
              <w:tcPr>
                <w:tcW w:w="992" w:type="dxa"/>
                <w:tcBorders>
                  <w:top w:val="nil"/>
                  <w:left w:val="nil"/>
                  <w:bottom w:val="nil"/>
                  <w:right w:val="nil"/>
                </w:tcBorders>
                <w:shd w:val="clear" w:color="auto" w:fill="auto"/>
                <w:vAlign w:val="center"/>
                <w:hideMark/>
              </w:tcPr>
            </w:tcPrChange>
          </w:tcPr>
          <w:p w14:paraId="23956F32" w14:textId="77777777" w:rsidR="00C1732E" w:rsidRPr="00EC53B7" w:rsidRDefault="00C1732E" w:rsidP="001B567F">
            <w:pPr>
              <w:widowControl/>
              <w:snapToGrid w:val="0"/>
              <w:jc w:val="center"/>
              <w:rPr>
                <w:ins w:id="3022" w:author="Harry" w:date="2020-11-21T12:55:00Z"/>
                <w:rFonts w:ascii="Times New Roman" w:eastAsia="Times New Roman" w:hAnsi="Times New Roman" w:cs="Times New Roman"/>
                <w:color w:val="000000"/>
                <w:kern w:val="0"/>
                <w:sz w:val="18"/>
                <w:szCs w:val="18"/>
              </w:rPr>
            </w:pPr>
            <w:ins w:id="3023" w:author="Harry" w:date="2020-11-21T12:55:00Z">
              <w:r w:rsidRPr="00EC53B7">
                <w:rPr>
                  <w:rFonts w:ascii="Times New Roman" w:eastAsia="Times New Roman" w:hAnsi="Times New Roman" w:cs="Times New Roman"/>
                  <w:color w:val="000000"/>
                  <w:kern w:val="0"/>
                  <w:sz w:val="18"/>
                  <w:szCs w:val="18"/>
                </w:rPr>
                <w:t>(0.013)</w:t>
              </w:r>
            </w:ins>
          </w:p>
        </w:tc>
        <w:tc>
          <w:tcPr>
            <w:tcW w:w="993" w:type="dxa"/>
            <w:tcBorders>
              <w:top w:val="nil"/>
              <w:left w:val="nil"/>
              <w:bottom w:val="nil"/>
              <w:right w:val="nil"/>
            </w:tcBorders>
            <w:shd w:val="clear" w:color="auto" w:fill="auto"/>
            <w:vAlign w:val="center"/>
            <w:tcPrChange w:id="3024" w:author="Ragdad Cani Miranti" w:date="2020-11-25T17:14:00Z">
              <w:tcPr>
                <w:tcW w:w="993" w:type="dxa"/>
                <w:tcBorders>
                  <w:top w:val="nil"/>
                  <w:left w:val="nil"/>
                  <w:bottom w:val="nil"/>
                  <w:right w:val="nil"/>
                </w:tcBorders>
                <w:shd w:val="clear" w:color="auto" w:fill="auto"/>
                <w:vAlign w:val="center"/>
              </w:tcPr>
            </w:tcPrChange>
          </w:tcPr>
          <w:p w14:paraId="36D7882A" w14:textId="2C3225BC" w:rsidR="00C1732E" w:rsidRPr="00EC53B7" w:rsidRDefault="00C1732E" w:rsidP="001B567F">
            <w:pPr>
              <w:widowControl/>
              <w:snapToGrid w:val="0"/>
              <w:jc w:val="center"/>
              <w:rPr>
                <w:ins w:id="3025" w:author="Harry" w:date="2020-11-21T12:55:00Z"/>
                <w:rFonts w:ascii="Times New Roman" w:eastAsia="Times New Roman" w:hAnsi="Times New Roman" w:cs="Times New Roman"/>
                <w:color w:val="000000"/>
                <w:kern w:val="0"/>
                <w:sz w:val="18"/>
                <w:szCs w:val="18"/>
              </w:rPr>
            </w:pPr>
            <w:ins w:id="3026" w:author="Harry" w:date="2020-11-21T12:55:00Z">
              <w:del w:id="3027" w:author="Ragdad Cani Miranti" w:date="2020-11-25T17:14:00Z">
                <w:r w:rsidRPr="00EC53B7" w:rsidDel="003D6B79">
                  <w:rPr>
                    <w:rFonts w:ascii="Times New Roman" w:eastAsia="Times New Roman" w:hAnsi="Times New Roman" w:cs="Times New Roman"/>
                    <w:color w:val="000000"/>
                    <w:kern w:val="0"/>
                    <w:sz w:val="18"/>
                    <w:szCs w:val="18"/>
                  </w:rPr>
                  <w:delText>(0.010)</w:delText>
                </w:r>
              </w:del>
            </w:ins>
          </w:p>
        </w:tc>
        <w:tc>
          <w:tcPr>
            <w:tcW w:w="992" w:type="dxa"/>
            <w:tcBorders>
              <w:top w:val="nil"/>
              <w:left w:val="nil"/>
              <w:bottom w:val="nil"/>
              <w:right w:val="nil"/>
            </w:tcBorders>
            <w:shd w:val="clear" w:color="auto" w:fill="auto"/>
            <w:vAlign w:val="center"/>
            <w:tcPrChange w:id="3028" w:author="Ragdad Cani Miranti" w:date="2020-11-25T17:14:00Z">
              <w:tcPr>
                <w:tcW w:w="992" w:type="dxa"/>
                <w:tcBorders>
                  <w:top w:val="nil"/>
                  <w:left w:val="nil"/>
                  <w:bottom w:val="nil"/>
                  <w:right w:val="nil"/>
                </w:tcBorders>
                <w:shd w:val="clear" w:color="auto" w:fill="auto"/>
                <w:vAlign w:val="center"/>
              </w:tcPr>
            </w:tcPrChange>
          </w:tcPr>
          <w:p w14:paraId="058F732D" w14:textId="752BCBB0" w:rsidR="00C1732E" w:rsidRPr="00EC53B7" w:rsidRDefault="00C1732E" w:rsidP="001B567F">
            <w:pPr>
              <w:widowControl/>
              <w:snapToGrid w:val="0"/>
              <w:jc w:val="center"/>
              <w:rPr>
                <w:ins w:id="3029" w:author="Harry" w:date="2020-11-21T12:55:00Z"/>
                <w:rFonts w:ascii="Times New Roman" w:eastAsia="Times New Roman" w:hAnsi="Times New Roman" w:cs="Times New Roman"/>
                <w:color w:val="000000"/>
                <w:kern w:val="0"/>
                <w:sz w:val="18"/>
                <w:szCs w:val="18"/>
              </w:rPr>
            </w:pPr>
            <w:ins w:id="3030" w:author="Harry" w:date="2020-11-21T12:55:00Z">
              <w:del w:id="3031" w:author="Ragdad Cani Miranti" w:date="2020-11-25T17:14:00Z">
                <w:r w:rsidRPr="00EC53B7" w:rsidDel="003D6B79">
                  <w:rPr>
                    <w:rFonts w:ascii="Times New Roman" w:eastAsia="Times New Roman" w:hAnsi="Times New Roman" w:cs="Times New Roman"/>
                    <w:color w:val="000000"/>
                    <w:kern w:val="0"/>
                    <w:sz w:val="18"/>
                    <w:szCs w:val="18"/>
                  </w:rPr>
                  <w:delText>(0.011)</w:delText>
                </w:r>
              </w:del>
            </w:ins>
          </w:p>
        </w:tc>
        <w:tc>
          <w:tcPr>
            <w:tcW w:w="992" w:type="dxa"/>
            <w:tcBorders>
              <w:top w:val="nil"/>
              <w:left w:val="nil"/>
              <w:bottom w:val="nil"/>
              <w:right w:val="nil"/>
            </w:tcBorders>
            <w:shd w:val="clear" w:color="auto" w:fill="auto"/>
            <w:vAlign w:val="center"/>
            <w:tcPrChange w:id="3032" w:author="Ragdad Cani Miranti" w:date="2020-11-25T17:14:00Z">
              <w:tcPr>
                <w:tcW w:w="992" w:type="dxa"/>
                <w:tcBorders>
                  <w:top w:val="nil"/>
                  <w:left w:val="nil"/>
                  <w:bottom w:val="nil"/>
                  <w:right w:val="nil"/>
                </w:tcBorders>
                <w:shd w:val="clear" w:color="auto" w:fill="auto"/>
                <w:vAlign w:val="center"/>
              </w:tcPr>
            </w:tcPrChange>
          </w:tcPr>
          <w:p w14:paraId="6B423680" w14:textId="44470F89" w:rsidR="00C1732E" w:rsidRPr="00EC53B7" w:rsidRDefault="00C1732E" w:rsidP="001B567F">
            <w:pPr>
              <w:widowControl/>
              <w:snapToGrid w:val="0"/>
              <w:jc w:val="center"/>
              <w:rPr>
                <w:ins w:id="3033" w:author="Harry" w:date="2020-11-21T12:55:00Z"/>
                <w:rFonts w:ascii="Times New Roman" w:eastAsia="Times New Roman" w:hAnsi="Times New Roman" w:cs="Times New Roman"/>
                <w:color w:val="000000"/>
                <w:kern w:val="0"/>
                <w:sz w:val="18"/>
                <w:szCs w:val="18"/>
              </w:rPr>
            </w:pPr>
            <w:ins w:id="3034" w:author="Harry" w:date="2020-11-21T12:55:00Z">
              <w:del w:id="3035" w:author="Ragdad Cani Miranti" w:date="2020-11-25T17:14:00Z">
                <w:r w:rsidRPr="00EC53B7" w:rsidDel="003D6B79">
                  <w:rPr>
                    <w:rFonts w:ascii="Times New Roman" w:eastAsia="Times New Roman" w:hAnsi="Times New Roman" w:cs="Times New Roman"/>
                    <w:color w:val="000000"/>
                    <w:kern w:val="0"/>
                    <w:sz w:val="18"/>
                    <w:szCs w:val="18"/>
                  </w:rPr>
                  <w:delText>(0.011)</w:delText>
                </w:r>
              </w:del>
            </w:ins>
          </w:p>
        </w:tc>
      </w:tr>
      <w:tr w:rsidR="003D6B79" w:rsidRPr="00884C10" w14:paraId="63951D41" w14:textId="77777777" w:rsidTr="001B567F">
        <w:trPr>
          <w:trHeight w:val="307"/>
          <w:ins w:id="3036" w:author="Harry" w:date="2020-11-21T12:55:00Z"/>
        </w:trPr>
        <w:tc>
          <w:tcPr>
            <w:tcW w:w="2694" w:type="dxa"/>
            <w:tcBorders>
              <w:top w:val="nil"/>
              <w:left w:val="nil"/>
              <w:bottom w:val="nil"/>
              <w:right w:val="nil"/>
            </w:tcBorders>
            <w:shd w:val="clear" w:color="auto" w:fill="auto"/>
            <w:noWrap/>
            <w:vAlign w:val="bottom"/>
            <w:hideMark/>
          </w:tcPr>
          <w:p w14:paraId="1AAD1F02" w14:textId="77777777" w:rsidR="003D6B79" w:rsidRPr="00EC53B7" w:rsidRDefault="003D6B79" w:rsidP="003D6B79">
            <w:pPr>
              <w:widowControl/>
              <w:snapToGrid w:val="0"/>
              <w:jc w:val="left"/>
              <w:rPr>
                <w:ins w:id="3037" w:author="Harry" w:date="2020-11-21T12:55:00Z"/>
                <w:rFonts w:ascii="Times New Roman" w:eastAsia="Times New Roman" w:hAnsi="Times New Roman" w:cs="Times New Roman"/>
                <w:color w:val="000000"/>
                <w:kern w:val="0"/>
                <w:sz w:val="18"/>
                <w:szCs w:val="18"/>
              </w:rPr>
            </w:pPr>
            <w:ins w:id="3038" w:author="Harry" w:date="2020-11-21T12:55:00Z">
              <w:r w:rsidRPr="00EC53B7">
                <w:rPr>
                  <w:rFonts w:ascii="Times New Roman" w:eastAsia="Times New Roman" w:hAnsi="Times New Roman" w:cs="Times New Roman"/>
                  <w:color w:val="000000"/>
                  <w:kern w:val="0"/>
                  <w:sz w:val="18"/>
                  <w:szCs w:val="18"/>
                </w:rPr>
                <w:t>Log of GDP in 2019Q1</w:t>
              </w:r>
            </w:ins>
          </w:p>
        </w:tc>
        <w:tc>
          <w:tcPr>
            <w:tcW w:w="992" w:type="dxa"/>
            <w:tcBorders>
              <w:top w:val="nil"/>
              <w:left w:val="nil"/>
              <w:bottom w:val="nil"/>
              <w:right w:val="nil"/>
            </w:tcBorders>
            <w:shd w:val="clear" w:color="auto" w:fill="auto"/>
            <w:noWrap/>
            <w:vAlign w:val="center"/>
            <w:hideMark/>
          </w:tcPr>
          <w:p w14:paraId="7E8B594D" w14:textId="77777777" w:rsidR="003D6B79" w:rsidRPr="00EC53B7" w:rsidRDefault="003D6B79" w:rsidP="003D6B79">
            <w:pPr>
              <w:widowControl/>
              <w:snapToGrid w:val="0"/>
              <w:jc w:val="left"/>
              <w:rPr>
                <w:ins w:id="3039"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hideMark/>
          </w:tcPr>
          <w:p w14:paraId="42EDED69" w14:textId="77777777" w:rsidR="003D6B79" w:rsidRPr="00EC53B7" w:rsidRDefault="003D6B79" w:rsidP="003D6B79">
            <w:pPr>
              <w:widowControl/>
              <w:snapToGrid w:val="0"/>
              <w:jc w:val="center"/>
              <w:rPr>
                <w:ins w:id="304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3CB9BA86" w14:textId="77777777" w:rsidR="003D6B79" w:rsidRPr="00EC53B7" w:rsidRDefault="003D6B79" w:rsidP="003D6B79">
            <w:pPr>
              <w:widowControl/>
              <w:snapToGrid w:val="0"/>
              <w:jc w:val="center"/>
              <w:rPr>
                <w:ins w:id="3041"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vAlign w:val="center"/>
            <w:hideMark/>
          </w:tcPr>
          <w:p w14:paraId="3C35774E" w14:textId="4EE11078" w:rsidR="003D6B79" w:rsidRPr="00EC53B7" w:rsidRDefault="003D6B79" w:rsidP="003D6B79">
            <w:pPr>
              <w:widowControl/>
              <w:snapToGrid w:val="0"/>
              <w:jc w:val="center"/>
              <w:rPr>
                <w:ins w:id="3042" w:author="Harry" w:date="2020-11-21T12:55:00Z"/>
                <w:rFonts w:ascii="Times New Roman" w:eastAsia="Times New Roman" w:hAnsi="Times New Roman" w:cs="Times New Roman"/>
                <w:kern w:val="0"/>
                <w:sz w:val="18"/>
                <w:szCs w:val="18"/>
              </w:rPr>
            </w:pPr>
            <w:ins w:id="3043" w:author="Ragdad Cani Miranti" w:date="2020-11-25T17:14:00Z">
              <w:r w:rsidRPr="00EC53B7">
                <w:rPr>
                  <w:rFonts w:ascii="Times New Roman" w:eastAsia="Times New Roman" w:hAnsi="Times New Roman" w:cs="Times New Roman"/>
                  <w:color w:val="000000"/>
                  <w:kern w:val="0"/>
                  <w:sz w:val="18"/>
                  <w:szCs w:val="18"/>
                </w:rPr>
                <w:t>-0.005</w:t>
              </w:r>
            </w:ins>
          </w:p>
        </w:tc>
        <w:tc>
          <w:tcPr>
            <w:tcW w:w="992" w:type="dxa"/>
            <w:tcBorders>
              <w:top w:val="nil"/>
              <w:left w:val="nil"/>
              <w:bottom w:val="nil"/>
              <w:right w:val="nil"/>
            </w:tcBorders>
            <w:shd w:val="clear" w:color="auto" w:fill="auto"/>
            <w:vAlign w:val="center"/>
            <w:hideMark/>
          </w:tcPr>
          <w:p w14:paraId="6A2EAFE5" w14:textId="2B41A343" w:rsidR="003D6B79" w:rsidRPr="00EC53B7" w:rsidRDefault="003D6B79" w:rsidP="003D6B79">
            <w:pPr>
              <w:widowControl/>
              <w:snapToGrid w:val="0"/>
              <w:jc w:val="center"/>
              <w:rPr>
                <w:ins w:id="3044" w:author="Harry" w:date="2020-11-21T12:55:00Z"/>
                <w:rFonts w:ascii="Times New Roman" w:eastAsia="Times New Roman" w:hAnsi="Times New Roman" w:cs="Times New Roman"/>
                <w:kern w:val="0"/>
                <w:sz w:val="18"/>
                <w:szCs w:val="18"/>
              </w:rPr>
            </w:pPr>
            <w:ins w:id="3045" w:author="Ragdad Cani Miranti" w:date="2020-11-25T17:14:00Z">
              <w:r w:rsidRPr="00EC53B7">
                <w:rPr>
                  <w:rFonts w:ascii="Times New Roman" w:eastAsia="Times New Roman" w:hAnsi="Times New Roman" w:cs="Times New Roman"/>
                  <w:color w:val="000000"/>
                  <w:kern w:val="0"/>
                  <w:sz w:val="18"/>
                  <w:szCs w:val="18"/>
                </w:rPr>
                <w:t>-0.005</w:t>
              </w:r>
            </w:ins>
          </w:p>
        </w:tc>
        <w:tc>
          <w:tcPr>
            <w:tcW w:w="992" w:type="dxa"/>
            <w:tcBorders>
              <w:top w:val="nil"/>
              <w:left w:val="nil"/>
              <w:bottom w:val="nil"/>
              <w:right w:val="nil"/>
            </w:tcBorders>
            <w:shd w:val="clear" w:color="auto" w:fill="auto"/>
            <w:vAlign w:val="center"/>
            <w:hideMark/>
          </w:tcPr>
          <w:p w14:paraId="1C1EC5C0" w14:textId="2EC4DD3E" w:rsidR="003D6B79" w:rsidRPr="00EC53B7" w:rsidRDefault="003D6B79" w:rsidP="003D6B79">
            <w:pPr>
              <w:widowControl/>
              <w:snapToGrid w:val="0"/>
              <w:jc w:val="center"/>
              <w:rPr>
                <w:ins w:id="3046" w:author="Harry" w:date="2020-11-21T12:55:00Z"/>
                <w:rFonts w:ascii="Times New Roman" w:eastAsia="Times New Roman" w:hAnsi="Times New Roman" w:cs="Times New Roman"/>
                <w:kern w:val="0"/>
                <w:sz w:val="18"/>
                <w:szCs w:val="18"/>
              </w:rPr>
            </w:pPr>
            <w:ins w:id="3047" w:author="Ragdad Cani Miranti" w:date="2020-11-25T17:14:00Z">
              <w:r w:rsidRPr="00EC53B7">
                <w:rPr>
                  <w:rFonts w:ascii="Times New Roman" w:eastAsia="Times New Roman" w:hAnsi="Times New Roman" w:cs="Times New Roman"/>
                  <w:color w:val="000000"/>
                  <w:kern w:val="0"/>
                  <w:sz w:val="18"/>
                  <w:szCs w:val="18"/>
                </w:rPr>
                <w:t>-0.006</w:t>
              </w:r>
            </w:ins>
          </w:p>
        </w:tc>
      </w:tr>
      <w:tr w:rsidR="003D6B79" w:rsidRPr="00884C10" w14:paraId="0FBD238D" w14:textId="77777777" w:rsidTr="001B567F">
        <w:trPr>
          <w:trHeight w:val="307"/>
          <w:ins w:id="3048" w:author="Harry" w:date="2020-11-21T12:55:00Z"/>
        </w:trPr>
        <w:tc>
          <w:tcPr>
            <w:tcW w:w="2694" w:type="dxa"/>
            <w:tcBorders>
              <w:top w:val="nil"/>
              <w:left w:val="nil"/>
              <w:bottom w:val="nil"/>
              <w:right w:val="nil"/>
            </w:tcBorders>
            <w:shd w:val="clear" w:color="auto" w:fill="auto"/>
            <w:noWrap/>
            <w:vAlign w:val="bottom"/>
            <w:hideMark/>
          </w:tcPr>
          <w:p w14:paraId="6A9043E4" w14:textId="77777777" w:rsidR="003D6B79" w:rsidRPr="00EC53B7" w:rsidRDefault="003D6B79" w:rsidP="003D6B79">
            <w:pPr>
              <w:widowControl/>
              <w:snapToGrid w:val="0"/>
              <w:jc w:val="center"/>
              <w:rPr>
                <w:ins w:id="3049"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3B8976A4" w14:textId="77777777" w:rsidR="003D6B79" w:rsidRPr="00EC53B7" w:rsidRDefault="003D6B79" w:rsidP="003D6B79">
            <w:pPr>
              <w:widowControl/>
              <w:snapToGrid w:val="0"/>
              <w:jc w:val="left"/>
              <w:rPr>
                <w:ins w:id="305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2399523D" w14:textId="77777777" w:rsidR="003D6B79" w:rsidRPr="00EC53B7" w:rsidRDefault="003D6B79" w:rsidP="003D6B79">
            <w:pPr>
              <w:widowControl/>
              <w:snapToGrid w:val="0"/>
              <w:jc w:val="center"/>
              <w:rPr>
                <w:ins w:id="3051"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4BF4ADC6" w14:textId="77777777" w:rsidR="003D6B79" w:rsidRPr="00EC53B7" w:rsidRDefault="003D6B79" w:rsidP="003D6B79">
            <w:pPr>
              <w:widowControl/>
              <w:snapToGrid w:val="0"/>
              <w:jc w:val="center"/>
              <w:rPr>
                <w:ins w:id="3052"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vAlign w:val="center"/>
            <w:hideMark/>
          </w:tcPr>
          <w:p w14:paraId="04BB66F1" w14:textId="60113169" w:rsidR="003D6B79" w:rsidRPr="00EC53B7" w:rsidRDefault="003D6B79" w:rsidP="003D6B79">
            <w:pPr>
              <w:widowControl/>
              <w:snapToGrid w:val="0"/>
              <w:jc w:val="center"/>
              <w:rPr>
                <w:ins w:id="3053" w:author="Harry" w:date="2020-11-21T12:55:00Z"/>
                <w:rFonts w:ascii="Times New Roman" w:eastAsia="Times New Roman" w:hAnsi="Times New Roman" w:cs="Times New Roman"/>
                <w:kern w:val="0"/>
                <w:sz w:val="18"/>
                <w:szCs w:val="18"/>
              </w:rPr>
            </w:pPr>
            <w:ins w:id="3054" w:author="Ragdad Cani Miranti" w:date="2020-11-25T17:14:00Z">
              <w:r w:rsidRPr="00EC53B7">
                <w:rPr>
                  <w:rFonts w:ascii="Times New Roman" w:eastAsia="Times New Roman" w:hAnsi="Times New Roman" w:cs="Times New Roman"/>
                  <w:color w:val="000000"/>
                  <w:kern w:val="0"/>
                  <w:sz w:val="18"/>
                  <w:szCs w:val="18"/>
                </w:rPr>
                <w:t>(0.010)</w:t>
              </w:r>
            </w:ins>
          </w:p>
        </w:tc>
        <w:tc>
          <w:tcPr>
            <w:tcW w:w="992" w:type="dxa"/>
            <w:tcBorders>
              <w:top w:val="nil"/>
              <w:left w:val="nil"/>
              <w:bottom w:val="nil"/>
              <w:right w:val="nil"/>
            </w:tcBorders>
            <w:shd w:val="clear" w:color="auto" w:fill="auto"/>
            <w:vAlign w:val="center"/>
            <w:hideMark/>
          </w:tcPr>
          <w:p w14:paraId="2468CF25" w14:textId="0EA1622A" w:rsidR="003D6B79" w:rsidRPr="00EC53B7" w:rsidRDefault="003D6B79" w:rsidP="003D6B79">
            <w:pPr>
              <w:widowControl/>
              <w:snapToGrid w:val="0"/>
              <w:jc w:val="center"/>
              <w:rPr>
                <w:ins w:id="3055" w:author="Harry" w:date="2020-11-21T12:55:00Z"/>
                <w:rFonts w:ascii="Times New Roman" w:eastAsia="Times New Roman" w:hAnsi="Times New Roman" w:cs="Times New Roman"/>
                <w:kern w:val="0"/>
                <w:sz w:val="18"/>
                <w:szCs w:val="18"/>
              </w:rPr>
            </w:pPr>
            <w:ins w:id="3056" w:author="Ragdad Cani Miranti" w:date="2020-11-25T17:14:00Z">
              <w:r w:rsidRPr="00EC53B7">
                <w:rPr>
                  <w:rFonts w:ascii="Times New Roman" w:eastAsia="Times New Roman" w:hAnsi="Times New Roman" w:cs="Times New Roman"/>
                  <w:color w:val="000000"/>
                  <w:kern w:val="0"/>
                  <w:sz w:val="18"/>
                  <w:szCs w:val="18"/>
                </w:rPr>
                <w:t>(0.011)</w:t>
              </w:r>
            </w:ins>
          </w:p>
        </w:tc>
        <w:tc>
          <w:tcPr>
            <w:tcW w:w="992" w:type="dxa"/>
            <w:tcBorders>
              <w:top w:val="nil"/>
              <w:left w:val="nil"/>
              <w:bottom w:val="nil"/>
              <w:right w:val="nil"/>
            </w:tcBorders>
            <w:shd w:val="clear" w:color="auto" w:fill="auto"/>
            <w:vAlign w:val="center"/>
            <w:hideMark/>
          </w:tcPr>
          <w:p w14:paraId="63DF7CA1" w14:textId="603F90A4" w:rsidR="003D6B79" w:rsidRPr="00EC53B7" w:rsidRDefault="003D6B79" w:rsidP="003D6B79">
            <w:pPr>
              <w:widowControl/>
              <w:snapToGrid w:val="0"/>
              <w:jc w:val="center"/>
              <w:rPr>
                <w:ins w:id="3057" w:author="Harry" w:date="2020-11-21T12:55:00Z"/>
                <w:rFonts w:ascii="Times New Roman" w:eastAsia="Times New Roman" w:hAnsi="Times New Roman" w:cs="Times New Roman"/>
                <w:kern w:val="0"/>
                <w:sz w:val="18"/>
                <w:szCs w:val="18"/>
              </w:rPr>
            </w:pPr>
            <w:ins w:id="3058" w:author="Ragdad Cani Miranti" w:date="2020-11-25T17:14:00Z">
              <w:r w:rsidRPr="00EC53B7">
                <w:rPr>
                  <w:rFonts w:ascii="Times New Roman" w:eastAsia="Times New Roman" w:hAnsi="Times New Roman" w:cs="Times New Roman"/>
                  <w:color w:val="000000"/>
                  <w:kern w:val="0"/>
                  <w:sz w:val="18"/>
                  <w:szCs w:val="18"/>
                </w:rPr>
                <w:t>(0.011)</w:t>
              </w:r>
            </w:ins>
          </w:p>
        </w:tc>
      </w:tr>
      <w:tr w:rsidR="003D6B79" w:rsidRPr="00884C10" w14:paraId="3F8F6E80" w14:textId="77777777" w:rsidTr="001B567F">
        <w:trPr>
          <w:trHeight w:val="246"/>
          <w:ins w:id="3059" w:author="Harry" w:date="2020-11-21T12:55:00Z"/>
        </w:trPr>
        <w:tc>
          <w:tcPr>
            <w:tcW w:w="2694" w:type="dxa"/>
            <w:tcBorders>
              <w:top w:val="nil"/>
              <w:left w:val="nil"/>
              <w:bottom w:val="nil"/>
              <w:right w:val="nil"/>
            </w:tcBorders>
            <w:shd w:val="clear" w:color="auto" w:fill="auto"/>
            <w:noWrap/>
            <w:vAlign w:val="bottom"/>
            <w:hideMark/>
          </w:tcPr>
          <w:p w14:paraId="6609A3C0" w14:textId="77777777" w:rsidR="003D6B79" w:rsidRPr="00EC53B7" w:rsidRDefault="003D6B79" w:rsidP="003D6B79">
            <w:pPr>
              <w:widowControl/>
              <w:snapToGrid w:val="0"/>
              <w:jc w:val="left"/>
              <w:rPr>
                <w:ins w:id="3060" w:author="Harry" w:date="2020-11-21T12:55:00Z"/>
                <w:rFonts w:ascii="Times New Roman" w:eastAsia="Times New Roman" w:hAnsi="Times New Roman" w:cs="Times New Roman"/>
                <w:color w:val="000000"/>
                <w:kern w:val="0"/>
                <w:sz w:val="18"/>
                <w:szCs w:val="18"/>
              </w:rPr>
            </w:pPr>
            <w:ins w:id="3061" w:author="Harry" w:date="2020-11-21T12:55:00Z">
              <w:r w:rsidRPr="00EC53B7">
                <w:rPr>
                  <w:rFonts w:ascii="Times New Roman" w:eastAsia="Times New Roman" w:hAnsi="Times New Roman" w:cs="Times New Roman"/>
                  <w:color w:val="000000"/>
                  <w:kern w:val="0"/>
                  <w:sz w:val="18"/>
                  <w:szCs w:val="18"/>
                </w:rPr>
                <w:t>Spatial Lag Coefficient</w:t>
              </w:r>
            </w:ins>
          </w:p>
        </w:tc>
        <w:tc>
          <w:tcPr>
            <w:tcW w:w="992" w:type="dxa"/>
            <w:tcBorders>
              <w:top w:val="nil"/>
              <w:left w:val="nil"/>
              <w:bottom w:val="nil"/>
              <w:right w:val="nil"/>
            </w:tcBorders>
            <w:shd w:val="clear" w:color="auto" w:fill="auto"/>
            <w:noWrap/>
            <w:vAlign w:val="center"/>
            <w:hideMark/>
          </w:tcPr>
          <w:p w14:paraId="1ADBDA30" w14:textId="77777777" w:rsidR="003D6B79" w:rsidRPr="00EC53B7" w:rsidRDefault="003D6B79" w:rsidP="003D6B79">
            <w:pPr>
              <w:widowControl/>
              <w:snapToGrid w:val="0"/>
              <w:jc w:val="left"/>
              <w:rPr>
                <w:ins w:id="3062"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7F4E2A51" w14:textId="77777777" w:rsidR="003D6B79" w:rsidRPr="00EC53B7" w:rsidRDefault="003D6B79" w:rsidP="003D6B79">
            <w:pPr>
              <w:widowControl/>
              <w:snapToGrid w:val="0"/>
              <w:jc w:val="center"/>
              <w:rPr>
                <w:ins w:id="3063" w:author="Harry" w:date="2020-11-21T12:55:00Z"/>
                <w:rFonts w:ascii="Times New Roman" w:eastAsia="Times New Roman" w:hAnsi="Times New Roman" w:cs="Times New Roman"/>
                <w:color w:val="000000"/>
                <w:kern w:val="0"/>
                <w:sz w:val="18"/>
                <w:szCs w:val="18"/>
              </w:rPr>
            </w:pPr>
            <w:ins w:id="3064" w:author="Harry" w:date="2020-11-21T12:55:00Z">
              <w:r w:rsidRPr="00EC53B7">
                <w:rPr>
                  <w:rFonts w:ascii="Times New Roman" w:eastAsia="Times New Roman" w:hAnsi="Times New Roman" w:cs="Times New Roman"/>
                  <w:color w:val="000000"/>
                  <w:kern w:val="0"/>
                  <w:sz w:val="18"/>
                  <w:szCs w:val="18"/>
                </w:rPr>
                <w:t>0.253</w:t>
              </w:r>
            </w:ins>
          </w:p>
        </w:tc>
        <w:tc>
          <w:tcPr>
            <w:tcW w:w="992" w:type="dxa"/>
            <w:tcBorders>
              <w:top w:val="nil"/>
              <w:left w:val="nil"/>
              <w:bottom w:val="nil"/>
              <w:right w:val="nil"/>
            </w:tcBorders>
            <w:shd w:val="clear" w:color="auto" w:fill="auto"/>
            <w:noWrap/>
            <w:vAlign w:val="center"/>
            <w:hideMark/>
          </w:tcPr>
          <w:p w14:paraId="74BA5F2E" w14:textId="77777777" w:rsidR="003D6B79" w:rsidRPr="00EC53B7" w:rsidRDefault="003D6B79" w:rsidP="003D6B79">
            <w:pPr>
              <w:widowControl/>
              <w:snapToGrid w:val="0"/>
              <w:jc w:val="center"/>
              <w:rPr>
                <w:ins w:id="3065" w:author="Harry" w:date="2020-11-21T12:55:00Z"/>
                <w:rFonts w:ascii="Times New Roman" w:eastAsia="Times New Roman" w:hAnsi="Times New Roman" w:cs="Times New Roman"/>
                <w:color w:val="000000"/>
                <w:kern w:val="0"/>
                <w:sz w:val="18"/>
                <w:szCs w:val="18"/>
              </w:rPr>
            </w:pPr>
          </w:p>
        </w:tc>
        <w:tc>
          <w:tcPr>
            <w:tcW w:w="993" w:type="dxa"/>
            <w:tcBorders>
              <w:top w:val="nil"/>
              <w:left w:val="nil"/>
              <w:bottom w:val="nil"/>
              <w:right w:val="nil"/>
            </w:tcBorders>
            <w:shd w:val="clear" w:color="auto" w:fill="auto"/>
            <w:noWrap/>
            <w:vAlign w:val="center"/>
            <w:hideMark/>
          </w:tcPr>
          <w:p w14:paraId="2CE26E5C" w14:textId="77777777" w:rsidR="003D6B79" w:rsidRPr="00EC53B7" w:rsidRDefault="003D6B79" w:rsidP="003D6B79">
            <w:pPr>
              <w:widowControl/>
              <w:snapToGrid w:val="0"/>
              <w:jc w:val="center"/>
              <w:rPr>
                <w:ins w:id="3066"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05B082A3" w14:textId="77777777" w:rsidR="003D6B79" w:rsidRPr="00EC53B7" w:rsidRDefault="003D6B79" w:rsidP="003D6B79">
            <w:pPr>
              <w:widowControl/>
              <w:snapToGrid w:val="0"/>
              <w:jc w:val="center"/>
              <w:rPr>
                <w:ins w:id="3067" w:author="Harry" w:date="2020-11-21T12:55:00Z"/>
                <w:rFonts w:ascii="Times New Roman" w:eastAsia="Times New Roman" w:hAnsi="Times New Roman" w:cs="Times New Roman"/>
                <w:color w:val="000000"/>
                <w:kern w:val="0"/>
                <w:sz w:val="18"/>
                <w:szCs w:val="18"/>
              </w:rPr>
            </w:pPr>
            <w:ins w:id="3068" w:author="Harry" w:date="2020-11-21T12:55:00Z">
              <w:r w:rsidRPr="00EC53B7">
                <w:rPr>
                  <w:rFonts w:ascii="Times New Roman" w:eastAsia="Times New Roman" w:hAnsi="Times New Roman" w:cs="Times New Roman"/>
                  <w:color w:val="000000"/>
                  <w:kern w:val="0"/>
                  <w:sz w:val="18"/>
                  <w:szCs w:val="18"/>
                </w:rPr>
                <w:t>0.018</w:t>
              </w:r>
            </w:ins>
          </w:p>
        </w:tc>
        <w:tc>
          <w:tcPr>
            <w:tcW w:w="992" w:type="dxa"/>
            <w:tcBorders>
              <w:top w:val="nil"/>
              <w:left w:val="nil"/>
              <w:bottom w:val="nil"/>
              <w:right w:val="nil"/>
            </w:tcBorders>
            <w:shd w:val="clear" w:color="auto" w:fill="auto"/>
            <w:noWrap/>
            <w:vAlign w:val="center"/>
            <w:hideMark/>
          </w:tcPr>
          <w:p w14:paraId="5F905811" w14:textId="77777777" w:rsidR="003D6B79" w:rsidRPr="00EC53B7" w:rsidRDefault="003D6B79" w:rsidP="003D6B79">
            <w:pPr>
              <w:widowControl/>
              <w:snapToGrid w:val="0"/>
              <w:jc w:val="center"/>
              <w:rPr>
                <w:ins w:id="3069" w:author="Harry" w:date="2020-11-21T12:55:00Z"/>
                <w:rFonts w:ascii="Times New Roman" w:eastAsia="Times New Roman" w:hAnsi="Times New Roman" w:cs="Times New Roman"/>
                <w:color w:val="000000"/>
                <w:kern w:val="0"/>
                <w:sz w:val="18"/>
                <w:szCs w:val="18"/>
              </w:rPr>
            </w:pPr>
          </w:p>
        </w:tc>
      </w:tr>
      <w:tr w:rsidR="003D6B79" w:rsidRPr="00884C10" w14:paraId="4228035E" w14:textId="77777777" w:rsidTr="001B567F">
        <w:trPr>
          <w:trHeight w:val="246"/>
          <w:ins w:id="3070" w:author="Harry" w:date="2020-11-21T12:55:00Z"/>
        </w:trPr>
        <w:tc>
          <w:tcPr>
            <w:tcW w:w="2694" w:type="dxa"/>
            <w:tcBorders>
              <w:top w:val="nil"/>
              <w:left w:val="nil"/>
              <w:bottom w:val="nil"/>
              <w:right w:val="nil"/>
            </w:tcBorders>
            <w:shd w:val="clear" w:color="auto" w:fill="auto"/>
            <w:noWrap/>
            <w:vAlign w:val="bottom"/>
            <w:hideMark/>
          </w:tcPr>
          <w:p w14:paraId="7C8EF4AB" w14:textId="77777777" w:rsidR="003D6B79" w:rsidRPr="00EC53B7" w:rsidRDefault="003D6B79" w:rsidP="003D6B79">
            <w:pPr>
              <w:widowControl/>
              <w:snapToGrid w:val="0"/>
              <w:jc w:val="center"/>
              <w:rPr>
                <w:ins w:id="3071"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134D51F7" w14:textId="77777777" w:rsidR="003D6B79" w:rsidRPr="00EC53B7" w:rsidRDefault="003D6B79" w:rsidP="003D6B79">
            <w:pPr>
              <w:widowControl/>
              <w:snapToGrid w:val="0"/>
              <w:jc w:val="left"/>
              <w:rPr>
                <w:ins w:id="3072"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184E1E5D" w14:textId="77777777" w:rsidR="003D6B79" w:rsidRPr="00EC53B7" w:rsidRDefault="003D6B79" w:rsidP="003D6B79">
            <w:pPr>
              <w:widowControl/>
              <w:snapToGrid w:val="0"/>
              <w:jc w:val="center"/>
              <w:rPr>
                <w:ins w:id="3073" w:author="Harry" w:date="2020-11-21T12:55:00Z"/>
                <w:rFonts w:ascii="Times New Roman" w:eastAsia="Times New Roman" w:hAnsi="Times New Roman" w:cs="Times New Roman"/>
                <w:color w:val="000000"/>
                <w:kern w:val="0"/>
                <w:sz w:val="18"/>
                <w:szCs w:val="18"/>
              </w:rPr>
            </w:pPr>
            <w:ins w:id="3074" w:author="Harry" w:date="2020-11-21T12:55:00Z">
              <w:r w:rsidRPr="00EC53B7">
                <w:rPr>
                  <w:rFonts w:ascii="Times New Roman" w:eastAsia="Times New Roman" w:hAnsi="Times New Roman" w:cs="Times New Roman"/>
                  <w:color w:val="000000"/>
                  <w:kern w:val="0"/>
                  <w:sz w:val="18"/>
                  <w:szCs w:val="18"/>
                </w:rPr>
                <w:t>(0.235)</w:t>
              </w:r>
            </w:ins>
          </w:p>
        </w:tc>
        <w:tc>
          <w:tcPr>
            <w:tcW w:w="992" w:type="dxa"/>
            <w:tcBorders>
              <w:top w:val="nil"/>
              <w:left w:val="nil"/>
              <w:bottom w:val="nil"/>
              <w:right w:val="nil"/>
            </w:tcBorders>
            <w:shd w:val="clear" w:color="auto" w:fill="auto"/>
            <w:noWrap/>
            <w:vAlign w:val="center"/>
            <w:hideMark/>
          </w:tcPr>
          <w:p w14:paraId="07EFA104" w14:textId="77777777" w:rsidR="003D6B79" w:rsidRPr="00EC53B7" w:rsidRDefault="003D6B79" w:rsidP="003D6B79">
            <w:pPr>
              <w:widowControl/>
              <w:snapToGrid w:val="0"/>
              <w:jc w:val="center"/>
              <w:rPr>
                <w:ins w:id="3075" w:author="Harry" w:date="2020-11-21T12:55:00Z"/>
                <w:rFonts w:ascii="Times New Roman" w:eastAsia="Times New Roman" w:hAnsi="Times New Roman" w:cs="Times New Roman"/>
                <w:color w:val="000000"/>
                <w:kern w:val="0"/>
                <w:sz w:val="18"/>
                <w:szCs w:val="18"/>
              </w:rPr>
            </w:pPr>
          </w:p>
        </w:tc>
        <w:tc>
          <w:tcPr>
            <w:tcW w:w="993" w:type="dxa"/>
            <w:tcBorders>
              <w:top w:val="nil"/>
              <w:left w:val="nil"/>
              <w:bottom w:val="nil"/>
              <w:right w:val="nil"/>
            </w:tcBorders>
            <w:shd w:val="clear" w:color="auto" w:fill="auto"/>
            <w:noWrap/>
            <w:vAlign w:val="center"/>
            <w:hideMark/>
          </w:tcPr>
          <w:p w14:paraId="0F00D805" w14:textId="77777777" w:rsidR="003D6B79" w:rsidRPr="00EC53B7" w:rsidRDefault="003D6B79" w:rsidP="003D6B79">
            <w:pPr>
              <w:widowControl/>
              <w:snapToGrid w:val="0"/>
              <w:jc w:val="center"/>
              <w:rPr>
                <w:ins w:id="3076"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2E6BE8D2" w14:textId="77777777" w:rsidR="003D6B79" w:rsidRPr="00EC53B7" w:rsidRDefault="003D6B79" w:rsidP="003D6B79">
            <w:pPr>
              <w:widowControl/>
              <w:snapToGrid w:val="0"/>
              <w:jc w:val="center"/>
              <w:rPr>
                <w:ins w:id="3077" w:author="Harry" w:date="2020-11-21T12:55:00Z"/>
                <w:rFonts w:ascii="Times New Roman" w:eastAsia="Times New Roman" w:hAnsi="Times New Roman" w:cs="Times New Roman"/>
                <w:color w:val="000000"/>
                <w:kern w:val="0"/>
                <w:sz w:val="18"/>
                <w:szCs w:val="18"/>
              </w:rPr>
            </w:pPr>
            <w:ins w:id="3078" w:author="Harry" w:date="2020-11-21T12:55:00Z">
              <w:r w:rsidRPr="00EC53B7">
                <w:rPr>
                  <w:rFonts w:ascii="Times New Roman" w:eastAsia="Times New Roman" w:hAnsi="Times New Roman" w:cs="Times New Roman"/>
                  <w:color w:val="000000"/>
                  <w:kern w:val="0"/>
                  <w:sz w:val="18"/>
                  <w:szCs w:val="18"/>
                </w:rPr>
                <w:t>(0.264)</w:t>
              </w:r>
            </w:ins>
          </w:p>
        </w:tc>
        <w:tc>
          <w:tcPr>
            <w:tcW w:w="992" w:type="dxa"/>
            <w:tcBorders>
              <w:top w:val="nil"/>
              <w:left w:val="nil"/>
              <w:bottom w:val="nil"/>
              <w:right w:val="nil"/>
            </w:tcBorders>
            <w:shd w:val="clear" w:color="auto" w:fill="auto"/>
            <w:noWrap/>
            <w:vAlign w:val="center"/>
            <w:hideMark/>
          </w:tcPr>
          <w:p w14:paraId="7CCF922F" w14:textId="77777777" w:rsidR="003D6B79" w:rsidRPr="00EC53B7" w:rsidRDefault="003D6B79" w:rsidP="003D6B79">
            <w:pPr>
              <w:widowControl/>
              <w:snapToGrid w:val="0"/>
              <w:jc w:val="center"/>
              <w:rPr>
                <w:ins w:id="3079" w:author="Harry" w:date="2020-11-21T12:55:00Z"/>
                <w:rFonts w:ascii="Times New Roman" w:eastAsia="Times New Roman" w:hAnsi="Times New Roman" w:cs="Times New Roman"/>
                <w:color w:val="000000"/>
                <w:kern w:val="0"/>
                <w:sz w:val="18"/>
                <w:szCs w:val="18"/>
              </w:rPr>
            </w:pPr>
          </w:p>
        </w:tc>
      </w:tr>
      <w:tr w:rsidR="003D6B79" w:rsidRPr="00884C10" w14:paraId="1B2E4437" w14:textId="77777777" w:rsidTr="001B567F">
        <w:trPr>
          <w:trHeight w:val="246"/>
          <w:ins w:id="3080" w:author="Harry" w:date="2020-11-21T12:55:00Z"/>
        </w:trPr>
        <w:tc>
          <w:tcPr>
            <w:tcW w:w="2694" w:type="dxa"/>
            <w:tcBorders>
              <w:top w:val="nil"/>
              <w:left w:val="nil"/>
              <w:bottom w:val="nil"/>
              <w:right w:val="nil"/>
            </w:tcBorders>
            <w:shd w:val="clear" w:color="auto" w:fill="auto"/>
            <w:noWrap/>
            <w:vAlign w:val="bottom"/>
            <w:hideMark/>
          </w:tcPr>
          <w:p w14:paraId="14161560" w14:textId="77777777" w:rsidR="003D6B79" w:rsidRPr="00EC53B7" w:rsidRDefault="003D6B79" w:rsidP="003D6B79">
            <w:pPr>
              <w:widowControl/>
              <w:snapToGrid w:val="0"/>
              <w:jc w:val="left"/>
              <w:rPr>
                <w:ins w:id="3081" w:author="Harry" w:date="2020-11-21T12:55:00Z"/>
                <w:rFonts w:ascii="Times New Roman" w:eastAsia="Times New Roman" w:hAnsi="Times New Roman" w:cs="Times New Roman"/>
                <w:color w:val="000000"/>
                <w:kern w:val="0"/>
                <w:sz w:val="18"/>
                <w:szCs w:val="18"/>
              </w:rPr>
            </w:pPr>
            <w:ins w:id="3082" w:author="Harry" w:date="2020-11-21T12:55:00Z">
              <w:r w:rsidRPr="00EC53B7">
                <w:rPr>
                  <w:rFonts w:ascii="Times New Roman" w:eastAsia="Times New Roman" w:hAnsi="Times New Roman" w:cs="Times New Roman"/>
                  <w:color w:val="000000"/>
                  <w:kern w:val="0"/>
                  <w:sz w:val="18"/>
                  <w:szCs w:val="18"/>
                </w:rPr>
                <w:t>Spatial Error Coefficient</w:t>
              </w:r>
            </w:ins>
          </w:p>
        </w:tc>
        <w:tc>
          <w:tcPr>
            <w:tcW w:w="992" w:type="dxa"/>
            <w:tcBorders>
              <w:top w:val="nil"/>
              <w:left w:val="nil"/>
              <w:bottom w:val="nil"/>
              <w:right w:val="nil"/>
            </w:tcBorders>
            <w:shd w:val="clear" w:color="auto" w:fill="auto"/>
            <w:noWrap/>
            <w:vAlign w:val="center"/>
            <w:hideMark/>
          </w:tcPr>
          <w:p w14:paraId="2E3ED0C1" w14:textId="77777777" w:rsidR="003D6B79" w:rsidRPr="00EC53B7" w:rsidRDefault="003D6B79" w:rsidP="003D6B79">
            <w:pPr>
              <w:widowControl/>
              <w:snapToGrid w:val="0"/>
              <w:jc w:val="left"/>
              <w:rPr>
                <w:ins w:id="3083"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3ADB3D87" w14:textId="77777777" w:rsidR="003D6B79" w:rsidRPr="00EC53B7" w:rsidRDefault="003D6B79" w:rsidP="003D6B79">
            <w:pPr>
              <w:widowControl/>
              <w:snapToGrid w:val="0"/>
              <w:jc w:val="center"/>
              <w:rPr>
                <w:ins w:id="3084"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07D42D7A" w14:textId="77777777" w:rsidR="003D6B79" w:rsidRPr="00EC53B7" w:rsidRDefault="003D6B79" w:rsidP="003D6B79">
            <w:pPr>
              <w:widowControl/>
              <w:snapToGrid w:val="0"/>
              <w:jc w:val="center"/>
              <w:rPr>
                <w:ins w:id="3085" w:author="Harry" w:date="2020-11-21T12:55:00Z"/>
                <w:rFonts w:ascii="Times New Roman" w:eastAsia="Times New Roman" w:hAnsi="Times New Roman" w:cs="Times New Roman"/>
                <w:color w:val="000000"/>
                <w:kern w:val="0"/>
                <w:sz w:val="18"/>
                <w:szCs w:val="18"/>
              </w:rPr>
            </w:pPr>
            <w:ins w:id="3086" w:author="Harry" w:date="2020-11-21T12:55:00Z">
              <w:r w:rsidRPr="00EC53B7">
                <w:rPr>
                  <w:rFonts w:ascii="Times New Roman" w:eastAsia="Times New Roman" w:hAnsi="Times New Roman" w:cs="Times New Roman"/>
                  <w:color w:val="000000"/>
                  <w:kern w:val="0"/>
                  <w:sz w:val="18"/>
                  <w:szCs w:val="18"/>
                </w:rPr>
                <w:t>0.318</w:t>
              </w:r>
            </w:ins>
          </w:p>
        </w:tc>
        <w:tc>
          <w:tcPr>
            <w:tcW w:w="993" w:type="dxa"/>
            <w:tcBorders>
              <w:top w:val="nil"/>
              <w:left w:val="nil"/>
              <w:bottom w:val="nil"/>
              <w:right w:val="nil"/>
            </w:tcBorders>
            <w:shd w:val="clear" w:color="auto" w:fill="auto"/>
            <w:noWrap/>
            <w:vAlign w:val="center"/>
            <w:hideMark/>
          </w:tcPr>
          <w:p w14:paraId="71E15518" w14:textId="77777777" w:rsidR="003D6B79" w:rsidRPr="00EC53B7" w:rsidRDefault="003D6B79" w:rsidP="003D6B79">
            <w:pPr>
              <w:widowControl/>
              <w:snapToGrid w:val="0"/>
              <w:jc w:val="center"/>
              <w:rPr>
                <w:ins w:id="3087"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6C8A6743" w14:textId="77777777" w:rsidR="003D6B79" w:rsidRPr="00EC53B7" w:rsidRDefault="003D6B79" w:rsidP="003D6B79">
            <w:pPr>
              <w:widowControl/>
              <w:snapToGrid w:val="0"/>
              <w:jc w:val="center"/>
              <w:rPr>
                <w:ins w:id="308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14A864C3" w14:textId="77777777" w:rsidR="003D6B79" w:rsidRPr="00EC53B7" w:rsidRDefault="003D6B79" w:rsidP="003D6B79">
            <w:pPr>
              <w:widowControl/>
              <w:snapToGrid w:val="0"/>
              <w:jc w:val="center"/>
              <w:rPr>
                <w:ins w:id="3089" w:author="Harry" w:date="2020-11-21T12:55:00Z"/>
                <w:rFonts w:ascii="Times New Roman" w:eastAsia="Times New Roman" w:hAnsi="Times New Roman" w:cs="Times New Roman"/>
                <w:color w:val="000000"/>
                <w:kern w:val="0"/>
                <w:sz w:val="18"/>
                <w:szCs w:val="18"/>
              </w:rPr>
            </w:pPr>
            <w:ins w:id="3090" w:author="Harry" w:date="2020-11-21T12:55:00Z">
              <w:r w:rsidRPr="00EC53B7">
                <w:rPr>
                  <w:rFonts w:ascii="Times New Roman" w:eastAsia="Times New Roman" w:hAnsi="Times New Roman" w:cs="Times New Roman"/>
                  <w:color w:val="000000"/>
                  <w:kern w:val="0"/>
                  <w:sz w:val="18"/>
                  <w:szCs w:val="18"/>
                </w:rPr>
                <w:t>-0.004</w:t>
              </w:r>
            </w:ins>
          </w:p>
        </w:tc>
      </w:tr>
      <w:tr w:rsidR="003D6B79" w:rsidRPr="00884C10" w14:paraId="2DBF4CCC" w14:textId="77777777" w:rsidTr="001B567F">
        <w:trPr>
          <w:trHeight w:val="246"/>
          <w:ins w:id="3091" w:author="Harry" w:date="2020-11-21T12:55:00Z"/>
        </w:trPr>
        <w:tc>
          <w:tcPr>
            <w:tcW w:w="2694" w:type="dxa"/>
            <w:tcBorders>
              <w:top w:val="nil"/>
              <w:left w:val="nil"/>
              <w:bottom w:val="nil"/>
              <w:right w:val="nil"/>
            </w:tcBorders>
            <w:shd w:val="clear" w:color="auto" w:fill="auto"/>
            <w:noWrap/>
            <w:vAlign w:val="bottom"/>
            <w:hideMark/>
          </w:tcPr>
          <w:p w14:paraId="58FBAE5F" w14:textId="77777777" w:rsidR="003D6B79" w:rsidRPr="00EC53B7" w:rsidRDefault="003D6B79" w:rsidP="003D6B79">
            <w:pPr>
              <w:widowControl/>
              <w:snapToGrid w:val="0"/>
              <w:jc w:val="center"/>
              <w:rPr>
                <w:ins w:id="3092"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4A5D5BC9" w14:textId="77777777" w:rsidR="003D6B79" w:rsidRPr="00EC53B7" w:rsidRDefault="003D6B79" w:rsidP="003D6B79">
            <w:pPr>
              <w:widowControl/>
              <w:snapToGrid w:val="0"/>
              <w:jc w:val="left"/>
              <w:rPr>
                <w:ins w:id="3093"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7A970FB9" w14:textId="77777777" w:rsidR="003D6B79" w:rsidRPr="00EC53B7" w:rsidRDefault="003D6B79" w:rsidP="003D6B79">
            <w:pPr>
              <w:widowControl/>
              <w:snapToGrid w:val="0"/>
              <w:jc w:val="center"/>
              <w:rPr>
                <w:ins w:id="3094"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10432705" w14:textId="77777777" w:rsidR="003D6B79" w:rsidRPr="00EC53B7" w:rsidRDefault="003D6B79" w:rsidP="003D6B79">
            <w:pPr>
              <w:widowControl/>
              <w:snapToGrid w:val="0"/>
              <w:jc w:val="center"/>
              <w:rPr>
                <w:ins w:id="3095" w:author="Harry" w:date="2020-11-21T12:55:00Z"/>
                <w:rFonts w:ascii="Times New Roman" w:eastAsia="Times New Roman" w:hAnsi="Times New Roman" w:cs="Times New Roman"/>
                <w:color w:val="000000"/>
                <w:kern w:val="0"/>
                <w:sz w:val="18"/>
                <w:szCs w:val="18"/>
              </w:rPr>
            </w:pPr>
            <w:ins w:id="3096" w:author="Harry" w:date="2020-11-21T12:55:00Z">
              <w:r w:rsidRPr="00EC53B7">
                <w:rPr>
                  <w:rFonts w:ascii="Times New Roman" w:eastAsia="Times New Roman" w:hAnsi="Times New Roman" w:cs="Times New Roman"/>
                  <w:color w:val="000000"/>
                  <w:kern w:val="0"/>
                  <w:sz w:val="18"/>
                  <w:szCs w:val="18"/>
                </w:rPr>
                <w:t>(0.235)</w:t>
              </w:r>
            </w:ins>
          </w:p>
        </w:tc>
        <w:tc>
          <w:tcPr>
            <w:tcW w:w="993" w:type="dxa"/>
            <w:tcBorders>
              <w:top w:val="nil"/>
              <w:left w:val="nil"/>
              <w:bottom w:val="nil"/>
              <w:right w:val="nil"/>
            </w:tcBorders>
            <w:shd w:val="clear" w:color="auto" w:fill="auto"/>
            <w:noWrap/>
            <w:vAlign w:val="center"/>
            <w:hideMark/>
          </w:tcPr>
          <w:p w14:paraId="7B3C9333" w14:textId="77777777" w:rsidR="003D6B79" w:rsidRPr="00EC53B7" w:rsidRDefault="003D6B79" w:rsidP="003D6B79">
            <w:pPr>
              <w:widowControl/>
              <w:snapToGrid w:val="0"/>
              <w:jc w:val="center"/>
              <w:rPr>
                <w:ins w:id="3097"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5DE8080F" w14:textId="77777777" w:rsidR="003D6B79" w:rsidRPr="00EC53B7" w:rsidRDefault="003D6B79" w:rsidP="003D6B79">
            <w:pPr>
              <w:widowControl/>
              <w:snapToGrid w:val="0"/>
              <w:jc w:val="center"/>
              <w:rPr>
                <w:ins w:id="309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2989FD18" w14:textId="77777777" w:rsidR="003D6B79" w:rsidRPr="00EC53B7" w:rsidRDefault="003D6B79" w:rsidP="003D6B79">
            <w:pPr>
              <w:widowControl/>
              <w:snapToGrid w:val="0"/>
              <w:jc w:val="center"/>
              <w:rPr>
                <w:ins w:id="3099" w:author="Harry" w:date="2020-11-21T12:55:00Z"/>
                <w:rFonts w:ascii="Times New Roman" w:eastAsia="Times New Roman" w:hAnsi="Times New Roman" w:cs="Times New Roman"/>
                <w:color w:val="000000"/>
                <w:kern w:val="0"/>
                <w:sz w:val="18"/>
                <w:szCs w:val="18"/>
              </w:rPr>
            </w:pPr>
            <w:ins w:id="3100" w:author="Harry" w:date="2020-11-21T12:55:00Z">
              <w:r w:rsidRPr="00EC53B7">
                <w:rPr>
                  <w:rFonts w:ascii="Times New Roman" w:eastAsia="Times New Roman" w:hAnsi="Times New Roman" w:cs="Times New Roman"/>
                  <w:color w:val="000000"/>
                  <w:kern w:val="0"/>
                  <w:sz w:val="18"/>
                  <w:szCs w:val="18"/>
                </w:rPr>
                <w:t>(0.278)</w:t>
              </w:r>
            </w:ins>
          </w:p>
        </w:tc>
      </w:tr>
      <w:tr w:rsidR="003D6B79" w:rsidRPr="00884C10" w14:paraId="7D249513" w14:textId="77777777" w:rsidTr="001B567F">
        <w:trPr>
          <w:trHeight w:val="246"/>
          <w:ins w:id="3101" w:author="Harry" w:date="2020-11-21T12:55:00Z"/>
        </w:trPr>
        <w:tc>
          <w:tcPr>
            <w:tcW w:w="2694" w:type="dxa"/>
            <w:tcBorders>
              <w:top w:val="nil"/>
              <w:left w:val="nil"/>
              <w:bottom w:val="nil"/>
              <w:right w:val="nil"/>
            </w:tcBorders>
            <w:shd w:val="clear" w:color="auto" w:fill="auto"/>
            <w:noWrap/>
            <w:vAlign w:val="bottom"/>
            <w:hideMark/>
          </w:tcPr>
          <w:p w14:paraId="1EF2081A" w14:textId="77777777" w:rsidR="003D6B79" w:rsidRPr="00EC53B7" w:rsidRDefault="003D6B79" w:rsidP="003D6B79">
            <w:pPr>
              <w:widowControl/>
              <w:snapToGrid w:val="0"/>
              <w:jc w:val="left"/>
              <w:rPr>
                <w:ins w:id="3102" w:author="Harry" w:date="2020-11-21T12:55:00Z"/>
                <w:rFonts w:ascii="Times New Roman" w:eastAsia="Times New Roman" w:hAnsi="Times New Roman" w:cs="Times New Roman"/>
                <w:color w:val="000000"/>
                <w:kern w:val="0"/>
                <w:sz w:val="18"/>
                <w:szCs w:val="18"/>
              </w:rPr>
            </w:pPr>
            <w:ins w:id="3103" w:author="Harry" w:date="2020-11-21T12:55:00Z">
              <w:r w:rsidRPr="00EC53B7">
                <w:rPr>
                  <w:rFonts w:ascii="Times New Roman" w:eastAsia="Times New Roman" w:hAnsi="Times New Roman" w:cs="Times New Roman"/>
                  <w:color w:val="000000"/>
                  <w:kern w:val="0"/>
                  <w:sz w:val="18"/>
                  <w:szCs w:val="18"/>
                </w:rPr>
                <w:t>Constant</w:t>
              </w:r>
            </w:ins>
          </w:p>
        </w:tc>
        <w:tc>
          <w:tcPr>
            <w:tcW w:w="992" w:type="dxa"/>
            <w:tcBorders>
              <w:top w:val="nil"/>
              <w:left w:val="nil"/>
              <w:bottom w:val="nil"/>
              <w:right w:val="nil"/>
            </w:tcBorders>
            <w:shd w:val="clear" w:color="auto" w:fill="auto"/>
            <w:noWrap/>
            <w:vAlign w:val="center"/>
            <w:hideMark/>
          </w:tcPr>
          <w:p w14:paraId="462D86B1" w14:textId="77777777" w:rsidR="003D6B79" w:rsidRPr="00EC53B7" w:rsidRDefault="003D6B79" w:rsidP="003D6B79">
            <w:pPr>
              <w:widowControl/>
              <w:snapToGrid w:val="0"/>
              <w:jc w:val="center"/>
              <w:rPr>
                <w:ins w:id="3104" w:author="Harry" w:date="2020-11-21T12:55:00Z"/>
                <w:rFonts w:ascii="Times New Roman" w:eastAsia="Times New Roman" w:hAnsi="Times New Roman" w:cs="Times New Roman"/>
                <w:color w:val="000000"/>
                <w:kern w:val="0"/>
                <w:sz w:val="18"/>
                <w:szCs w:val="18"/>
              </w:rPr>
            </w:pPr>
            <w:ins w:id="3105" w:author="Harry" w:date="2020-11-21T12:55:00Z">
              <w:r w:rsidRPr="00EC53B7">
                <w:rPr>
                  <w:rFonts w:ascii="Times New Roman" w:eastAsia="Times New Roman" w:hAnsi="Times New Roman" w:cs="Times New Roman"/>
                  <w:color w:val="000000"/>
                  <w:kern w:val="0"/>
                  <w:sz w:val="18"/>
                  <w:szCs w:val="18"/>
                </w:rPr>
                <w:t>0.660*</w:t>
              </w:r>
            </w:ins>
          </w:p>
        </w:tc>
        <w:tc>
          <w:tcPr>
            <w:tcW w:w="992" w:type="dxa"/>
            <w:tcBorders>
              <w:top w:val="nil"/>
              <w:left w:val="nil"/>
              <w:bottom w:val="nil"/>
              <w:right w:val="nil"/>
            </w:tcBorders>
            <w:shd w:val="clear" w:color="auto" w:fill="auto"/>
            <w:noWrap/>
            <w:vAlign w:val="center"/>
            <w:hideMark/>
          </w:tcPr>
          <w:p w14:paraId="5B950572" w14:textId="77777777" w:rsidR="003D6B79" w:rsidRPr="00EC53B7" w:rsidRDefault="003D6B79" w:rsidP="003D6B79">
            <w:pPr>
              <w:widowControl/>
              <w:snapToGrid w:val="0"/>
              <w:jc w:val="center"/>
              <w:rPr>
                <w:ins w:id="3106" w:author="Harry" w:date="2020-11-21T12:55:00Z"/>
                <w:rFonts w:ascii="Times New Roman" w:eastAsia="Times New Roman" w:hAnsi="Times New Roman" w:cs="Times New Roman"/>
                <w:color w:val="000000"/>
                <w:kern w:val="0"/>
                <w:sz w:val="18"/>
                <w:szCs w:val="18"/>
              </w:rPr>
            </w:pPr>
            <w:ins w:id="3107" w:author="Harry" w:date="2020-11-21T12:55:00Z">
              <w:r w:rsidRPr="00EC53B7">
                <w:rPr>
                  <w:rFonts w:ascii="Times New Roman" w:eastAsia="Times New Roman" w:hAnsi="Times New Roman" w:cs="Times New Roman"/>
                  <w:color w:val="000000"/>
                  <w:kern w:val="0"/>
                  <w:sz w:val="18"/>
                  <w:szCs w:val="18"/>
                </w:rPr>
                <w:t>0.586*</w:t>
              </w:r>
            </w:ins>
          </w:p>
        </w:tc>
        <w:tc>
          <w:tcPr>
            <w:tcW w:w="992" w:type="dxa"/>
            <w:tcBorders>
              <w:top w:val="nil"/>
              <w:left w:val="nil"/>
              <w:bottom w:val="nil"/>
              <w:right w:val="nil"/>
            </w:tcBorders>
            <w:shd w:val="clear" w:color="auto" w:fill="auto"/>
            <w:noWrap/>
            <w:vAlign w:val="center"/>
            <w:hideMark/>
          </w:tcPr>
          <w:p w14:paraId="7EFEDBC0" w14:textId="77777777" w:rsidR="003D6B79" w:rsidRPr="00EC53B7" w:rsidRDefault="003D6B79" w:rsidP="003D6B79">
            <w:pPr>
              <w:widowControl/>
              <w:snapToGrid w:val="0"/>
              <w:jc w:val="center"/>
              <w:rPr>
                <w:ins w:id="3108" w:author="Harry" w:date="2020-11-21T12:55:00Z"/>
                <w:rFonts w:ascii="Times New Roman" w:eastAsia="Times New Roman" w:hAnsi="Times New Roman" w:cs="Times New Roman"/>
                <w:color w:val="000000"/>
                <w:kern w:val="0"/>
                <w:sz w:val="18"/>
                <w:szCs w:val="18"/>
              </w:rPr>
            </w:pPr>
            <w:ins w:id="3109" w:author="Harry" w:date="2020-11-21T12:55:00Z">
              <w:r w:rsidRPr="00EC53B7">
                <w:rPr>
                  <w:rFonts w:ascii="Times New Roman" w:eastAsia="Times New Roman" w:hAnsi="Times New Roman" w:cs="Times New Roman"/>
                  <w:color w:val="000000"/>
                  <w:kern w:val="0"/>
                  <w:sz w:val="18"/>
                  <w:szCs w:val="18"/>
                </w:rPr>
                <w:t>0.721*</w:t>
              </w:r>
            </w:ins>
          </w:p>
        </w:tc>
        <w:tc>
          <w:tcPr>
            <w:tcW w:w="993" w:type="dxa"/>
            <w:tcBorders>
              <w:top w:val="nil"/>
              <w:left w:val="nil"/>
              <w:bottom w:val="nil"/>
              <w:right w:val="nil"/>
            </w:tcBorders>
            <w:shd w:val="clear" w:color="auto" w:fill="auto"/>
            <w:noWrap/>
            <w:vAlign w:val="center"/>
            <w:hideMark/>
          </w:tcPr>
          <w:p w14:paraId="12413FD3" w14:textId="77777777" w:rsidR="003D6B79" w:rsidRPr="00EC53B7" w:rsidRDefault="003D6B79" w:rsidP="003D6B79">
            <w:pPr>
              <w:widowControl/>
              <w:snapToGrid w:val="0"/>
              <w:jc w:val="center"/>
              <w:rPr>
                <w:ins w:id="3110" w:author="Harry" w:date="2020-11-21T12:55:00Z"/>
                <w:rFonts w:ascii="Times New Roman" w:eastAsia="Times New Roman" w:hAnsi="Times New Roman" w:cs="Times New Roman"/>
                <w:color w:val="000000"/>
                <w:kern w:val="0"/>
                <w:sz w:val="18"/>
                <w:szCs w:val="18"/>
              </w:rPr>
            </w:pPr>
            <w:ins w:id="3111" w:author="Harry" w:date="2020-11-21T12:55:00Z">
              <w:r w:rsidRPr="00EC53B7">
                <w:rPr>
                  <w:rFonts w:ascii="Times New Roman" w:eastAsia="Times New Roman" w:hAnsi="Times New Roman" w:cs="Times New Roman"/>
                  <w:color w:val="000000"/>
                  <w:kern w:val="0"/>
                  <w:sz w:val="18"/>
                  <w:szCs w:val="18"/>
                </w:rPr>
                <w:t>0.100</w:t>
              </w:r>
            </w:ins>
          </w:p>
        </w:tc>
        <w:tc>
          <w:tcPr>
            <w:tcW w:w="992" w:type="dxa"/>
            <w:tcBorders>
              <w:top w:val="nil"/>
              <w:left w:val="nil"/>
              <w:bottom w:val="nil"/>
              <w:right w:val="nil"/>
            </w:tcBorders>
            <w:shd w:val="clear" w:color="auto" w:fill="auto"/>
            <w:noWrap/>
            <w:vAlign w:val="center"/>
            <w:hideMark/>
          </w:tcPr>
          <w:p w14:paraId="6C3A4ADB" w14:textId="77777777" w:rsidR="003D6B79" w:rsidRPr="00EC53B7" w:rsidRDefault="003D6B79" w:rsidP="003D6B79">
            <w:pPr>
              <w:widowControl/>
              <w:snapToGrid w:val="0"/>
              <w:jc w:val="center"/>
              <w:rPr>
                <w:ins w:id="3112" w:author="Harry" w:date="2020-11-21T12:55:00Z"/>
                <w:rFonts w:ascii="Times New Roman" w:eastAsia="Times New Roman" w:hAnsi="Times New Roman" w:cs="Times New Roman"/>
                <w:color w:val="000000"/>
                <w:kern w:val="0"/>
                <w:sz w:val="18"/>
                <w:szCs w:val="18"/>
              </w:rPr>
            </w:pPr>
            <w:ins w:id="3113" w:author="Harry" w:date="2020-11-21T12:55:00Z">
              <w:r w:rsidRPr="00EC53B7">
                <w:rPr>
                  <w:rFonts w:ascii="Times New Roman" w:eastAsia="Times New Roman" w:hAnsi="Times New Roman" w:cs="Times New Roman"/>
                  <w:color w:val="000000"/>
                  <w:kern w:val="0"/>
                  <w:sz w:val="18"/>
                  <w:szCs w:val="18"/>
                </w:rPr>
                <w:t>0.098</w:t>
              </w:r>
            </w:ins>
          </w:p>
        </w:tc>
        <w:tc>
          <w:tcPr>
            <w:tcW w:w="992" w:type="dxa"/>
            <w:tcBorders>
              <w:top w:val="nil"/>
              <w:left w:val="nil"/>
              <w:bottom w:val="nil"/>
              <w:right w:val="nil"/>
            </w:tcBorders>
            <w:shd w:val="clear" w:color="auto" w:fill="auto"/>
            <w:noWrap/>
            <w:vAlign w:val="center"/>
            <w:hideMark/>
          </w:tcPr>
          <w:p w14:paraId="13569F29" w14:textId="77777777" w:rsidR="003D6B79" w:rsidRPr="00EC53B7" w:rsidRDefault="003D6B79" w:rsidP="003D6B79">
            <w:pPr>
              <w:widowControl/>
              <w:snapToGrid w:val="0"/>
              <w:jc w:val="center"/>
              <w:rPr>
                <w:ins w:id="3114" w:author="Harry" w:date="2020-11-21T12:55:00Z"/>
                <w:rFonts w:ascii="Times New Roman" w:eastAsia="Times New Roman" w:hAnsi="Times New Roman" w:cs="Times New Roman"/>
                <w:color w:val="000000"/>
                <w:kern w:val="0"/>
                <w:sz w:val="18"/>
                <w:szCs w:val="18"/>
              </w:rPr>
            </w:pPr>
            <w:ins w:id="3115" w:author="Harry" w:date="2020-11-21T12:55:00Z">
              <w:r w:rsidRPr="00EC53B7">
                <w:rPr>
                  <w:rFonts w:ascii="Times New Roman" w:eastAsia="Times New Roman" w:hAnsi="Times New Roman" w:cs="Times New Roman"/>
                  <w:color w:val="000000"/>
                  <w:kern w:val="0"/>
                  <w:sz w:val="18"/>
                  <w:szCs w:val="18"/>
                </w:rPr>
                <w:t>0.101</w:t>
              </w:r>
            </w:ins>
          </w:p>
        </w:tc>
      </w:tr>
      <w:tr w:rsidR="003D6B79" w:rsidRPr="00884C10" w14:paraId="4A43FF5E" w14:textId="77777777" w:rsidTr="001B567F">
        <w:trPr>
          <w:trHeight w:val="246"/>
          <w:ins w:id="3116" w:author="Harry" w:date="2020-11-21T12:55:00Z"/>
        </w:trPr>
        <w:tc>
          <w:tcPr>
            <w:tcW w:w="2694" w:type="dxa"/>
            <w:tcBorders>
              <w:top w:val="nil"/>
              <w:left w:val="nil"/>
              <w:bottom w:val="nil"/>
              <w:right w:val="nil"/>
            </w:tcBorders>
            <w:shd w:val="clear" w:color="auto" w:fill="auto"/>
            <w:noWrap/>
            <w:vAlign w:val="bottom"/>
            <w:hideMark/>
          </w:tcPr>
          <w:p w14:paraId="7F77E80B" w14:textId="77777777" w:rsidR="003D6B79" w:rsidRPr="00EC53B7" w:rsidRDefault="003D6B79" w:rsidP="003D6B79">
            <w:pPr>
              <w:widowControl/>
              <w:snapToGrid w:val="0"/>
              <w:jc w:val="center"/>
              <w:rPr>
                <w:ins w:id="3117"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360DEECC" w14:textId="77777777" w:rsidR="003D6B79" w:rsidRPr="00EC53B7" w:rsidRDefault="003D6B79" w:rsidP="003D6B79">
            <w:pPr>
              <w:widowControl/>
              <w:snapToGrid w:val="0"/>
              <w:jc w:val="center"/>
              <w:rPr>
                <w:ins w:id="3118" w:author="Harry" w:date="2020-11-21T12:55:00Z"/>
                <w:rFonts w:ascii="Times New Roman" w:eastAsia="Times New Roman" w:hAnsi="Times New Roman" w:cs="Times New Roman"/>
                <w:color w:val="000000"/>
                <w:kern w:val="0"/>
                <w:sz w:val="18"/>
                <w:szCs w:val="18"/>
              </w:rPr>
            </w:pPr>
            <w:ins w:id="3119" w:author="Harry" w:date="2020-11-21T12:55:00Z">
              <w:r w:rsidRPr="00EC53B7">
                <w:rPr>
                  <w:rFonts w:ascii="Times New Roman" w:eastAsia="Times New Roman" w:hAnsi="Times New Roman" w:cs="Times New Roman"/>
                  <w:color w:val="000000"/>
                  <w:kern w:val="0"/>
                  <w:sz w:val="18"/>
                  <w:szCs w:val="18"/>
                </w:rPr>
                <w:t>(0.169)</w:t>
              </w:r>
            </w:ins>
          </w:p>
        </w:tc>
        <w:tc>
          <w:tcPr>
            <w:tcW w:w="992" w:type="dxa"/>
            <w:tcBorders>
              <w:top w:val="nil"/>
              <w:left w:val="nil"/>
              <w:bottom w:val="nil"/>
              <w:right w:val="nil"/>
            </w:tcBorders>
            <w:shd w:val="clear" w:color="auto" w:fill="auto"/>
            <w:noWrap/>
            <w:vAlign w:val="center"/>
            <w:hideMark/>
          </w:tcPr>
          <w:p w14:paraId="4F8EEB3D" w14:textId="77777777" w:rsidR="003D6B79" w:rsidRPr="00EC53B7" w:rsidRDefault="003D6B79" w:rsidP="003D6B79">
            <w:pPr>
              <w:widowControl/>
              <w:snapToGrid w:val="0"/>
              <w:jc w:val="center"/>
              <w:rPr>
                <w:ins w:id="3120" w:author="Harry" w:date="2020-11-21T12:55:00Z"/>
                <w:rFonts w:ascii="Times New Roman" w:eastAsia="Times New Roman" w:hAnsi="Times New Roman" w:cs="Times New Roman"/>
                <w:color w:val="000000"/>
                <w:kern w:val="0"/>
                <w:sz w:val="18"/>
                <w:szCs w:val="18"/>
              </w:rPr>
            </w:pPr>
            <w:ins w:id="3121" w:author="Harry" w:date="2020-11-21T12:55:00Z">
              <w:r w:rsidRPr="00EC53B7">
                <w:rPr>
                  <w:rFonts w:ascii="Times New Roman" w:eastAsia="Times New Roman" w:hAnsi="Times New Roman" w:cs="Times New Roman"/>
                  <w:color w:val="000000"/>
                  <w:kern w:val="0"/>
                  <w:sz w:val="18"/>
                  <w:szCs w:val="18"/>
                </w:rPr>
                <w:t>(0.216)</w:t>
              </w:r>
            </w:ins>
          </w:p>
        </w:tc>
        <w:tc>
          <w:tcPr>
            <w:tcW w:w="992" w:type="dxa"/>
            <w:tcBorders>
              <w:top w:val="nil"/>
              <w:left w:val="nil"/>
              <w:bottom w:val="nil"/>
              <w:right w:val="nil"/>
            </w:tcBorders>
            <w:shd w:val="clear" w:color="auto" w:fill="auto"/>
            <w:noWrap/>
            <w:vAlign w:val="center"/>
            <w:hideMark/>
          </w:tcPr>
          <w:p w14:paraId="38E368EA" w14:textId="77777777" w:rsidR="003D6B79" w:rsidRPr="00EC53B7" w:rsidRDefault="003D6B79" w:rsidP="003D6B79">
            <w:pPr>
              <w:widowControl/>
              <w:snapToGrid w:val="0"/>
              <w:jc w:val="center"/>
              <w:rPr>
                <w:ins w:id="3122" w:author="Harry" w:date="2020-11-21T12:55:00Z"/>
                <w:rFonts w:ascii="Times New Roman" w:eastAsia="Times New Roman" w:hAnsi="Times New Roman" w:cs="Times New Roman"/>
                <w:color w:val="000000"/>
                <w:kern w:val="0"/>
                <w:sz w:val="18"/>
                <w:szCs w:val="18"/>
              </w:rPr>
            </w:pPr>
            <w:ins w:id="3123" w:author="Harry" w:date="2020-11-21T12:55:00Z">
              <w:r w:rsidRPr="00EC53B7">
                <w:rPr>
                  <w:rFonts w:ascii="Times New Roman" w:eastAsia="Times New Roman" w:hAnsi="Times New Roman" w:cs="Times New Roman"/>
                  <w:color w:val="000000"/>
                  <w:kern w:val="0"/>
                  <w:sz w:val="18"/>
                  <w:szCs w:val="18"/>
                </w:rPr>
                <w:t>(0.223)</w:t>
              </w:r>
            </w:ins>
          </w:p>
        </w:tc>
        <w:tc>
          <w:tcPr>
            <w:tcW w:w="993" w:type="dxa"/>
            <w:tcBorders>
              <w:top w:val="nil"/>
              <w:left w:val="nil"/>
              <w:bottom w:val="nil"/>
              <w:right w:val="nil"/>
            </w:tcBorders>
            <w:shd w:val="clear" w:color="auto" w:fill="auto"/>
            <w:noWrap/>
            <w:vAlign w:val="center"/>
            <w:hideMark/>
          </w:tcPr>
          <w:p w14:paraId="073CA61D" w14:textId="77777777" w:rsidR="003D6B79" w:rsidRPr="00EC53B7" w:rsidRDefault="003D6B79" w:rsidP="003D6B79">
            <w:pPr>
              <w:widowControl/>
              <w:snapToGrid w:val="0"/>
              <w:jc w:val="center"/>
              <w:rPr>
                <w:ins w:id="3124" w:author="Harry" w:date="2020-11-21T12:55:00Z"/>
                <w:rFonts w:ascii="Times New Roman" w:eastAsia="Times New Roman" w:hAnsi="Times New Roman" w:cs="Times New Roman"/>
                <w:color w:val="000000"/>
                <w:kern w:val="0"/>
                <w:sz w:val="18"/>
                <w:szCs w:val="18"/>
              </w:rPr>
            </w:pPr>
            <w:ins w:id="3125" w:author="Harry" w:date="2020-11-21T12:55:00Z">
              <w:r w:rsidRPr="00EC53B7">
                <w:rPr>
                  <w:rFonts w:ascii="Times New Roman" w:eastAsia="Times New Roman" w:hAnsi="Times New Roman" w:cs="Times New Roman"/>
                  <w:color w:val="000000"/>
                  <w:kern w:val="0"/>
                  <w:sz w:val="18"/>
                  <w:szCs w:val="18"/>
                </w:rPr>
                <w:t>(0.167)</w:t>
              </w:r>
            </w:ins>
          </w:p>
        </w:tc>
        <w:tc>
          <w:tcPr>
            <w:tcW w:w="992" w:type="dxa"/>
            <w:tcBorders>
              <w:top w:val="nil"/>
              <w:left w:val="nil"/>
              <w:bottom w:val="nil"/>
              <w:right w:val="nil"/>
            </w:tcBorders>
            <w:shd w:val="clear" w:color="auto" w:fill="auto"/>
            <w:noWrap/>
            <w:vAlign w:val="center"/>
            <w:hideMark/>
          </w:tcPr>
          <w:p w14:paraId="3CBD567D" w14:textId="77777777" w:rsidR="003D6B79" w:rsidRPr="00EC53B7" w:rsidRDefault="003D6B79" w:rsidP="003D6B79">
            <w:pPr>
              <w:widowControl/>
              <w:snapToGrid w:val="0"/>
              <w:jc w:val="center"/>
              <w:rPr>
                <w:ins w:id="3126" w:author="Harry" w:date="2020-11-21T12:55:00Z"/>
                <w:rFonts w:ascii="Times New Roman" w:eastAsia="Times New Roman" w:hAnsi="Times New Roman" w:cs="Times New Roman"/>
                <w:color w:val="000000"/>
                <w:kern w:val="0"/>
                <w:sz w:val="18"/>
                <w:szCs w:val="18"/>
              </w:rPr>
            </w:pPr>
            <w:ins w:id="3127" w:author="Harry" w:date="2020-11-21T12:55:00Z">
              <w:r w:rsidRPr="00EC53B7">
                <w:rPr>
                  <w:rFonts w:ascii="Times New Roman" w:eastAsia="Times New Roman" w:hAnsi="Times New Roman" w:cs="Times New Roman"/>
                  <w:color w:val="000000"/>
                  <w:kern w:val="0"/>
                  <w:sz w:val="18"/>
                  <w:szCs w:val="18"/>
                </w:rPr>
                <w:t>(0.184)</w:t>
              </w:r>
            </w:ins>
          </w:p>
        </w:tc>
        <w:tc>
          <w:tcPr>
            <w:tcW w:w="992" w:type="dxa"/>
            <w:tcBorders>
              <w:top w:val="nil"/>
              <w:left w:val="nil"/>
              <w:bottom w:val="nil"/>
              <w:right w:val="nil"/>
            </w:tcBorders>
            <w:shd w:val="clear" w:color="auto" w:fill="auto"/>
            <w:noWrap/>
            <w:vAlign w:val="center"/>
            <w:hideMark/>
          </w:tcPr>
          <w:p w14:paraId="46ABDCD7" w14:textId="77777777" w:rsidR="003D6B79" w:rsidRPr="00EC53B7" w:rsidRDefault="003D6B79" w:rsidP="003D6B79">
            <w:pPr>
              <w:widowControl/>
              <w:snapToGrid w:val="0"/>
              <w:jc w:val="center"/>
              <w:rPr>
                <w:ins w:id="3128" w:author="Harry" w:date="2020-11-21T12:55:00Z"/>
                <w:rFonts w:ascii="Times New Roman" w:eastAsia="Times New Roman" w:hAnsi="Times New Roman" w:cs="Times New Roman"/>
                <w:color w:val="000000"/>
                <w:kern w:val="0"/>
                <w:sz w:val="18"/>
                <w:szCs w:val="18"/>
              </w:rPr>
            </w:pPr>
            <w:ins w:id="3129" w:author="Harry" w:date="2020-11-21T12:55:00Z">
              <w:r w:rsidRPr="00EC53B7">
                <w:rPr>
                  <w:rFonts w:ascii="Times New Roman" w:eastAsia="Times New Roman" w:hAnsi="Times New Roman" w:cs="Times New Roman"/>
                  <w:color w:val="000000"/>
                  <w:kern w:val="0"/>
                  <w:sz w:val="18"/>
                  <w:szCs w:val="18"/>
                </w:rPr>
                <w:t>(0.189)</w:t>
              </w:r>
            </w:ins>
          </w:p>
        </w:tc>
      </w:tr>
      <w:tr w:rsidR="003D6B79" w:rsidRPr="00884C10" w14:paraId="387A75CE" w14:textId="77777777" w:rsidTr="001B567F">
        <w:trPr>
          <w:trHeight w:val="246"/>
          <w:ins w:id="3130" w:author="Harry" w:date="2020-11-21T12:55:00Z"/>
        </w:trPr>
        <w:tc>
          <w:tcPr>
            <w:tcW w:w="8647" w:type="dxa"/>
            <w:gridSpan w:val="7"/>
            <w:tcBorders>
              <w:top w:val="single" w:sz="4" w:space="0" w:color="auto"/>
              <w:left w:val="nil"/>
              <w:right w:val="nil"/>
            </w:tcBorders>
            <w:shd w:val="clear" w:color="auto" w:fill="auto"/>
            <w:noWrap/>
            <w:vAlign w:val="center"/>
            <w:hideMark/>
          </w:tcPr>
          <w:p w14:paraId="2DA89C21" w14:textId="77777777" w:rsidR="003D6B79" w:rsidRPr="00EC53B7" w:rsidRDefault="003D6B79" w:rsidP="003D6B79">
            <w:pPr>
              <w:widowControl/>
              <w:snapToGrid w:val="0"/>
              <w:rPr>
                <w:ins w:id="3131" w:author="Harry" w:date="2020-11-21T12:55:00Z"/>
                <w:rFonts w:ascii="Times New Roman" w:eastAsia="Times New Roman" w:hAnsi="Times New Roman" w:cs="Times New Roman"/>
                <w:color w:val="000000"/>
                <w:kern w:val="0"/>
                <w:sz w:val="18"/>
                <w:szCs w:val="18"/>
              </w:rPr>
            </w:pPr>
            <w:ins w:id="3132" w:author="Harry" w:date="2020-11-21T12:55:00Z">
              <w:r w:rsidRPr="00EC53B7">
                <w:rPr>
                  <w:rFonts w:ascii="Times New Roman" w:eastAsia="Times New Roman" w:hAnsi="Times New Roman" w:cs="Times New Roman"/>
                  <w:color w:val="000000"/>
                  <w:kern w:val="0"/>
                  <w:sz w:val="18"/>
                  <w:szCs w:val="18"/>
                </w:rPr>
                <w:t>Model selection/information criteria</w:t>
              </w:r>
            </w:ins>
          </w:p>
        </w:tc>
      </w:tr>
      <w:tr w:rsidR="003D6B79" w:rsidRPr="00884C10" w14:paraId="02E342AB" w14:textId="77777777" w:rsidTr="001B567F">
        <w:trPr>
          <w:trHeight w:val="246"/>
          <w:ins w:id="3133" w:author="Harry" w:date="2020-11-21T12:55:00Z"/>
        </w:trPr>
        <w:tc>
          <w:tcPr>
            <w:tcW w:w="2694" w:type="dxa"/>
            <w:tcBorders>
              <w:top w:val="nil"/>
              <w:left w:val="nil"/>
              <w:bottom w:val="nil"/>
              <w:right w:val="nil"/>
            </w:tcBorders>
            <w:shd w:val="clear" w:color="auto" w:fill="auto"/>
            <w:noWrap/>
            <w:vAlign w:val="bottom"/>
            <w:hideMark/>
          </w:tcPr>
          <w:p w14:paraId="4D06352E" w14:textId="77777777" w:rsidR="003D6B79" w:rsidRPr="00EC53B7" w:rsidRDefault="003D6B79" w:rsidP="003D6B79">
            <w:pPr>
              <w:widowControl/>
              <w:snapToGrid w:val="0"/>
              <w:jc w:val="left"/>
              <w:rPr>
                <w:ins w:id="3134" w:author="Harry" w:date="2020-11-21T12:55:00Z"/>
                <w:rFonts w:ascii="Times New Roman" w:eastAsia="Times New Roman" w:hAnsi="Times New Roman" w:cs="Times New Roman"/>
                <w:color w:val="000000"/>
                <w:kern w:val="0"/>
                <w:sz w:val="18"/>
                <w:szCs w:val="18"/>
              </w:rPr>
            </w:pPr>
            <w:ins w:id="3135" w:author="Harry" w:date="2020-11-21T12:55:00Z">
              <w:r w:rsidRPr="00EC53B7">
                <w:rPr>
                  <w:rFonts w:ascii="Times New Roman" w:eastAsia="Times New Roman" w:hAnsi="Times New Roman" w:cs="Times New Roman"/>
                  <w:color w:val="000000"/>
                  <w:kern w:val="0"/>
                  <w:sz w:val="18"/>
                  <w:szCs w:val="18"/>
                </w:rPr>
                <w:t>AIC</w:t>
              </w:r>
            </w:ins>
          </w:p>
        </w:tc>
        <w:tc>
          <w:tcPr>
            <w:tcW w:w="992" w:type="dxa"/>
            <w:tcBorders>
              <w:top w:val="nil"/>
              <w:left w:val="nil"/>
              <w:bottom w:val="nil"/>
              <w:right w:val="nil"/>
            </w:tcBorders>
            <w:shd w:val="clear" w:color="auto" w:fill="auto"/>
            <w:noWrap/>
            <w:vAlign w:val="center"/>
            <w:hideMark/>
          </w:tcPr>
          <w:p w14:paraId="0232FB48" w14:textId="77777777" w:rsidR="003D6B79" w:rsidRPr="00EC53B7" w:rsidRDefault="003D6B79" w:rsidP="003D6B79">
            <w:pPr>
              <w:widowControl/>
              <w:snapToGrid w:val="0"/>
              <w:jc w:val="right"/>
              <w:rPr>
                <w:ins w:id="3136" w:author="Harry" w:date="2020-11-21T12:55:00Z"/>
                <w:rFonts w:ascii="Times New Roman" w:eastAsia="Times New Roman" w:hAnsi="Times New Roman" w:cs="Times New Roman"/>
                <w:color w:val="000000"/>
                <w:kern w:val="0"/>
                <w:sz w:val="18"/>
                <w:szCs w:val="18"/>
              </w:rPr>
            </w:pPr>
            <w:ins w:id="3137" w:author="Harry" w:date="2020-11-21T12:55:00Z">
              <w:r w:rsidRPr="00EC53B7">
                <w:rPr>
                  <w:rFonts w:ascii="Times New Roman" w:eastAsia="Times New Roman" w:hAnsi="Times New Roman" w:cs="Times New Roman"/>
                  <w:color w:val="000000"/>
                  <w:kern w:val="0"/>
                  <w:sz w:val="18"/>
                  <w:szCs w:val="18"/>
                </w:rPr>
                <w:t>-70.570</w:t>
              </w:r>
            </w:ins>
          </w:p>
        </w:tc>
        <w:tc>
          <w:tcPr>
            <w:tcW w:w="992" w:type="dxa"/>
            <w:tcBorders>
              <w:top w:val="nil"/>
              <w:left w:val="nil"/>
              <w:bottom w:val="nil"/>
              <w:right w:val="nil"/>
            </w:tcBorders>
            <w:shd w:val="clear" w:color="auto" w:fill="auto"/>
            <w:noWrap/>
            <w:vAlign w:val="center"/>
            <w:hideMark/>
          </w:tcPr>
          <w:p w14:paraId="78DEBD43" w14:textId="77777777" w:rsidR="003D6B79" w:rsidRPr="00EC53B7" w:rsidRDefault="003D6B79" w:rsidP="003D6B79">
            <w:pPr>
              <w:widowControl/>
              <w:snapToGrid w:val="0"/>
              <w:jc w:val="right"/>
              <w:rPr>
                <w:ins w:id="3138" w:author="Harry" w:date="2020-11-21T12:55:00Z"/>
                <w:rFonts w:ascii="Times New Roman" w:eastAsia="Times New Roman" w:hAnsi="Times New Roman" w:cs="Times New Roman"/>
                <w:color w:val="000000"/>
                <w:kern w:val="0"/>
                <w:sz w:val="18"/>
                <w:szCs w:val="18"/>
              </w:rPr>
            </w:pPr>
            <w:ins w:id="3139" w:author="Harry" w:date="2020-11-21T12:55:00Z">
              <w:r w:rsidRPr="00EC53B7">
                <w:rPr>
                  <w:rFonts w:ascii="Times New Roman" w:eastAsia="Times New Roman" w:hAnsi="Times New Roman" w:cs="Times New Roman"/>
                  <w:color w:val="000000"/>
                  <w:kern w:val="0"/>
                  <w:sz w:val="18"/>
                  <w:szCs w:val="18"/>
                </w:rPr>
                <w:t>-67.653</w:t>
              </w:r>
            </w:ins>
          </w:p>
        </w:tc>
        <w:tc>
          <w:tcPr>
            <w:tcW w:w="992" w:type="dxa"/>
            <w:tcBorders>
              <w:top w:val="nil"/>
              <w:left w:val="nil"/>
              <w:bottom w:val="nil"/>
              <w:right w:val="nil"/>
            </w:tcBorders>
            <w:shd w:val="clear" w:color="auto" w:fill="auto"/>
            <w:noWrap/>
            <w:vAlign w:val="center"/>
            <w:hideMark/>
          </w:tcPr>
          <w:p w14:paraId="140FB7D2" w14:textId="77777777" w:rsidR="003D6B79" w:rsidRPr="00EC53B7" w:rsidRDefault="003D6B79" w:rsidP="003D6B79">
            <w:pPr>
              <w:widowControl/>
              <w:snapToGrid w:val="0"/>
              <w:jc w:val="right"/>
              <w:rPr>
                <w:ins w:id="3140" w:author="Harry" w:date="2020-11-21T12:55:00Z"/>
                <w:rFonts w:ascii="Times New Roman" w:eastAsia="Times New Roman" w:hAnsi="Times New Roman" w:cs="Times New Roman"/>
                <w:color w:val="000000"/>
                <w:kern w:val="0"/>
                <w:sz w:val="18"/>
                <w:szCs w:val="18"/>
              </w:rPr>
            </w:pPr>
            <w:ins w:id="3141" w:author="Harry" w:date="2020-11-21T12:55:00Z">
              <w:r w:rsidRPr="00EC53B7">
                <w:rPr>
                  <w:rFonts w:ascii="Times New Roman" w:eastAsia="Times New Roman" w:hAnsi="Times New Roman" w:cs="Times New Roman"/>
                  <w:color w:val="000000"/>
                  <w:kern w:val="0"/>
                  <w:sz w:val="18"/>
                  <w:szCs w:val="18"/>
                </w:rPr>
                <w:t>-68.206</w:t>
              </w:r>
            </w:ins>
          </w:p>
        </w:tc>
        <w:tc>
          <w:tcPr>
            <w:tcW w:w="993" w:type="dxa"/>
            <w:tcBorders>
              <w:top w:val="nil"/>
              <w:left w:val="nil"/>
              <w:bottom w:val="nil"/>
              <w:right w:val="nil"/>
            </w:tcBorders>
            <w:shd w:val="clear" w:color="auto" w:fill="auto"/>
            <w:noWrap/>
            <w:vAlign w:val="center"/>
            <w:hideMark/>
          </w:tcPr>
          <w:p w14:paraId="3A0B9CE0" w14:textId="77777777" w:rsidR="003D6B79" w:rsidRPr="00EC53B7" w:rsidRDefault="003D6B79" w:rsidP="003D6B79">
            <w:pPr>
              <w:widowControl/>
              <w:snapToGrid w:val="0"/>
              <w:jc w:val="right"/>
              <w:rPr>
                <w:ins w:id="3142" w:author="Harry" w:date="2020-11-21T12:55:00Z"/>
                <w:rFonts w:ascii="Times New Roman" w:eastAsia="Times New Roman" w:hAnsi="Times New Roman" w:cs="Times New Roman"/>
                <w:color w:val="000000"/>
                <w:kern w:val="0"/>
                <w:sz w:val="18"/>
                <w:szCs w:val="18"/>
              </w:rPr>
            </w:pPr>
            <w:ins w:id="3143" w:author="Harry" w:date="2020-11-21T12:55:00Z">
              <w:r w:rsidRPr="00EC53B7">
                <w:rPr>
                  <w:rFonts w:ascii="Times New Roman" w:eastAsia="Times New Roman" w:hAnsi="Times New Roman" w:cs="Times New Roman"/>
                  <w:color w:val="000000"/>
                  <w:kern w:val="0"/>
                  <w:sz w:val="18"/>
                  <w:szCs w:val="18"/>
                </w:rPr>
                <w:t>-81.104</w:t>
              </w:r>
            </w:ins>
          </w:p>
        </w:tc>
        <w:tc>
          <w:tcPr>
            <w:tcW w:w="992" w:type="dxa"/>
            <w:tcBorders>
              <w:top w:val="nil"/>
              <w:left w:val="nil"/>
              <w:bottom w:val="nil"/>
              <w:right w:val="nil"/>
            </w:tcBorders>
            <w:shd w:val="clear" w:color="auto" w:fill="auto"/>
            <w:noWrap/>
            <w:vAlign w:val="center"/>
            <w:hideMark/>
          </w:tcPr>
          <w:p w14:paraId="6A8E0FF2" w14:textId="77777777" w:rsidR="003D6B79" w:rsidRPr="00EC53B7" w:rsidRDefault="003D6B79" w:rsidP="003D6B79">
            <w:pPr>
              <w:widowControl/>
              <w:snapToGrid w:val="0"/>
              <w:jc w:val="right"/>
              <w:rPr>
                <w:ins w:id="3144" w:author="Harry" w:date="2020-11-21T12:55:00Z"/>
                <w:rFonts w:ascii="Times New Roman" w:eastAsia="Times New Roman" w:hAnsi="Times New Roman" w:cs="Times New Roman"/>
                <w:color w:val="000000"/>
                <w:kern w:val="0"/>
                <w:sz w:val="18"/>
                <w:szCs w:val="18"/>
              </w:rPr>
            </w:pPr>
            <w:ins w:id="3145" w:author="Harry" w:date="2020-11-21T12:55:00Z">
              <w:r w:rsidRPr="00EC53B7">
                <w:rPr>
                  <w:rFonts w:ascii="Times New Roman" w:eastAsia="Times New Roman" w:hAnsi="Times New Roman" w:cs="Times New Roman"/>
                  <w:color w:val="000000"/>
                  <w:kern w:val="0"/>
                  <w:sz w:val="18"/>
                  <w:szCs w:val="18"/>
                </w:rPr>
                <w:t>-77.109</w:t>
              </w:r>
            </w:ins>
          </w:p>
        </w:tc>
        <w:tc>
          <w:tcPr>
            <w:tcW w:w="992" w:type="dxa"/>
            <w:tcBorders>
              <w:top w:val="nil"/>
              <w:left w:val="nil"/>
              <w:bottom w:val="nil"/>
              <w:right w:val="nil"/>
            </w:tcBorders>
            <w:shd w:val="clear" w:color="auto" w:fill="auto"/>
            <w:noWrap/>
            <w:vAlign w:val="center"/>
            <w:hideMark/>
          </w:tcPr>
          <w:p w14:paraId="67069732" w14:textId="77777777" w:rsidR="003D6B79" w:rsidRPr="00EC53B7" w:rsidRDefault="003D6B79" w:rsidP="003D6B79">
            <w:pPr>
              <w:widowControl/>
              <w:snapToGrid w:val="0"/>
              <w:jc w:val="right"/>
              <w:rPr>
                <w:ins w:id="3146" w:author="Harry" w:date="2020-11-21T12:55:00Z"/>
                <w:rFonts w:ascii="Times New Roman" w:eastAsia="Times New Roman" w:hAnsi="Times New Roman" w:cs="Times New Roman"/>
                <w:color w:val="000000"/>
                <w:kern w:val="0"/>
                <w:sz w:val="18"/>
                <w:szCs w:val="18"/>
              </w:rPr>
            </w:pPr>
            <w:ins w:id="3147" w:author="Harry" w:date="2020-11-21T12:55:00Z">
              <w:r w:rsidRPr="00EC53B7">
                <w:rPr>
                  <w:rFonts w:ascii="Times New Roman" w:eastAsia="Times New Roman" w:hAnsi="Times New Roman" w:cs="Times New Roman"/>
                  <w:color w:val="000000"/>
                  <w:kern w:val="0"/>
                  <w:sz w:val="18"/>
                  <w:szCs w:val="18"/>
                </w:rPr>
                <w:t>-77.105</w:t>
              </w:r>
            </w:ins>
          </w:p>
        </w:tc>
      </w:tr>
      <w:tr w:rsidR="003D6B79" w:rsidRPr="00884C10" w14:paraId="02C98815" w14:textId="77777777" w:rsidTr="001B567F">
        <w:trPr>
          <w:trHeight w:val="261"/>
          <w:ins w:id="3148" w:author="Harry" w:date="2020-11-21T12:55:00Z"/>
        </w:trPr>
        <w:tc>
          <w:tcPr>
            <w:tcW w:w="2694" w:type="dxa"/>
            <w:tcBorders>
              <w:top w:val="nil"/>
              <w:left w:val="nil"/>
              <w:bottom w:val="single" w:sz="4" w:space="0" w:color="auto"/>
              <w:right w:val="nil"/>
            </w:tcBorders>
            <w:shd w:val="clear" w:color="auto" w:fill="auto"/>
            <w:noWrap/>
            <w:vAlign w:val="bottom"/>
            <w:hideMark/>
          </w:tcPr>
          <w:p w14:paraId="63814401" w14:textId="77777777" w:rsidR="003D6B79" w:rsidRPr="00EC53B7" w:rsidRDefault="003D6B79" w:rsidP="003D6B79">
            <w:pPr>
              <w:widowControl/>
              <w:snapToGrid w:val="0"/>
              <w:jc w:val="left"/>
              <w:rPr>
                <w:ins w:id="3149" w:author="Harry" w:date="2020-11-21T12:55:00Z"/>
                <w:rFonts w:ascii="Times New Roman" w:eastAsia="Times New Roman" w:hAnsi="Times New Roman" w:cs="Times New Roman"/>
                <w:color w:val="000000"/>
                <w:kern w:val="0"/>
                <w:sz w:val="18"/>
                <w:szCs w:val="18"/>
              </w:rPr>
            </w:pPr>
            <w:ins w:id="3150" w:author="Harry" w:date="2020-11-21T12:55:00Z">
              <w:r w:rsidRPr="00EC53B7">
                <w:rPr>
                  <w:rFonts w:ascii="Times New Roman" w:eastAsia="Times New Roman" w:hAnsi="Times New Roman" w:cs="Times New Roman"/>
                  <w:color w:val="000000"/>
                  <w:kern w:val="0"/>
                  <w:sz w:val="18"/>
                  <w:szCs w:val="18"/>
                </w:rPr>
                <w:t>BIC</w:t>
              </w:r>
            </w:ins>
          </w:p>
        </w:tc>
        <w:tc>
          <w:tcPr>
            <w:tcW w:w="992" w:type="dxa"/>
            <w:tcBorders>
              <w:top w:val="nil"/>
              <w:left w:val="nil"/>
              <w:bottom w:val="single" w:sz="4" w:space="0" w:color="auto"/>
              <w:right w:val="nil"/>
            </w:tcBorders>
            <w:shd w:val="clear" w:color="auto" w:fill="auto"/>
            <w:noWrap/>
            <w:vAlign w:val="center"/>
            <w:hideMark/>
          </w:tcPr>
          <w:p w14:paraId="711AC8CF" w14:textId="77777777" w:rsidR="003D6B79" w:rsidRPr="00EC53B7" w:rsidRDefault="003D6B79" w:rsidP="003D6B79">
            <w:pPr>
              <w:widowControl/>
              <w:snapToGrid w:val="0"/>
              <w:jc w:val="right"/>
              <w:rPr>
                <w:ins w:id="3151" w:author="Harry" w:date="2020-11-21T12:55:00Z"/>
                <w:rFonts w:ascii="Times New Roman" w:eastAsia="Times New Roman" w:hAnsi="Times New Roman" w:cs="Times New Roman"/>
                <w:color w:val="000000"/>
                <w:kern w:val="0"/>
                <w:sz w:val="18"/>
                <w:szCs w:val="18"/>
              </w:rPr>
            </w:pPr>
            <w:ins w:id="3152" w:author="Harry" w:date="2020-11-21T12:55:00Z">
              <w:r w:rsidRPr="00EC53B7">
                <w:rPr>
                  <w:rFonts w:ascii="Times New Roman" w:eastAsia="Times New Roman" w:hAnsi="Times New Roman" w:cs="Times New Roman"/>
                  <w:color w:val="000000"/>
                  <w:kern w:val="0"/>
                  <w:sz w:val="18"/>
                  <w:szCs w:val="18"/>
                </w:rPr>
                <w:t>-67.518</w:t>
              </w:r>
            </w:ins>
          </w:p>
        </w:tc>
        <w:tc>
          <w:tcPr>
            <w:tcW w:w="992" w:type="dxa"/>
            <w:tcBorders>
              <w:top w:val="nil"/>
              <w:left w:val="nil"/>
              <w:bottom w:val="single" w:sz="4" w:space="0" w:color="auto"/>
              <w:right w:val="nil"/>
            </w:tcBorders>
            <w:shd w:val="clear" w:color="auto" w:fill="auto"/>
            <w:noWrap/>
            <w:vAlign w:val="center"/>
            <w:hideMark/>
          </w:tcPr>
          <w:p w14:paraId="2B969401" w14:textId="77777777" w:rsidR="003D6B79" w:rsidRPr="00EC53B7" w:rsidRDefault="003D6B79" w:rsidP="003D6B79">
            <w:pPr>
              <w:widowControl/>
              <w:snapToGrid w:val="0"/>
              <w:jc w:val="right"/>
              <w:rPr>
                <w:ins w:id="3153" w:author="Harry" w:date="2020-11-21T12:55:00Z"/>
                <w:rFonts w:ascii="Times New Roman" w:eastAsia="Times New Roman" w:hAnsi="Times New Roman" w:cs="Times New Roman"/>
                <w:color w:val="000000"/>
                <w:kern w:val="0"/>
                <w:sz w:val="18"/>
                <w:szCs w:val="18"/>
              </w:rPr>
            </w:pPr>
            <w:ins w:id="3154" w:author="Harry" w:date="2020-11-21T12:55:00Z">
              <w:r w:rsidRPr="00EC53B7">
                <w:rPr>
                  <w:rFonts w:ascii="Times New Roman" w:eastAsia="Times New Roman" w:hAnsi="Times New Roman" w:cs="Times New Roman"/>
                  <w:color w:val="000000"/>
                  <w:kern w:val="0"/>
                  <w:sz w:val="18"/>
                  <w:szCs w:val="18"/>
                </w:rPr>
                <w:t>-61.548</w:t>
              </w:r>
            </w:ins>
          </w:p>
        </w:tc>
        <w:tc>
          <w:tcPr>
            <w:tcW w:w="992" w:type="dxa"/>
            <w:tcBorders>
              <w:top w:val="nil"/>
              <w:left w:val="nil"/>
              <w:bottom w:val="single" w:sz="4" w:space="0" w:color="auto"/>
              <w:right w:val="nil"/>
            </w:tcBorders>
            <w:shd w:val="clear" w:color="auto" w:fill="auto"/>
            <w:noWrap/>
            <w:vAlign w:val="center"/>
            <w:hideMark/>
          </w:tcPr>
          <w:p w14:paraId="4AB8A5EE" w14:textId="77777777" w:rsidR="003D6B79" w:rsidRPr="00EC53B7" w:rsidRDefault="003D6B79" w:rsidP="003D6B79">
            <w:pPr>
              <w:widowControl/>
              <w:snapToGrid w:val="0"/>
              <w:jc w:val="right"/>
              <w:rPr>
                <w:ins w:id="3155" w:author="Harry" w:date="2020-11-21T12:55:00Z"/>
                <w:rFonts w:ascii="Times New Roman" w:eastAsia="Times New Roman" w:hAnsi="Times New Roman" w:cs="Times New Roman"/>
                <w:color w:val="000000"/>
                <w:kern w:val="0"/>
                <w:sz w:val="18"/>
                <w:szCs w:val="18"/>
              </w:rPr>
            </w:pPr>
            <w:ins w:id="3156" w:author="Harry" w:date="2020-11-21T12:55:00Z">
              <w:r w:rsidRPr="00EC53B7">
                <w:rPr>
                  <w:rFonts w:ascii="Times New Roman" w:eastAsia="Times New Roman" w:hAnsi="Times New Roman" w:cs="Times New Roman"/>
                  <w:color w:val="000000"/>
                  <w:kern w:val="0"/>
                  <w:sz w:val="18"/>
                  <w:szCs w:val="18"/>
                </w:rPr>
                <w:t>-62.100</w:t>
              </w:r>
            </w:ins>
          </w:p>
        </w:tc>
        <w:tc>
          <w:tcPr>
            <w:tcW w:w="993" w:type="dxa"/>
            <w:tcBorders>
              <w:top w:val="nil"/>
              <w:left w:val="nil"/>
              <w:bottom w:val="single" w:sz="4" w:space="0" w:color="auto"/>
              <w:right w:val="nil"/>
            </w:tcBorders>
            <w:shd w:val="clear" w:color="auto" w:fill="auto"/>
            <w:noWrap/>
            <w:vAlign w:val="center"/>
            <w:hideMark/>
          </w:tcPr>
          <w:p w14:paraId="28C284D0" w14:textId="77777777" w:rsidR="003D6B79" w:rsidRPr="00EC53B7" w:rsidRDefault="003D6B79" w:rsidP="003D6B79">
            <w:pPr>
              <w:widowControl/>
              <w:snapToGrid w:val="0"/>
              <w:jc w:val="right"/>
              <w:rPr>
                <w:ins w:id="3157" w:author="Harry" w:date="2020-11-21T12:55:00Z"/>
                <w:rFonts w:ascii="Times New Roman" w:eastAsia="Times New Roman" w:hAnsi="Times New Roman" w:cs="Times New Roman"/>
                <w:color w:val="000000"/>
                <w:kern w:val="0"/>
                <w:sz w:val="18"/>
                <w:szCs w:val="18"/>
              </w:rPr>
            </w:pPr>
            <w:ins w:id="3158" w:author="Harry" w:date="2020-11-21T12:55:00Z">
              <w:r w:rsidRPr="00EC53B7">
                <w:rPr>
                  <w:rFonts w:ascii="Times New Roman" w:eastAsia="Times New Roman" w:hAnsi="Times New Roman" w:cs="Times New Roman"/>
                  <w:color w:val="000000"/>
                  <w:kern w:val="0"/>
                  <w:sz w:val="18"/>
                  <w:szCs w:val="18"/>
                </w:rPr>
                <w:t>-78.052</w:t>
              </w:r>
            </w:ins>
          </w:p>
        </w:tc>
        <w:tc>
          <w:tcPr>
            <w:tcW w:w="992" w:type="dxa"/>
            <w:tcBorders>
              <w:top w:val="nil"/>
              <w:left w:val="nil"/>
              <w:bottom w:val="single" w:sz="4" w:space="0" w:color="auto"/>
              <w:right w:val="nil"/>
            </w:tcBorders>
            <w:shd w:val="clear" w:color="auto" w:fill="auto"/>
            <w:noWrap/>
            <w:vAlign w:val="center"/>
            <w:hideMark/>
          </w:tcPr>
          <w:p w14:paraId="496DE1E0" w14:textId="77777777" w:rsidR="003D6B79" w:rsidRPr="00EC53B7" w:rsidRDefault="003D6B79" w:rsidP="003D6B79">
            <w:pPr>
              <w:widowControl/>
              <w:snapToGrid w:val="0"/>
              <w:jc w:val="right"/>
              <w:rPr>
                <w:ins w:id="3159" w:author="Harry" w:date="2020-11-21T12:55:00Z"/>
                <w:rFonts w:ascii="Times New Roman" w:eastAsia="Times New Roman" w:hAnsi="Times New Roman" w:cs="Times New Roman"/>
                <w:color w:val="000000"/>
                <w:kern w:val="0"/>
                <w:sz w:val="18"/>
                <w:szCs w:val="18"/>
              </w:rPr>
            </w:pPr>
            <w:ins w:id="3160" w:author="Harry" w:date="2020-11-21T12:55:00Z">
              <w:r w:rsidRPr="00EC53B7">
                <w:rPr>
                  <w:rFonts w:ascii="Times New Roman" w:eastAsia="Times New Roman" w:hAnsi="Times New Roman" w:cs="Times New Roman"/>
                  <w:color w:val="000000"/>
                  <w:kern w:val="0"/>
                  <w:sz w:val="18"/>
                  <w:szCs w:val="18"/>
                </w:rPr>
                <w:t>-71.004</w:t>
              </w:r>
            </w:ins>
          </w:p>
        </w:tc>
        <w:tc>
          <w:tcPr>
            <w:tcW w:w="992" w:type="dxa"/>
            <w:tcBorders>
              <w:top w:val="nil"/>
              <w:left w:val="nil"/>
              <w:bottom w:val="single" w:sz="4" w:space="0" w:color="auto"/>
              <w:right w:val="nil"/>
            </w:tcBorders>
            <w:shd w:val="clear" w:color="auto" w:fill="auto"/>
            <w:noWrap/>
            <w:vAlign w:val="center"/>
            <w:hideMark/>
          </w:tcPr>
          <w:p w14:paraId="177F1EB3" w14:textId="77777777" w:rsidR="003D6B79" w:rsidRPr="00EC53B7" w:rsidRDefault="003D6B79" w:rsidP="003D6B79">
            <w:pPr>
              <w:widowControl/>
              <w:snapToGrid w:val="0"/>
              <w:jc w:val="right"/>
              <w:rPr>
                <w:ins w:id="3161" w:author="Harry" w:date="2020-11-21T12:55:00Z"/>
                <w:rFonts w:ascii="Times New Roman" w:eastAsia="Times New Roman" w:hAnsi="Times New Roman" w:cs="Times New Roman"/>
                <w:color w:val="000000"/>
                <w:kern w:val="0"/>
                <w:sz w:val="18"/>
                <w:szCs w:val="18"/>
              </w:rPr>
            </w:pPr>
            <w:ins w:id="3162" w:author="Harry" w:date="2020-11-21T12:55:00Z">
              <w:r w:rsidRPr="00EC53B7">
                <w:rPr>
                  <w:rFonts w:ascii="Times New Roman" w:eastAsia="Times New Roman" w:hAnsi="Times New Roman" w:cs="Times New Roman"/>
                  <w:color w:val="000000"/>
                  <w:kern w:val="0"/>
                  <w:sz w:val="18"/>
                  <w:szCs w:val="18"/>
                </w:rPr>
                <w:t>-70.999</w:t>
              </w:r>
            </w:ins>
          </w:p>
        </w:tc>
      </w:tr>
      <w:tr w:rsidR="003D6B79" w:rsidRPr="00884C10" w14:paraId="0A58D7C2" w14:textId="77777777" w:rsidTr="001B567F">
        <w:trPr>
          <w:trHeight w:val="261"/>
          <w:ins w:id="3163" w:author="Harry" w:date="2020-11-21T12:55:00Z"/>
        </w:trPr>
        <w:tc>
          <w:tcPr>
            <w:tcW w:w="3686" w:type="dxa"/>
            <w:gridSpan w:val="2"/>
            <w:tcBorders>
              <w:top w:val="single" w:sz="4" w:space="0" w:color="auto"/>
              <w:left w:val="nil"/>
              <w:bottom w:val="nil"/>
              <w:right w:val="nil"/>
            </w:tcBorders>
            <w:shd w:val="clear" w:color="auto" w:fill="auto"/>
            <w:noWrap/>
            <w:vAlign w:val="center"/>
            <w:hideMark/>
          </w:tcPr>
          <w:p w14:paraId="087632F2" w14:textId="36DF5658" w:rsidR="003D6B79" w:rsidRPr="00EC53B7" w:rsidRDefault="003D6B79" w:rsidP="003D6B79">
            <w:pPr>
              <w:widowControl/>
              <w:snapToGrid w:val="0"/>
              <w:jc w:val="left"/>
              <w:rPr>
                <w:ins w:id="3164" w:author="Harry" w:date="2020-11-21T12:55:00Z"/>
                <w:rFonts w:ascii="Times New Roman" w:eastAsia="Times New Roman" w:hAnsi="Times New Roman" w:cs="Times New Roman"/>
                <w:color w:val="000000"/>
                <w:kern w:val="0"/>
                <w:sz w:val="18"/>
                <w:szCs w:val="18"/>
              </w:rPr>
            </w:pPr>
            <w:ins w:id="3165" w:author="Harry" w:date="2020-11-21T12:55:00Z">
              <w:r w:rsidRPr="00441860">
                <w:rPr>
                  <w:rFonts w:ascii="Times New Roman" w:eastAsia="Times New Roman" w:hAnsi="Times New Roman" w:cs="Times New Roman"/>
                  <w:i/>
                  <w:iCs/>
                  <w:color w:val="000000"/>
                  <w:kern w:val="0"/>
                  <w:sz w:val="18"/>
                  <w:szCs w:val="18"/>
                  <w:rPrChange w:id="3166" w:author="Harry" w:date="2020-11-28T11:22:00Z">
                    <w:rPr>
                      <w:rFonts w:ascii="Times New Roman" w:eastAsia="Times New Roman" w:hAnsi="Times New Roman" w:cs="Times New Roman"/>
                      <w:color w:val="000000"/>
                      <w:kern w:val="0"/>
                      <w:sz w:val="18"/>
                      <w:szCs w:val="18"/>
                    </w:rPr>
                  </w:rPrChange>
                </w:rPr>
                <w:t>Note</w:t>
              </w:r>
              <w:r w:rsidRPr="00EC53B7">
                <w:rPr>
                  <w:rFonts w:ascii="Times New Roman" w:eastAsia="Times New Roman" w:hAnsi="Times New Roman" w:cs="Times New Roman"/>
                  <w:color w:val="000000"/>
                  <w:kern w:val="0"/>
                  <w:sz w:val="18"/>
                  <w:szCs w:val="18"/>
                </w:rPr>
                <w:t>: Robust standard error in parentheses.</w:t>
              </w:r>
            </w:ins>
          </w:p>
        </w:tc>
        <w:tc>
          <w:tcPr>
            <w:tcW w:w="992" w:type="dxa"/>
            <w:tcBorders>
              <w:top w:val="single" w:sz="4" w:space="0" w:color="auto"/>
              <w:left w:val="nil"/>
              <w:bottom w:val="nil"/>
              <w:right w:val="nil"/>
            </w:tcBorders>
            <w:shd w:val="clear" w:color="auto" w:fill="auto"/>
            <w:noWrap/>
            <w:vAlign w:val="bottom"/>
            <w:hideMark/>
          </w:tcPr>
          <w:p w14:paraId="398D32ED" w14:textId="77777777" w:rsidR="003D6B79" w:rsidRPr="00EC53B7" w:rsidRDefault="003D6B79" w:rsidP="003D6B79">
            <w:pPr>
              <w:widowControl/>
              <w:jc w:val="left"/>
              <w:rPr>
                <w:ins w:id="3167" w:author="Harry" w:date="2020-11-21T12:55:00Z"/>
                <w:rFonts w:ascii="Times New Roman" w:eastAsia="Times New Roman" w:hAnsi="Times New Roman" w:cs="Times New Roman"/>
                <w:color w:val="000000"/>
                <w:kern w:val="0"/>
                <w:sz w:val="18"/>
                <w:szCs w:val="18"/>
              </w:rPr>
            </w:pPr>
          </w:p>
        </w:tc>
        <w:tc>
          <w:tcPr>
            <w:tcW w:w="992" w:type="dxa"/>
            <w:tcBorders>
              <w:top w:val="single" w:sz="4" w:space="0" w:color="auto"/>
              <w:left w:val="nil"/>
              <w:bottom w:val="nil"/>
              <w:right w:val="nil"/>
            </w:tcBorders>
            <w:shd w:val="clear" w:color="auto" w:fill="auto"/>
            <w:noWrap/>
            <w:vAlign w:val="bottom"/>
            <w:hideMark/>
          </w:tcPr>
          <w:p w14:paraId="78E783BA" w14:textId="77777777" w:rsidR="003D6B79" w:rsidRPr="00EC53B7" w:rsidRDefault="003D6B79" w:rsidP="003D6B79">
            <w:pPr>
              <w:widowControl/>
              <w:jc w:val="left"/>
              <w:rPr>
                <w:ins w:id="3168" w:author="Harry" w:date="2020-11-21T12:55:00Z"/>
                <w:rFonts w:ascii="Times New Roman" w:eastAsia="Times New Roman" w:hAnsi="Times New Roman" w:cs="Times New Roman"/>
                <w:kern w:val="0"/>
                <w:sz w:val="18"/>
                <w:szCs w:val="18"/>
              </w:rPr>
            </w:pPr>
          </w:p>
        </w:tc>
        <w:tc>
          <w:tcPr>
            <w:tcW w:w="993" w:type="dxa"/>
            <w:tcBorders>
              <w:top w:val="single" w:sz="4" w:space="0" w:color="auto"/>
              <w:left w:val="nil"/>
              <w:bottom w:val="nil"/>
              <w:right w:val="nil"/>
            </w:tcBorders>
            <w:shd w:val="clear" w:color="auto" w:fill="auto"/>
            <w:noWrap/>
            <w:vAlign w:val="bottom"/>
            <w:hideMark/>
          </w:tcPr>
          <w:p w14:paraId="64B57F16" w14:textId="77777777" w:rsidR="003D6B79" w:rsidRPr="00EC53B7" w:rsidRDefault="003D6B79" w:rsidP="003D6B79">
            <w:pPr>
              <w:widowControl/>
              <w:jc w:val="left"/>
              <w:rPr>
                <w:ins w:id="3169" w:author="Harry" w:date="2020-11-21T12:55:00Z"/>
                <w:rFonts w:ascii="Times New Roman" w:eastAsia="Times New Roman" w:hAnsi="Times New Roman" w:cs="Times New Roman"/>
                <w:kern w:val="0"/>
                <w:sz w:val="18"/>
                <w:szCs w:val="18"/>
              </w:rPr>
            </w:pPr>
          </w:p>
        </w:tc>
        <w:tc>
          <w:tcPr>
            <w:tcW w:w="992" w:type="dxa"/>
            <w:tcBorders>
              <w:top w:val="single" w:sz="4" w:space="0" w:color="auto"/>
              <w:left w:val="nil"/>
              <w:bottom w:val="nil"/>
              <w:right w:val="nil"/>
            </w:tcBorders>
            <w:shd w:val="clear" w:color="auto" w:fill="auto"/>
            <w:noWrap/>
            <w:vAlign w:val="bottom"/>
            <w:hideMark/>
          </w:tcPr>
          <w:p w14:paraId="21D96D66" w14:textId="77777777" w:rsidR="003D6B79" w:rsidRPr="00EC53B7" w:rsidRDefault="003D6B79" w:rsidP="003D6B79">
            <w:pPr>
              <w:widowControl/>
              <w:jc w:val="left"/>
              <w:rPr>
                <w:ins w:id="3170" w:author="Harry" w:date="2020-11-21T12:55:00Z"/>
                <w:rFonts w:ascii="Times New Roman" w:eastAsia="Times New Roman" w:hAnsi="Times New Roman" w:cs="Times New Roman"/>
                <w:kern w:val="0"/>
                <w:sz w:val="18"/>
                <w:szCs w:val="18"/>
              </w:rPr>
            </w:pPr>
          </w:p>
        </w:tc>
        <w:tc>
          <w:tcPr>
            <w:tcW w:w="992" w:type="dxa"/>
            <w:tcBorders>
              <w:top w:val="single" w:sz="4" w:space="0" w:color="auto"/>
              <w:left w:val="nil"/>
              <w:bottom w:val="nil"/>
              <w:right w:val="nil"/>
            </w:tcBorders>
            <w:shd w:val="clear" w:color="auto" w:fill="auto"/>
            <w:noWrap/>
            <w:vAlign w:val="bottom"/>
            <w:hideMark/>
          </w:tcPr>
          <w:p w14:paraId="2D46A5F1" w14:textId="77777777" w:rsidR="003D6B79" w:rsidRPr="00EC53B7" w:rsidRDefault="003D6B79" w:rsidP="003D6B79">
            <w:pPr>
              <w:widowControl/>
              <w:jc w:val="left"/>
              <w:rPr>
                <w:ins w:id="3171" w:author="Harry" w:date="2020-11-21T12:55:00Z"/>
                <w:rFonts w:ascii="Times New Roman" w:eastAsia="Times New Roman" w:hAnsi="Times New Roman" w:cs="Times New Roman"/>
                <w:kern w:val="0"/>
                <w:sz w:val="18"/>
                <w:szCs w:val="18"/>
              </w:rPr>
            </w:pPr>
          </w:p>
        </w:tc>
      </w:tr>
      <w:tr w:rsidR="003D6B79" w:rsidRPr="00884C10" w14:paraId="3A3E0433" w14:textId="77777777" w:rsidTr="001B567F">
        <w:trPr>
          <w:trHeight w:val="246"/>
          <w:ins w:id="3172" w:author="Harry" w:date="2020-11-21T12:55:00Z"/>
        </w:trPr>
        <w:tc>
          <w:tcPr>
            <w:tcW w:w="2694" w:type="dxa"/>
            <w:tcBorders>
              <w:top w:val="nil"/>
              <w:left w:val="nil"/>
              <w:bottom w:val="nil"/>
              <w:right w:val="nil"/>
            </w:tcBorders>
            <w:shd w:val="clear" w:color="auto" w:fill="auto"/>
            <w:noWrap/>
            <w:vAlign w:val="center"/>
            <w:hideMark/>
          </w:tcPr>
          <w:p w14:paraId="0D59F2B7" w14:textId="77777777" w:rsidR="003D6B79" w:rsidRPr="00EC53B7" w:rsidRDefault="003D6B79" w:rsidP="003D6B79">
            <w:pPr>
              <w:widowControl/>
              <w:snapToGrid w:val="0"/>
              <w:rPr>
                <w:ins w:id="3173" w:author="Harry" w:date="2020-11-21T12:55:00Z"/>
                <w:rFonts w:ascii="Times New Roman" w:eastAsia="Times New Roman" w:hAnsi="Times New Roman" w:cs="Times New Roman"/>
                <w:color w:val="000000"/>
                <w:kern w:val="0"/>
                <w:sz w:val="18"/>
                <w:szCs w:val="18"/>
              </w:rPr>
            </w:pPr>
            <w:ins w:id="3174" w:author="Harry" w:date="2020-11-21T12:55:00Z">
              <w:r w:rsidRPr="00EC53B7">
                <w:rPr>
                  <w:rFonts w:ascii="Times New Roman" w:eastAsia="Times New Roman" w:hAnsi="Times New Roman" w:cs="Times New Roman"/>
                  <w:color w:val="000000"/>
                  <w:kern w:val="0"/>
                  <w:sz w:val="18"/>
                  <w:szCs w:val="18"/>
                </w:rPr>
                <w:t xml:space="preserve">***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0.01, **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0.05, * </w:t>
              </w:r>
              <w:r w:rsidRPr="00EC53B7">
                <w:rPr>
                  <w:rFonts w:ascii="Times New Roman" w:eastAsia="Times New Roman" w:hAnsi="Times New Roman" w:cs="Times New Roman"/>
                  <w:i/>
                  <w:iCs/>
                  <w:color w:val="000000"/>
                  <w:kern w:val="0"/>
                  <w:sz w:val="18"/>
                  <w:szCs w:val="18"/>
                </w:rPr>
                <w:t>p</w:t>
              </w:r>
              <w:r w:rsidRPr="00EC53B7">
                <w:rPr>
                  <w:rFonts w:ascii="Times New Roman" w:eastAsia="Times New Roman" w:hAnsi="Times New Roman" w:cs="Times New Roman"/>
                  <w:color w:val="000000"/>
                  <w:kern w:val="0"/>
                  <w:sz w:val="18"/>
                  <w:szCs w:val="18"/>
                </w:rPr>
                <w:t xml:space="preserve"> &lt; 0.1</w:t>
              </w:r>
            </w:ins>
          </w:p>
        </w:tc>
        <w:tc>
          <w:tcPr>
            <w:tcW w:w="992" w:type="dxa"/>
            <w:tcBorders>
              <w:top w:val="nil"/>
              <w:left w:val="nil"/>
              <w:bottom w:val="nil"/>
              <w:right w:val="nil"/>
            </w:tcBorders>
            <w:shd w:val="clear" w:color="auto" w:fill="auto"/>
            <w:noWrap/>
            <w:vAlign w:val="bottom"/>
            <w:hideMark/>
          </w:tcPr>
          <w:p w14:paraId="4EC103A9" w14:textId="77777777" w:rsidR="003D6B79" w:rsidRPr="00EC53B7" w:rsidRDefault="003D6B79" w:rsidP="003D6B79">
            <w:pPr>
              <w:widowControl/>
              <w:snapToGrid w:val="0"/>
              <w:rPr>
                <w:ins w:id="3175"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bottom"/>
            <w:hideMark/>
          </w:tcPr>
          <w:p w14:paraId="5DB6588A" w14:textId="77777777" w:rsidR="003D6B79" w:rsidRPr="00EC53B7" w:rsidRDefault="003D6B79" w:rsidP="003D6B79">
            <w:pPr>
              <w:widowControl/>
              <w:jc w:val="left"/>
              <w:rPr>
                <w:ins w:id="3176"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
          <w:p w14:paraId="376F806C" w14:textId="77777777" w:rsidR="003D6B79" w:rsidRPr="00EC53B7" w:rsidRDefault="003D6B79" w:rsidP="003D6B79">
            <w:pPr>
              <w:widowControl/>
              <w:jc w:val="left"/>
              <w:rPr>
                <w:ins w:id="3177"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noWrap/>
            <w:vAlign w:val="bottom"/>
            <w:hideMark/>
          </w:tcPr>
          <w:p w14:paraId="4B9E845A" w14:textId="77777777" w:rsidR="003D6B79" w:rsidRPr="00EC53B7" w:rsidRDefault="003D6B79" w:rsidP="003D6B79">
            <w:pPr>
              <w:widowControl/>
              <w:jc w:val="left"/>
              <w:rPr>
                <w:ins w:id="317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
          <w:p w14:paraId="1B4857B9" w14:textId="77777777" w:rsidR="003D6B79" w:rsidRPr="00EC53B7" w:rsidRDefault="003D6B79" w:rsidP="003D6B79">
            <w:pPr>
              <w:widowControl/>
              <w:jc w:val="left"/>
              <w:rPr>
                <w:ins w:id="3179"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
          <w:p w14:paraId="415A24AE" w14:textId="77777777" w:rsidR="003D6B79" w:rsidRPr="00EC53B7" w:rsidRDefault="003D6B79" w:rsidP="003D6B79">
            <w:pPr>
              <w:widowControl/>
              <w:jc w:val="left"/>
              <w:rPr>
                <w:ins w:id="3180" w:author="Harry" w:date="2020-11-21T12:55:00Z"/>
                <w:rFonts w:ascii="Times New Roman" w:eastAsia="Times New Roman" w:hAnsi="Times New Roman" w:cs="Times New Roman"/>
                <w:kern w:val="0"/>
                <w:sz w:val="18"/>
                <w:szCs w:val="18"/>
              </w:rPr>
            </w:pPr>
          </w:p>
        </w:tc>
      </w:tr>
    </w:tbl>
    <w:p w14:paraId="1212D601" w14:textId="77777777" w:rsidR="00C1732E" w:rsidRPr="00DE2C72" w:rsidDel="000C197F" w:rsidRDefault="00C1732E" w:rsidP="00FD1137">
      <w:pPr>
        <w:ind w:firstLine="426"/>
        <w:rPr>
          <w:ins w:id="3181" w:author="Ragdad Cani Miranti" w:date="2020-11-09T18:06:00Z"/>
          <w:del w:id="3182" w:author="Harry" w:date="2020-11-28T17:30:00Z"/>
          <w:rFonts w:ascii="Times New Roman" w:hAnsi="Times New Roman" w:cs="Times New Roman"/>
          <w:sz w:val="22"/>
        </w:rPr>
      </w:pPr>
    </w:p>
    <w:p w14:paraId="3B0EA774" w14:textId="1A4A9DC5" w:rsidR="000C197F" w:rsidRPr="000C197F" w:rsidRDefault="000C197F">
      <w:pPr>
        <w:rPr>
          <w:ins w:id="3183" w:author="Harry" w:date="2020-11-28T17:30:00Z"/>
          <w:rFonts w:ascii="Times New Roman" w:hAnsi="Times New Roman" w:cs="Times New Roman"/>
          <w:sz w:val="22"/>
          <w:rPrChange w:id="3184" w:author="Harry" w:date="2020-11-28T17:30:00Z">
            <w:rPr>
              <w:ins w:id="3185" w:author="Harry" w:date="2020-11-28T17:30:00Z"/>
            </w:rPr>
          </w:rPrChange>
        </w:rPr>
        <w:pPrChange w:id="3186" w:author="Harry" w:date="2020-11-28T17:30:00Z">
          <w:pPr>
            <w:pStyle w:val="ListParagraph"/>
            <w:numPr>
              <w:numId w:val="1"/>
            </w:numPr>
            <w:ind w:leftChars="0" w:left="360" w:hanging="360"/>
          </w:pPr>
        </w:pPrChange>
      </w:pPr>
    </w:p>
    <w:p w14:paraId="0428DB85" w14:textId="0516141F" w:rsidR="000C197F" w:rsidRDefault="000C197F" w:rsidP="000C197F">
      <w:pPr>
        <w:pStyle w:val="ListParagraph"/>
        <w:numPr>
          <w:ilvl w:val="0"/>
          <w:numId w:val="1"/>
        </w:numPr>
        <w:ind w:leftChars="0"/>
        <w:rPr>
          <w:ins w:id="3187" w:author="Harry" w:date="2020-11-28T17:28:00Z"/>
          <w:rFonts w:ascii="Times New Roman" w:hAnsi="Times New Roman" w:cs="Times New Roman"/>
          <w:sz w:val="22"/>
        </w:rPr>
      </w:pPr>
      <w:ins w:id="3188" w:author="Harry" w:date="2020-11-28T17:27:00Z">
        <w:r w:rsidRPr="000C197F">
          <w:rPr>
            <w:rFonts w:ascii="Times New Roman" w:hAnsi="Times New Roman" w:cs="Times New Roman"/>
            <w:sz w:val="22"/>
            <w:rPrChange w:id="3189" w:author="Harry" w:date="2020-11-28T17:28:00Z">
              <w:rPr/>
            </w:rPrChange>
          </w:rPr>
          <w:t>Spatial s</w:t>
        </w:r>
      </w:ins>
      <w:ins w:id="3190" w:author="Harry" w:date="2020-11-28T17:28:00Z">
        <w:r w:rsidRPr="000C197F">
          <w:rPr>
            <w:rFonts w:ascii="Times New Roman" w:hAnsi="Times New Roman" w:cs="Times New Roman"/>
            <w:sz w:val="22"/>
            <w:rPrChange w:id="3191" w:author="Harry" w:date="2020-11-28T17:28:00Z">
              <w:rPr/>
            </w:rPrChange>
          </w:rPr>
          <w:t xml:space="preserve">pillover: spatial lag and spatial error </w:t>
        </w:r>
      </w:ins>
      <w:proofErr w:type="spellStart"/>
      <w:ins w:id="3192" w:author="Harry" w:date="2020-11-28T17:29:00Z">
        <w:r>
          <w:rPr>
            <w:rFonts w:ascii="Times New Roman" w:hAnsi="Times New Roman" w:cs="Times New Roman"/>
            <w:sz w:val="22"/>
          </w:rPr>
          <w:t>coeff</w:t>
        </w:r>
        <w:proofErr w:type="spellEnd"/>
        <w:r>
          <w:rPr>
            <w:rFonts w:ascii="Times New Roman" w:hAnsi="Times New Roman" w:cs="Times New Roman"/>
            <w:sz w:val="22"/>
          </w:rPr>
          <w:t xml:space="preserve"> </w:t>
        </w:r>
      </w:ins>
      <w:ins w:id="3193" w:author="Harry" w:date="2020-11-28T17:28:00Z">
        <w:r w:rsidRPr="000C197F">
          <w:rPr>
            <w:rFonts w:ascii="Times New Roman" w:hAnsi="Times New Roman" w:cs="Times New Roman"/>
            <w:sz w:val="22"/>
            <w:rPrChange w:id="3194" w:author="Harry" w:date="2020-11-28T17:28:00Z">
              <w:rPr/>
            </w:rPrChange>
          </w:rPr>
          <w:t xml:space="preserve">not significant in </w:t>
        </w:r>
      </w:ins>
      <w:ins w:id="3195" w:author="Harry" w:date="2020-11-28T17:30:00Z">
        <w:r>
          <w:rPr>
            <w:rFonts w:ascii="Times New Roman" w:hAnsi="Times New Roman" w:cs="Times New Roman"/>
            <w:sz w:val="22"/>
          </w:rPr>
          <w:t>pre</w:t>
        </w:r>
      </w:ins>
      <w:ins w:id="3196" w:author="Harry" w:date="2020-11-28T17:28:00Z">
        <w:r w:rsidRPr="000C197F">
          <w:rPr>
            <w:rFonts w:ascii="Times New Roman" w:hAnsi="Times New Roman" w:cs="Times New Roman"/>
            <w:sz w:val="22"/>
            <w:rPrChange w:id="3197" w:author="Harry" w:date="2020-11-28T17:28:00Z">
              <w:rPr/>
            </w:rPrChange>
          </w:rPr>
          <w:t xml:space="preserve"> and </w:t>
        </w:r>
      </w:ins>
      <w:ins w:id="3198" w:author="Harry" w:date="2020-11-28T17:30:00Z">
        <w:r>
          <w:rPr>
            <w:rFonts w:ascii="Times New Roman" w:hAnsi="Times New Roman" w:cs="Times New Roman"/>
            <w:sz w:val="22"/>
          </w:rPr>
          <w:t>after</w:t>
        </w:r>
      </w:ins>
      <w:ins w:id="3199" w:author="Harry" w:date="2020-11-28T17:28:00Z">
        <w:r w:rsidRPr="000C197F">
          <w:rPr>
            <w:rFonts w:ascii="Times New Roman" w:hAnsi="Times New Roman" w:cs="Times New Roman"/>
            <w:sz w:val="22"/>
            <w:rPrChange w:id="3200" w:author="Harry" w:date="2020-11-28T17:28:00Z">
              <w:rPr/>
            </w:rPrChange>
          </w:rPr>
          <w:t xml:space="preserve"> </w:t>
        </w:r>
        <w:proofErr w:type="spellStart"/>
        <w:r w:rsidRPr="000C197F">
          <w:rPr>
            <w:rFonts w:ascii="Times New Roman" w:hAnsi="Times New Roman" w:cs="Times New Roman"/>
            <w:sz w:val="22"/>
            <w:rPrChange w:id="3201" w:author="Harry" w:date="2020-11-28T17:28:00Z">
              <w:rPr/>
            </w:rPrChange>
          </w:rPr>
          <w:t>covid</w:t>
        </w:r>
        <w:proofErr w:type="spellEnd"/>
        <w:r w:rsidRPr="000C197F">
          <w:rPr>
            <w:rFonts w:ascii="Times New Roman" w:hAnsi="Times New Roman" w:cs="Times New Roman"/>
            <w:sz w:val="22"/>
            <w:rPrChange w:id="3202" w:author="Harry" w:date="2020-11-28T17:28:00Z">
              <w:rPr/>
            </w:rPrChange>
          </w:rPr>
          <w:t xml:space="preserve"> p</w:t>
        </w:r>
        <w:r>
          <w:rPr>
            <w:rFonts w:ascii="Times New Roman" w:hAnsi="Times New Roman" w:cs="Times New Roman"/>
            <w:sz w:val="22"/>
          </w:rPr>
          <w:t>e</w:t>
        </w:r>
        <w:r w:rsidRPr="000C197F">
          <w:rPr>
            <w:rFonts w:ascii="Times New Roman" w:hAnsi="Times New Roman" w:cs="Times New Roman"/>
            <w:sz w:val="22"/>
            <w:rPrChange w:id="3203" w:author="Harry" w:date="2020-11-28T17:28:00Z">
              <w:rPr/>
            </w:rPrChange>
          </w:rPr>
          <w:t>riods.</w:t>
        </w:r>
      </w:ins>
    </w:p>
    <w:p w14:paraId="16101749" w14:textId="054FB33D" w:rsidR="000C197F" w:rsidRDefault="000C197F" w:rsidP="000C197F">
      <w:pPr>
        <w:pStyle w:val="ListParagraph"/>
        <w:numPr>
          <w:ilvl w:val="0"/>
          <w:numId w:val="1"/>
        </w:numPr>
        <w:ind w:leftChars="0"/>
        <w:rPr>
          <w:ins w:id="3204" w:author="Harry" w:date="2020-11-28T17:30:00Z"/>
          <w:rFonts w:ascii="Times New Roman" w:hAnsi="Times New Roman" w:cs="Times New Roman"/>
          <w:sz w:val="22"/>
        </w:rPr>
      </w:pPr>
      <w:ins w:id="3205" w:author="Harry" w:date="2020-11-28T17:28:00Z">
        <w:r>
          <w:rPr>
            <w:rFonts w:ascii="Times New Roman" w:hAnsi="Times New Roman" w:cs="Times New Roman" w:hint="eastAsia"/>
            <w:sz w:val="22"/>
          </w:rPr>
          <w:t>C</w:t>
        </w:r>
        <w:r>
          <w:rPr>
            <w:rFonts w:ascii="Times New Roman" w:hAnsi="Times New Roman" w:cs="Times New Roman"/>
            <w:sz w:val="22"/>
          </w:rPr>
          <w:t xml:space="preserve">onvergence </w:t>
        </w:r>
      </w:ins>
      <w:ins w:id="3206" w:author="Harry" w:date="2020-11-28T17:29:00Z">
        <w:r>
          <w:rPr>
            <w:rFonts w:ascii="Times New Roman" w:hAnsi="Times New Roman" w:cs="Times New Roman"/>
            <w:sz w:val="22"/>
          </w:rPr>
          <w:t xml:space="preserve">(log GDP initial period) is significant only in pre </w:t>
        </w:r>
        <w:proofErr w:type="spellStart"/>
        <w:r>
          <w:rPr>
            <w:rFonts w:ascii="Times New Roman" w:hAnsi="Times New Roman" w:cs="Times New Roman"/>
            <w:sz w:val="22"/>
          </w:rPr>
          <w:t>covid</w:t>
        </w:r>
        <w:proofErr w:type="spellEnd"/>
        <w:r>
          <w:rPr>
            <w:rFonts w:ascii="Times New Roman" w:hAnsi="Times New Roman" w:cs="Times New Roman"/>
            <w:sz w:val="22"/>
          </w:rPr>
          <w:t xml:space="preserve"> period.</w:t>
        </w:r>
      </w:ins>
    </w:p>
    <w:p w14:paraId="5D9BDE09" w14:textId="562DCD27" w:rsidR="000C197F" w:rsidRPr="000C197F" w:rsidRDefault="000C197F">
      <w:pPr>
        <w:pStyle w:val="ListParagraph"/>
        <w:numPr>
          <w:ilvl w:val="0"/>
          <w:numId w:val="1"/>
        </w:numPr>
        <w:ind w:leftChars="0"/>
        <w:rPr>
          <w:ins w:id="3207" w:author="Harry" w:date="2020-11-28T17:28:00Z"/>
          <w:rFonts w:ascii="Times New Roman" w:hAnsi="Times New Roman" w:cs="Times New Roman"/>
          <w:sz w:val="22"/>
          <w:rPrChange w:id="3208" w:author="Harry" w:date="2020-11-28T17:28:00Z">
            <w:rPr>
              <w:ins w:id="3209" w:author="Harry" w:date="2020-11-28T17:28:00Z"/>
            </w:rPr>
          </w:rPrChange>
        </w:rPr>
        <w:pPrChange w:id="3210" w:author="Harry" w:date="2020-11-28T17:28:00Z">
          <w:pPr/>
        </w:pPrChange>
      </w:pPr>
      <w:ins w:id="3211" w:author="Harry" w:date="2020-11-28T17:30:00Z">
        <w:r>
          <w:rPr>
            <w:rFonts w:ascii="Times New Roman" w:hAnsi="Times New Roman" w:cs="Times New Roman" w:hint="eastAsia"/>
            <w:sz w:val="22"/>
          </w:rPr>
          <w:t>T</w:t>
        </w:r>
        <w:r>
          <w:rPr>
            <w:rFonts w:ascii="Times New Roman" w:hAnsi="Times New Roman" w:cs="Times New Roman"/>
            <w:sz w:val="22"/>
          </w:rPr>
          <w:t xml:space="preserve">he sign of SEM </w:t>
        </w:r>
        <w:proofErr w:type="spellStart"/>
        <w:r>
          <w:rPr>
            <w:rFonts w:ascii="Times New Roman" w:hAnsi="Times New Roman" w:cs="Times New Roman"/>
            <w:sz w:val="22"/>
          </w:rPr>
          <w:t>coeff</w:t>
        </w:r>
        <w:proofErr w:type="spellEnd"/>
        <w:r>
          <w:rPr>
            <w:rFonts w:ascii="Times New Roman" w:hAnsi="Times New Roman" w:cs="Times New Roman"/>
            <w:sz w:val="22"/>
          </w:rPr>
          <w:t xml:space="preserve"> changes from positive in pre </w:t>
        </w:r>
        <w:proofErr w:type="spellStart"/>
        <w:r>
          <w:rPr>
            <w:rFonts w:ascii="Times New Roman" w:hAnsi="Times New Roman" w:cs="Times New Roman"/>
            <w:sz w:val="22"/>
          </w:rPr>
          <w:t>covid</w:t>
        </w:r>
        <w:proofErr w:type="spellEnd"/>
        <w:r>
          <w:rPr>
            <w:rFonts w:ascii="Times New Roman" w:hAnsi="Times New Roman" w:cs="Times New Roman"/>
            <w:sz w:val="22"/>
          </w:rPr>
          <w:t xml:space="preserve"> to negative </w:t>
        </w:r>
      </w:ins>
      <w:ins w:id="3212" w:author="Harry" w:date="2020-11-28T17:31:00Z">
        <w:r>
          <w:rPr>
            <w:rFonts w:ascii="Times New Roman" w:hAnsi="Times New Roman" w:cs="Times New Roman"/>
            <w:sz w:val="22"/>
          </w:rPr>
          <w:t xml:space="preserve">in after </w:t>
        </w:r>
        <w:proofErr w:type="spellStart"/>
        <w:r>
          <w:rPr>
            <w:rFonts w:ascii="Times New Roman" w:hAnsi="Times New Roman" w:cs="Times New Roman"/>
            <w:sz w:val="22"/>
          </w:rPr>
          <w:t>covid</w:t>
        </w:r>
        <w:proofErr w:type="spellEnd"/>
        <w:r>
          <w:rPr>
            <w:rFonts w:ascii="Times New Roman" w:hAnsi="Times New Roman" w:cs="Times New Roman"/>
            <w:sz w:val="22"/>
          </w:rPr>
          <w:t>.</w:t>
        </w:r>
      </w:ins>
    </w:p>
    <w:p w14:paraId="227A98BA" w14:textId="77777777" w:rsidR="000C197F" w:rsidRDefault="000C197F">
      <w:pPr>
        <w:rPr>
          <w:ins w:id="3213" w:author="Harry" w:date="2020-11-28T17:27:00Z"/>
          <w:rFonts w:ascii="Times New Roman" w:hAnsi="Times New Roman" w:cs="Times New Roman"/>
          <w:sz w:val="22"/>
        </w:rPr>
        <w:pPrChange w:id="3214" w:author="Harry" w:date="2020-11-28T17:31:00Z">
          <w:pPr>
            <w:ind w:firstLine="567"/>
          </w:pPr>
        </w:pPrChange>
      </w:pPr>
    </w:p>
    <w:p w14:paraId="1970C795" w14:textId="2E7A3CC8" w:rsidR="00A9408E" w:rsidRDefault="00275A98">
      <w:pPr>
        <w:ind w:firstLine="567"/>
        <w:rPr>
          <w:ins w:id="3215" w:author="Harry" w:date="2020-11-28T11:12:00Z"/>
          <w:rFonts w:ascii="Times New Roman" w:hAnsi="Times New Roman" w:cs="Times New Roman"/>
          <w:sz w:val="22"/>
        </w:rPr>
      </w:pPr>
      <w:ins w:id="3216" w:author="Harry" w:date="2020-11-28T16:52:00Z">
        <w:r w:rsidRPr="00AE2E8F">
          <w:rPr>
            <w:rFonts w:ascii="Times New Roman" w:hAnsi="Times New Roman" w:cs="Times New Roman"/>
            <w:sz w:val="22"/>
            <w:highlight w:val="yellow"/>
            <w:rPrChange w:id="3217" w:author="Harry" w:date="2020-11-28T17:32:00Z">
              <w:rPr>
                <w:rFonts w:ascii="Times New Roman" w:hAnsi="Times New Roman" w:cs="Times New Roman"/>
                <w:sz w:val="22"/>
              </w:rPr>
            </w:rPrChange>
          </w:rPr>
          <w:t>Our results in</w:t>
        </w:r>
      </w:ins>
      <w:ins w:id="3218" w:author="Ragdad Cani Miranti" w:date="2020-11-27T10:40:00Z">
        <w:del w:id="3219" w:author="Harry" w:date="2020-11-28T16:52:00Z">
          <w:r w:rsidR="00B374D4" w:rsidRPr="00AE2E8F" w:rsidDel="00275A98">
            <w:rPr>
              <w:rFonts w:ascii="Times New Roman" w:hAnsi="Times New Roman" w:cs="Times New Roman"/>
              <w:sz w:val="22"/>
              <w:highlight w:val="yellow"/>
              <w:rPrChange w:id="3220" w:author="Harry" w:date="2020-11-28T17:32:00Z">
                <w:rPr>
                  <w:rFonts w:ascii="Times New Roman" w:hAnsi="Times New Roman" w:cs="Times New Roman"/>
                  <w:sz w:val="22"/>
                </w:rPr>
              </w:rPrChange>
            </w:rPr>
            <w:delText>B</w:delText>
          </w:r>
        </w:del>
        <w:del w:id="3221" w:author="Harry" w:date="2020-11-28T16:51:00Z">
          <w:r w:rsidR="00B374D4" w:rsidRPr="00AE2E8F" w:rsidDel="00275A98">
            <w:rPr>
              <w:rFonts w:ascii="Times New Roman" w:hAnsi="Times New Roman" w:cs="Times New Roman"/>
              <w:sz w:val="22"/>
              <w:highlight w:val="yellow"/>
              <w:rPrChange w:id="3222" w:author="Harry" w:date="2020-11-28T17:32:00Z">
                <w:rPr>
                  <w:rFonts w:ascii="Times New Roman" w:hAnsi="Times New Roman" w:cs="Times New Roman"/>
                  <w:sz w:val="22"/>
                </w:rPr>
              </w:rPrChange>
            </w:rPr>
            <w:delText>ased on</w:delText>
          </w:r>
        </w:del>
        <w:r w:rsidR="00B374D4" w:rsidRPr="00AE2E8F">
          <w:rPr>
            <w:rFonts w:ascii="Times New Roman" w:hAnsi="Times New Roman" w:cs="Times New Roman"/>
            <w:sz w:val="22"/>
            <w:highlight w:val="yellow"/>
            <w:rPrChange w:id="3223" w:author="Harry" w:date="2020-11-28T17:32:00Z">
              <w:rPr>
                <w:rFonts w:ascii="Times New Roman" w:hAnsi="Times New Roman" w:cs="Times New Roman"/>
                <w:sz w:val="22"/>
              </w:rPr>
            </w:rPrChange>
          </w:rPr>
          <w:t xml:space="preserve"> Table </w:t>
        </w:r>
      </w:ins>
      <w:ins w:id="3224" w:author="Harry" w:date="2020-11-28T10:59:00Z">
        <w:r w:rsidR="00E34F39" w:rsidRPr="00AE2E8F">
          <w:rPr>
            <w:rFonts w:ascii="Times New Roman" w:hAnsi="Times New Roman" w:cs="Times New Roman"/>
            <w:sz w:val="22"/>
            <w:highlight w:val="yellow"/>
            <w:rPrChange w:id="3225" w:author="Harry" w:date="2020-11-28T17:32:00Z">
              <w:rPr>
                <w:rFonts w:ascii="Times New Roman" w:hAnsi="Times New Roman" w:cs="Times New Roman"/>
                <w:sz w:val="22"/>
              </w:rPr>
            </w:rPrChange>
          </w:rPr>
          <w:t>3</w:t>
        </w:r>
      </w:ins>
      <w:ins w:id="3226" w:author="Harry" w:date="2020-11-28T16:52:00Z">
        <w:r w:rsidRPr="00AE2E8F">
          <w:rPr>
            <w:rFonts w:ascii="Times New Roman" w:hAnsi="Times New Roman" w:cs="Times New Roman"/>
            <w:sz w:val="22"/>
            <w:highlight w:val="yellow"/>
            <w:rPrChange w:id="3227" w:author="Harry" w:date="2020-11-28T17:32:00Z">
              <w:rPr>
                <w:rFonts w:ascii="Times New Roman" w:hAnsi="Times New Roman" w:cs="Times New Roman"/>
                <w:sz w:val="22"/>
              </w:rPr>
            </w:rPrChange>
          </w:rPr>
          <w:t xml:space="preserve"> </w:t>
        </w:r>
      </w:ins>
      <w:ins w:id="3228" w:author="Harry" w:date="2020-11-28T16:53:00Z">
        <w:r w:rsidRPr="00AE2E8F">
          <w:rPr>
            <w:rFonts w:ascii="Times New Roman" w:hAnsi="Times New Roman" w:cs="Times New Roman"/>
            <w:sz w:val="22"/>
            <w:highlight w:val="yellow"/>
            <w:rPrChange w:id="3229" w:author="Harry" w:date="2020-11-28T17:32:00Z">
              <w:rPr>
                <w:rFonts w:ascii="Times New Roman" w:hAnsi="Times New Roman" w:cs="Times New Roman"/>
                <w:sz w:val="22"/>
              </w:rPr>
            </w:rPrChange>
          </w:rPr>
          <w:t>imply</w:t>
        </w:r>
      </w:ins>
      <w:ins w:id="3230" w:author="Harry" w:date="2020-11-28T16:52:00Z">
        <w:r w:rsidRPr="00AE2E8F">
          <w:rPr>
            <w:rFonts w:ascii="Times New Roman" w:hAnsi="Times New Roman" w:cs="Times New Roman"/>
            <w:sz w:val="22"/>
            <w:highlight w:val="yellow"/>
            <w:rPrChange w:id="3231" w:author="Harry" w:date="2020-11-28T17:32:00Z">
              <w:rPr>
                <w:rFonts w:ascii="Times New Roman" w:hAnsi="Times New Roman" w:cs="Times New Roman"/>
                <w:sz w:val="22"/>
              </w:rPr>
            </w:rPrChange>
          </w:rPr>
          <w:t xml:space="preserve"> two impor</w:t>
        </w:r>
      </w:ins>
      <w:ins w:id="3232" w:author="Harry" w:date="2020-11-28T16:53:00Z">
        <w:r w:rsidRPr="00AE2E8F">
          <w:rPr>
            <w:rFonts w:ascii="Times New Roman" w:hAnsi="Times New Roman" w:cs="Times New Roman"/>
            <w:sz w:val="22"/>
            <w:highlight w:val="yellow"/>
            <w:rPrChange w:id="3233" w:author="Harry" w:date="2020-11-28T17:32:00Z">
              <w:rPr>
                <w:rFonts w:ascii="Times New Roman" w:hAnsi="Times New Roman" w:cs="Times New Roman"/>
                <w:sz w:val="22"/>
              </w:rPr>
            </w:rPrChange>
          </w:rPr>
          <w:t>tant findings. First,</w:t>
        </w:r>
      </w:ins>
      <w:ins w:id="3234" w:author="Ragdad Cani Miranti" w:date="2020-11-27T10:40:00Z">
        <w:del w:id="3235" w:author="Harry" w:date="2020-11-28T10:59:00Z">
          <w:r w:rsidR="00B374D4" w:rsidRPr="00AE2E8F" w:rsidDel="00E34F39">
            <w:rPr>
              <w:rFonts w:ascii="Times New Roman" w:hAnsi="Times New Roman" w:cs="Times New Roman"/>
              <w:sz w:val="22"/>
              <w:highlight w:val="yellow"/>
              <w:rPrChange w:id="3236" w:author="Harry" w:date="2020-11-28T17:32:00Z">
                <w:rPr>
                  <w:rFonts w:ascii="Times New Roman" w:hAnsi="Times New Roman" w:cs="Times New Roman"/>
                  <w:sz w:val="22"/>
                </w:rPr>
              </w:rPrChange>
            </w:rPr>
            <w:delText>2</w:delText>
          </w:r>
        </w:del>
        <w:del w:id="3237" w:author="Harry" w:date="2020-11-28T11:00:00Z">
          <w:r w:rsidR="00B374D4" w:rsidRPr="00AE2E8F" w:rsidDel="00E34F39">
            <w:rPr>
              <w:rFonts w:ascii="Times New Roman" w:hAnsi="Times New Roman" w:cs="Times New Roman"/>
              <w:sz w:val="22"/>
              <w:highlight w:val="yellow"/>
              <w:rPrChange w:id="3238" w:author="Harry" w:date="2020-11-28T17:32:00Z">
                <w:rPr>
                  <w:rFonts w:ascii="Times New Roman" w:hAnsi="Times New Roman" w:cs="Times New Roman"/>
                  <w:sz w:val="22"/>
                </w:rPr>
              </w:rPrChange>
            </w:rPr>
            <w:delText xml:space="preserve"> above</w:delText>
          </w:r>
        </w:del>
      </w:ins>
      <w:ins w:id="3239" w:author="Harry" w:date="2020-11-28T16:53:00Z">
        <w:r w:rsidRPr="00AE2E8F">
          <w:rPr>
            <w:rFonts w:ascii="Times New Roman" w:hAnsi="Times New Roman" w:cs="Times New Roman"/>
            <w:sz w:val="22"/>
            <w:highlight w:val="yellow"/>
            <w:rPrChange w:id="3240" w:author="Harry" w:date="2020-11-28T17:32:00Z">
              <w:rPr>
                <w:rFonts w:ascii="Times New Roman" w:hAnsi="Times New Roman" w:cs="Times New Roman"/>
                <w:sz w:val="22"/>
              </w:rPr>
            </w:rPrChange>
          </w:rPr>
          <w:t xml:space="preserve"> </w:t>
        </w:r>
      </w:ins>
      <w:ins w:id="3241" w:author="Harry" w:date="2020-11-28T17:20:00Z">
        <w:r w:rsidR="00687D71" w:rsidRPr="00AE2E8F">
          <w:rPr>
            <w:rFonts w:ascii="Times New Roman" w:hAnsi="Times New Roman" w:cs="Times New Roman"/>
            <w:sz w:val="22"/>
            <w:highlight w:val="yellow"/>
            <w:rPrChange w:id="3242" w:author="Harry" w:date="2020-11-28T17:32:00Z">
              <w:rPr>
                <w:rFonts w:ascii="Times New Roman" w:hAnsi="Times New Roman" w:cs="Times New Roman"/>
                <w:sz w:val="22"/>
              </w:rPr>
            </w:rPrChange>
          </w:rPr>
          <w:t xml:space="preserve">by looking at the coefficients of </w:t>
        </w:r>
      </w:ins>
      <w:ins w:id="3243" w:author="Harry" w:date="2020-11-28T17:21:00Z">
        <w:r w:rsidR="00687D71" w:rsidRPr="00AE2E8F">
          <w:rPr>
            <w:rFonts w:ascii="Times New Roman" w:hAnsi="Times New Roman" w:cs="Times New Roman"/>
            <w:sz w:val="22"/>
            <w:highlight w:val="yellow"/>
            <w:rPrChange w:id="3244" w:author="Harry" w:date="2020-11-28T17:32:00Z">
              <w:rPr>
                <w:rFonts w:ascii="Times New Roman" w:hAnsi="Times New Roman" w:cs="Times New Roman"/>
                <w:sz w:val="22"/>
              </w:rPr>
            </w:rPrChange>
          </w:rPr>
          <w:t>both SLM and SEM models,</w:t>
        </w:r>
      </w:ins>
      <w:ins w:id="3245" w:author="Harry" w:date="2020-11-28T17:20:00Z">
        <w:r w:rsidR="00687D71" w:rsidRPr="00AE2E8F">
          <w:rPr>
            <w:rFonts w:ascii="Times New Roman" w:hAnsi="Times New Roman" w:cs="Times New Roman"/>
            <w:sz w:val="22"/>
            <w:highlight w:val="yellow"/>
            <w:rPrChange w:id="3246" w:author="Harry" w:date="2020-11-28T17:32:00Z">
              <w:rPr>
                <w:rFonts w:ascii="Times New Roman" w:hAnsi="Times New Roman" w:cs="Times New Roman"/>
                <w:sz w:val="22"/>
              </w:rPr>
            </w:rPrChange>
          </w:rPr>
          <w:t xml:space="preserve"> </w:t>
        </w:r>
      </w:ins>
      <w:ins w:id="3247" w:author="Harry" w:date="2020-11-28T16:55:00Z">
        <w:r w:rsidR="003F40D8" w:rsidRPr="00AE2E8F">
          <w:rPr>
            <w:rFonts w:ascii="Times New Roman" w:hAnsi="Times New Roman" w:cs="Times New Roman"/>
            <w:sz w:val="22"/>
            <w:highlight w:val="yellow"/>
            <w:rPrChange w:id="3248" w:author="Harry" w:date="2020-11-28T17:32:00Z">
              <w:rPr>
                <w:rFonts w:ascii="Times New Roman" w:hAnsi="Times New Roman" w:cs="Times New Roman"/>
                <w:sz w:val="22"/>
              </w:rPr>
            </w:rPrChange>
          </w:rPr>
          <w:t xml:space="preserve">the spatial effects </w:t>
        </w:r>
      </w:ins>
      <w:ins w:id="3249" w:author="Harry" w:date="2020-11-28T16:56:00Z">
        <w:r w:rsidR="003F40D8" w:rsidRPr="00AE2E8F">
          <w:rPr>
            <w:rFonts w:ascii="Times New Roman" w:hAnsi="Times New Roman" w:cs="Times New Roman"/>
            <w:sz w:val="22"/>
            <w:highlight w:val="yellow"/>
            <w:rPrChange w:id="3250" w:author="Harry" w:date="2020-11-28T17:32:00Z">
              <w:rPr>
                <w:rFonts w:ascii="Times New Roman" w:hAnsi="Times New Roman" w:cs="Times New Roman"/>
                <w:sz w:val="22"/>
              </w:rPr>
            </w:rPrChange>
          </w:rPr>
          <w:t xml:space="preserve">of economic growth </w:t>
        </w:r>
      </w:ins>
      <w:ins w:id="3251" w:author="Harry" w:date="2020-11-28T16:55:00Z">
        <w:r w:rsidR="003F40D8" w:rsidRPr="00AE2E8F">
          <w:rPr>
            <w:rFonts w:ascii="Times New Roman" w:hAnsi="Times New Roman" w:cs="Times New Roman"/>
            <w:sz w:val="22"/>
            <w:highlight w:val="yellow"/>
            <w:rPrChange w:id="3252" w:author="Harry" w:date="2020-11-28T17:32:00Z">
              <w:rPr>
                <w:rFonts w:ascii="Times New Roman" w:hAnsi="Times New Roman" w:cs="Times New Roman"/>
                <w:sz w:val="22"/>
              </w:rPr>
            </w:rPrChange>
          </w:rPr>
          <w:t xml:space="preserve">behave differently </w:t>
        </w:r>
      </w:ins>
      <w:ins w:id="3253" w:author="Harry" w:date="2020-11-28T16:56:00Z">
        <w:r w:rsidR="003F40D8" w:rsidRPr="00AE2E8F">
          <w:rPr>
            <w:rFonts w:ascii="Times New Roman" w:hAnsi="Times New Roman" w:cs="Times New Roman"/>
            <w:sz w:val="22"/>
            <w:highlight w:val="yellow"/>
            <w:rPrChange w:id="3254" w:author="Harry" w:date="2020-11-28T17:32:00Z">
              <w:rPr>
                <w:rFonts w:ascii="Times New Roman" w:hAnsi="Times New Roman" w:cs="Times New Roman"/>
                <w:sz w:val="22"/>
              </w:rPr>
            </w:rPrChange>
          </w:rPr>
          <w:t>between</w:t>
        </w:r>
      </w:ins>
      <w:ins w:id="3255" w:author="Harry" w:date="2020-11-28T16:57:00Z">
        <w:r w:rsidR="003F40D8" w:rsidRPr="00AE2E8F">
          <w:rPr>
            <w:rFonts w:ascii="Times New Roman" w:hAnsi="Times New Roman" w:cs="Times New Roman"/>
            <w:sz w:val="22"/>
            <w:highlight w:val="yellow"/>
            <w:rPrChange w:id="3256" w:author="Harry" w:date="2020-11-28T17:32:00Z">
              <w:rPr>
                <w:rFonts w:ascii="Times New Roman" w:hAnsi="Times New Roman" w:cs="Times New Roman"/>
                <w:sz w:val="22"/>
              </w:rPr>
            </w:rPrChange>
          </w:rPr>
          <w:t xml:space="preserve"> </w:t>
        </w:r>
      </w:ins>
      <w:ins w:id="3257" w:author="Harry" w:date="2020-11-28T16:56:00Z">
        <w:r w:rsidR="003F40D8" w:rsidRPr="00AE2E8F">
          <w:rPr>
            <w:rFonts w:ascii="Times New Roman" w:hAnsi="Times New Roman" w:cs="Times New Roman"/>
            <w:sz w:val="22"/>
            <w:highlight w:val="yellow"/>
            <w:rPrChange w:id="3258" w:author="Harry" w:date="2020-11-28T17:32:00Z">
              <w:rPr>
                <w:rFonts w:ascii="Times New Roman" w:hAnsi="Times New Roman" w:cs="Times New Roman"/>
                <w:sz w:val="22"/>
              </w:rPr>
            </w:rPrChange>
          </w:rPr>
          <w:t xml:space="preserve">before and after pandemic. </w:t>
        </w:r>
      </w:ins>
      <w:ins w:id="3259" w:author="Ragdad Cani Miranti" w:date="2020-11-27T10:40:00Z">
        <w:del w:id="3260" w:author="Harry" w:date="2020-11-28T16:53:00Z">
          <w:r w:rsidR="00B374D4" w:rsidRPr="00AE2E8F" w:rsidDel="00275A98">
            <w:rPr>
              <w:rFonts w:ascii="Times New Roman" w:hAnsi="Times New Roman" w:cs="Times New Roman"/>
              <w:sz w:val="22"/>
              <w:highlight w:val="yellow"/>
              <w:rPrChange w:id="3261" w:author="Harry" w:date="2020-11-28T17:32:00Z">
                <w:rPr>
                  <w:rFonts w:ascii="Times New Roman" w:hAnsi="Times New Roman" w:cs="Times New Roman"/>
                  <w:sz w:val="22"/>
                </w:rPr>
              </w:rPrChange>
            </w:rPr>
            <w:delText xml:space="preserve">, </w:delText>
          </w:r>
        </w:del>
        <w:del w:id="3262" w:author="Harry" w:date="2020-11-28T16:56:00Z">
          <w:r w:rsidR="00B374D4" w:rsidRPr="00AE2E8F" w:rsidDel="003F40D8">
            <w:rPr>
              <w:rFonts w:ascii="Times New Roman" w:hAnsi="Times New Roman" w:cs="Times New Roman"/>
              <w:sz w:val="22"/>
              <w:highlight w:val="yellow"/>
              <w:rPrChange w:id="3263" w:author="Harry" w:date="2020-11-28T17:32:00Z">
                <w:rPr>
                  <w:rFonts w:ascii="Times New Roman" w:hAnsi="Times New Roman" w:cs="Times New Roman"/>
                  <w:sz w:val="22"/>
                </w:rPr>
              </w:rPrChange>
            </w:rPr>
            <w:delText>i</w:delText>
          </w:r>
        </w:del>
      </w:ins>
      <w:ins w:id="3264" w:author="Harry" w:date="2020-11-28T16:56:00Z">
        <w:r w:rsidR="003F40D8" w:rsidRPr="00AE2E8F">
          <w:rPr>
            <w:rFonts w:ascii="Times New Roman" w:hAnsi="Times New Roman" w:cs="Times New Roman"/>
            <w:sz w:val="22"/>
            <w:highlight w:val="yellow"/>
            <w:rPrChange w:id="3265" w:author="Harry" w:date="2020-11-28T17:32:00Z">
              <w:rPr>
                <w:rFonts w:ascii="Times New Roman" w:hAnsi="Times New Roman" w:cs="Times New Roman"/>
                <w:sz w:val="22"/>
              </w:rPr>
            </w:rPrChange>
          </w:rPr>
          <w:t>I</w:t>
        </w:r>
      </w:ins>
      <w:ins w:id="3266" w:author="Ragdad Cani Miranti" w:date="2020-11-27T10:39:00Z">
        <w:r w:rsidR="00B374D4" w:rsidRPr="00AE2E8F">
          <w:rPr>
            <w:rFonts w:ascii="Times New Roman" w:hAnsi="Times New Roman" w:cs="Times New Roman"/>
            <w:sz w:val="22"/>
            <w:highlight w:val="yellow"/>
            <w:rPrChange w:id="3267" w:author="Harry" w:date="2020-11-28T17:32:00Z">
              <w:rPr>
                <w:rFonts w:ascii="Times New Roman" w:hAnsi="Times New Roman" w:cs="Times New Roman"/>
                <w:sz w:val="22"/>
              </w:rPr>
            </w:rPrChange>
          </w:rPr>
          <w:t>n the pre-pandemic period,</w:t>
        </w:r>
      </w:ins>
      <w:ins w:id="3268" w:author="Ragdad Cani Miranti" w:date="2020-11-27T10:40:00Z">
        <w:del w:id="3269" w:author="Harry" w:date="2020-11-28T16:59:00Z">
          <w:r w:rsidR="00B374D4" w:rsidRPr="00AE2E8F" w:rsidDel="003F40D8">
            <w:rPr>
              <w:rFonts w:ascii="Times New Roman" w:hAnsi="Times New Roman" w:cs="Times New Roman"/>
              <w:sz w:val="22"/>
              <w:highlight w:val="yellow"/>
              <w:rPrChange w:id="3270" w:author="Harry" w:date="2020-11-28T17:32:00Z">
                <w:rPr>
                  <w:rFonts w:ascii="Times New Roman" w:hAnsi="Times New Roman" w:cs="Times New Roman"/>
                  <w:sz w:val="22"/>
                </w:rPr>
              </w:rPrChange>
            </w:rPr>
            <w:delText xml:space="preserve"> the</w:delText>
          </w:r>
        </w:del>
        <w:r w:rsidR="00B374D4" w:rsidRPr="00AE2E8F">
          <w:rPr>
            <w:rFonts w:ascii="Times New Roman" w:hAnsi="Times New Roman" w:cs="Times New Roman"/>
            <w:sz w:val="22"/>
            <w:highlight w:val="yellow"/>
            <w:rPrChange w:id="3271" w:author="Harry" w:date="2020-11-28T17:32:00Z">
              <w:rPr>
                <w:rFonts w:ascii="Times New Roman" w:hAnsi="Times New Roman" w:cs="Times New Roman"/>
                <w:sz w:val="22"/>
              </w:rPr>
            </w:rPrChange>
          </w:rPr>
          <w:t xml:space="preserve"> </w:t>
        </w:r>
      </w:ins>
      <w:ins w:id="3272" w:author="Ragdad Cani Miranti" w:date="2020-11-27T10:54:00Z">
        <w:r w:rsidR="006D3F79" w:rsidRPr="00AE2E8F">
          <w:rPr>
            <w:rFonts w:ascii="Times New Roman" w:hAnsi="Times New Roman" w:cs="Times New Roman"/>
            <w:sz w:val="22"/>
            <w:highlight w:val="yellow"/>
            <w:rPrChange w:id="3273" w:author="Harry" w:date="2020-11-28T17:32:00Z">
              <w:rPr>
                <w:rFonts w:ascii="Times New Roman" w:hAnsi="Times New Roman" w:cs="Times New Roman"/>
                <w:sz w:val="22"/>
              </w:rPr>
            </w:rPrChange>
          </w:rPr>
          <w:t xml:space="preserve">regional </w:t>
        </w:r>
      </w:ins>
      <w:ins w:id="3274" w:author="Ragdad Cani Miranti" w:date="2020-11-27T10:40:00Z">
        <w:r w:rsidR="00B374D4" w:rsidRPr="00AE2E8F">
          <w:rPr>
            <w:rFonts w:ascii="Times New Roman" w:hAnsi="Times New Roman" w:cs="Times New Roman"/>
            <w:sz w:val="22"/>
            <w:highlight w:val="yellow"/>
            <w:rPrChange w:id="3275" w:author="Harry" w:date="2020-11-28T17:32:00Z">
              <w:rPr>
                <w:rFonts w:ascii="Times New Roman" w:hAnsi="Times New Roman" w:cs="Times New Roman"/>
                <w:sz w:val="22"/>
              </w:rPr>
            </w:rPrChange>
          </w:rPr>
          <w:t>growth is significantly affected</w:t>
        </w:r>
      </w:ins>
      <w:ins w:id="3276" w:author="Ragdad Cani Miranti" w:date="2020-11-27T10:41:00Z">
        <w:r w:rsidR="00B374D4" w:rsidRPr="00AE2E8F">
          <w:rPr>
            <w:rFonts w:ascii="Times New Roman" w:hAnsi="Times New Roman" w:cs="Times New Roman"/>
            <w:sz w:val="22"/>
            <w:highlight w:val="yellow"/>
            <w:rPrChange w:id="3277" w:author="Harry" w:date="2020-11-28T17:32:00Z">
              <w:rPr>
                <w:rFonts w:ascii="Times New Roman" w:hAnsi="Times New Roman" w:cs="Times New Roman"/>
                <w:sz w:val="22"/>
              </w:rPr>
            </w:rPrChange>
          </w:rPr>
          <w:t xml:space="preserve"> by </w:t>
        </w:r>
      </w:ins>
      <w:ins w:id="3278" w:author="Harry" w:date="2020-11-28T16:59:00Z">
        <w:r w:rsidR="003F40D8" w:rsidRPr="00AE2E8F">
          <w:rPr>
            <w:rFonts w:ascii="Times New Roman" w:hAnsi="Times New Roman" w:cs="Times New Roman"/>
            <w:sz w:val="22"/>
            <w:highlight w:val="yellow"/>
            <w:rPrChange w:id="3279" w:author="Harry" w:date="2020-11-28T17:32:00Z">
              <w:rPr>
                <w:rFonts w:ascii="Times New Roman" w:hAnsi="Times New Roman" w:cs="Times New Roman"/>
                <w:sz w:val="22"/>
              </w:rPr>
            </w:rPrChange>
          </w:rPr>
          <w:t xml:space="preserve">the economic </w:t>
        </w:r>
        <w:r w:rsidR="003F40D8" w:rsidRPr="00AE2E8F">
          <w:rPr>
            <w:rFonts w:ascii="Times New Roman" w:hAnsi="Times New Roman" w:cs="Times New Roman"/>
            <w:sz w:val="22"/>
            <w:highlight w:val="yellow"/>
            <w:rPrChange w:id="3280" w:author="Harry" w:date="2020-11-28T17:32:00Z">
              <w:rPr>
                <w:rFonts w:ascii="Times New Roman" w:hAnsi="Times New Roman" w:cs="Times New Roman"/>
                <w:sz w:val="22"/>
              </w:rPr>
            </w:rPrChange>
          </w:rPr>
          <w:lastRenderedPageBreak/>
          <w:t xml:space="preserve">growth and </w:t>
        </w:r>
      </w:ins>
      <w:ins w:id="3281" w:author="Harry" w:date="2020-11-28T17:13:00Z">
        <w:r w:rsidR="0025442D" w:rsidRPr="00AE2E8F">
          <w:rPr>
            <w:rFonts w:ascii="Times New Roman" w:hAnsi="Times New Roman" w:cs="Times New Roman"/>
            <w:sz w:val="22"/>
            <w:highlight w:val="yellow"/>
            <w:rPrChange w:id="3282" w:author="Harry" w:date="2020-11-28T17:32:00Z">
              <w:rPr>
                <w:rFonts w:ascii="Times New Roman" w:hAnsi="Times New Roman" w:cs="Times New Roman"/>
                <w:sz w:val="22"/>
              </w:rPr>
            </w:rPrChange>
          </w:rPr>
          <w:t>the random shocks</w:t>
        </w:r>
      </w:ins>
      <w:ins w:id="3283" w:author="Harry" w:date="2020-11-28T16:59:00Z">
        <w:r w:rsidR="003F40D8" w:rsidRPr="00AE2E8F">
          <w:rPr>
            <w:rFonts w:ascii="Times New Roman" w:hAnsi="Times New Roman" w:cs="Times New Roman"/>
            <w:sz w:val="22"/>
            <w:highlight w:val="yellow"/>
            <w:rPrChange w:id="3284" w:author="Harry" w:date="2020-11-28T17:32:00Z">
              <w:rPr>
                <w:rFonts w:ascii="Times New Roman" w:hAnsi="Times New Roman" w:cs="Times New Roman"/>
                <w:sz w:val="22"/>
              </w:rPr>
            </w:rPrChange>
          </w:rPr>
          <w:t xml:space="preserve"> </w:t>
        </w:r>
      </w:ins>
      <w:ins w:id="3285" w:author="Harry" w:date="2020-11-28T17:13:00Z">
        <w:r w:rsidR="00047C6E" w:rsidRPr="00AE2E8F">
          <w:rPr>
            <w:rFonts w:ascii="Times New Roman" w:hAnsi="Times New Roman" w:cs="Times New Roman"/>
            <w:sz w:val="22"/>
            <w:highlight w:val="yellow"/>
            <w:rPrChange w:id="3286" w:author="Harry" w:date="2020-11-28T17:32:00Z">
              <w:rPr>
                <w:rFonts w:ascii="Times New Roman" w:hAnsi="Times New Roman" w:cs="Times New Roman"/>
                <w:sz w:val="22"/>
              </w:rPr>
            </w:rPrChange>
          </w:rPr>
          <w:t>from</w:t>
        </w:r>
      </w:ins>
      <w:ins w:id="3287" w:author="Harry" w:date="2020-11-28T16:59:00Z">
        <w:r w:rsidR="003F40D8" w:rsidRPr="00AE2E8F">
          <w:rPr>
            <w:rFonts w:ascii="Times New Roman" w:hAnsi="Times New Roman" w:cs="Times New Roman"/>
            <w:sz w:val="22"/>
            <w:highlight w:val="yellow"/>
            <w:rPrChange w:id="3288" w:author="Harry" w:date="2020-11-28T17:32:00Z">
              <w:rPr>
                <w:rFonts w:ascii="Times New Roman" w:hAnsi="Times New Roman" w:cs="Times New Roman"/>
                <w:sz w:val="22"/>
              </w:rPr>
            </w:rPrChange>
          </w:rPr>
          <w:t xml:space="preserve"> neighboring provinces</w:t>
        </w:r>
      </w:ins>
      <w:ins w:id="3289" w:author="Harry" w:date="2020-11-28T17:00:00Z">
        <w:r w:rsidR="003F40D8" w:rsidRPr="00AE2E8F">
          <w:rPr>
            <w:rFonts w:ascii="Times New Roman" w:hAnsi="Times New Roman" w:cs="Times New Roman"/>
            <w:sz w:val="22"/>
            <w:highlight w:val="yellow"/>
            <w:rPrChange w:id="3290" w:author="Harry" w:date="2020-11-28T17:32:00Z">
              <w:rPr>
                <w:rFonts w:ascii="Times New Roman" w:hAnsi="Times New Roman" w:cs="Times New Roman"/>
                <w:sz w:val="22"/>
              </w:rPr>
            </w:rPrChange>
          </w:rPr>
          <w:t>, in addi</w:t>
        </w:r>
      </w:ins>
      <w:ins w:id="3291" w:author="Harry" w:date="2020-11-28T17:01:00Z">
        <w:r w:rsidR="003F40D8" w:rsidRPr="00AE2E8F">
          <w:rPr>
            <w:rFonts w:ascii="Times New Roman" w:hAnsi="Times New Roman" w:cs="Times New Roman"/>
            <w:sz w:val="22"/>
            <w:highlight w:val="yellow"/>
            <w:rPrChange w:id="3292" w:author="Harry" w:date="2020-11-28T17:32:00Z">
              <w:rPr>
                <w:rFonts w:ascii="Times New Roman" w:hAnsi="Times New Roman" w:cs="Times New Roman"/>
                <w:sz w:val="22"/>
              </w:rPr>
            </w:rPrChange>
          </w:rPr>
          <w:t xml:space="preserve">tion to </w:t>
        </w:r>
      </w:ins>
      <w:ins w:id="3293" w:author="Ragdad Cani Miranti" w:date="2020-11-27T10:41:00Z">
        <w:r w:rsidR="00B374D4" w:rsidRPr="00AE2E8F">
          <w:rPr>
            <w:rFonts w:ascii="Times New Roman" w:hAnsi="Times New Roman" w:cs="Times New Roman"/>
            <w:sz w:val="22"/>
            <w:highlight w:val="yellow"/>
            <w:rPrChange w:id="3294" w:author="Harry" w:date="2020-11-28T17:32:00Z">
              <w:rPr>
                <w:rFonts w:ascii="Times New Roman" w:hAnsi="Times New Roman" w:cs="Times New Roman"/>
                <w:sz w:val="22"/>
              </w:rPr>
            </w:rPrChange>
          </w:rPr>
          <w:t>the initial economic size of a given provinc</w:t>
        </w:r>
      </w:ins>
      <w:ins w:id="3295" w:author="Harry" w:date="2020-11-28T16:57:00Z">
        <w:r w:rsidR="003F40D8" w:rsidRPr="00AE2E8F">
          <w:rPr>
            <w:rFonts w:ascii="Times New Roman" w:hAnsi="Times New Roman" w:cs="Times New Roman"/>
            <w:sz w:val="22"/>
            <w:highlight w:val="yellow"/>
            <w:rPrChange w:id="3296" w:author="Harry" w:date="2020-11-28T17:32:00Z">
              <w:rPr>
                <w:rFonts w:ascii="Times New Roman" w:hAnsi="Times New Roman" w:cs="Times New Roman"/>
                <w:sz w:val="22"/>
              </w:rPr>
            </w:rPrChange>
          </w:rPr>
          <w:t>e</w:t>
        </w:r>
      </w:ins>
      <w:ins w:id="3297" w:author="Harry" w:date="2020-11-28T17:01:00Z">
        <w:r w:rsidR="003F40D8" w:rsidRPr="00AE2E8F">
          <w:rPr>
            <w:rFonts w:ascii="Times New Roman" w:hAnsi="Times New Roman" w:cs="Times New Roman"/>
            <w:sz w:val="22"/>
            <w:highlight w:val="yellow"/>
            <w:rPrChange w:id="3298" w:author="Harry" w:date="2020-11-28T17:32:00Z">
              <w:rPr>
                <w:rFonts w:ascii="Times New Roman" w:hAnsi="Times New Roman" w:cs="Times New Roman"/>
                <w:sz w:val="22"/>
              </w:rPr>
            </w:rPrChange>
          </w:rPr>
          <w:t>.</w:t>
        </w:r>
        <w:r w:rsidR="003F40D8" w:rsidRPr="00AE2E8F">
          <w:rPr>
            <w:rStyle w:val="FootnoteReference"/>
            <w:rFonts w:ascii="Times New Roman" w:hAnsi="Times New Roman" w:cs="Times New Roman"/>
            <w:sz w:val="22"/>
            <w:highlight w:val="yellow"/>
            <w:rPrChange w:id="3299" w:author="Harry" w:date="2020-11-28T17:32:00Z">
              <w:rPr>
                <w:rStyle w:val="FootnoteReference"/>
                <w:rFonts w:ascii="Times New Roman" w:hAnsi="Times New Roman" w:cs="Times New Roman"/>
                <w:sz w:val="22"/>
              </w:rPr>
            </w:rPrChange>
          </w:rPr>
          <w:footnoteReference w:id="9"/>
        </w:r>
        <w:r w:rsidR="003F40D8" w:rsidRPr="00AE2E8F">
          <w:rPr>
            <w:rFonts w:ascii="Times New Roman" w:hAnsi="Times New Roman" w:cs="Times New Roman"/>
            <w:sz w:val="22"/>
            <w:highlight w:val="yellow"/>
            <w:rPrChange w:id="3303" w:author="Harry" w:date="2020-11-28T17:32:00Z">
              <w:rPr>
                <w:rFonts w:ascii="Times New Roman" w:hAnsi="Times New Roman" w:cs="Times New Roman"/>
                <w:sz w:val="22"/>
              </w:rPr>
            </w:rPrChange>
          </w:rPr>
          <w:t xml:space="preserve"> </w:t>
        </w:r>
      </w:ins>
      <w:ins w:id="3304" w:author="Ragdad Cani Miranti" w:date="2020-11-27T10:41:00Z">
        <w:del w:id="3305" w:author="Harry" w:date="2020-11-28T16:57:00Z">
          <w:r w:rsidR="00B374D4" w:rsidRPr="00AE2E8F" w:rsidDel="003F40D8">
            <w:rPr>
              <w:rFonts w:ascii="Times New Roman" w:hAnsi="Times New Roman" w:cs="Times New Roman"/>
              <w:sz w:val="22"/>
              <w:highlight w:val="yellow"/>
              <w:rPrChange w:id="3306" w:author="Harry" w:date="2020-11-28T17:32:00Z">
                <w:rPr>
                  <w:rFonts w:ascii="Times New Roman" w:hAnsi="Times New Roman" w:cs="Times New Roman"/>
                  <w:sz w:val="22"/>
                </w:rPr>
              </w:rPrChange>
            </w:rPr>
            <w:delText xml:space="preserve">e. </w:delText>
          </w:r>
        </w:del>
        <w:del w:id="3307" w:author="Harry" w:date="2020-11-28T11:11:00Z">
          <w:r w:rsidR="00B374D4" w:rsidRPr="00AE2E8F" w:rsidDel="00A9408E">
            <w:rPr>
              <w:rFonts w:ascii="Times New Roman" w:hAnsi="Times New Roman" w:cs="Times New Roman"/>
              <w:sz w:val="22"/>
              <w:highlight w:val="yellow"/>
              <w:rPrChange w:id="3308" w:author="Harry" w:date="2020-11-28T17:32:00Z">
                <w:rPr>
                  <w:rFonts w:ascii="Times New Roman" w:hAnsi="Times New Roman" w:cs="Times New Roman"/>
                  <w:sz w:val="22"/>
                </w:rPr>
              </w:rPrChange>
            </w:rPr>
            <w:delText xml:space="preserve">Furthermore, </w:delText>
          </w:r>
        </w:del>
      </w:ins>
      <w:ins w:id="3309" w:author="Ragdad Cani Miranti" w:date="2020-11-27T10:42:00Z">
        <w:del w:id="3310" w:author="Harry" w:date="2020-11-28T11:07:00Z">
          <w:r w:rsidR="00B374D4" w:rsidRPr="00AE2E8F" w:rsidDel="00F92C39">
            <w:rPr>
              <w:rFonts w:ascii="Times New Roman" w:hAnsi="Times New Roman" w:cs="Times New Roman"/>
              <w:sz w:val="22"/>
              <w:highlight w:val="yellow"/>
              <w:rPrChange w:id="3311" w:author="Harry" w:date="2020-11-28T17:32:00Z">
                <w:rPr>
                  <w:rFonts w:ascii="Times New Roman" w:hAnsi="Times New Roman" w:cs="Times New Roman"/>
                  <w:sz w:val="22"/>
                </w:rPr>
              </w:rPrChange>
            </w:rPr>
            <w:delText>role of</w:delText>
          </w:r>
          <w:r w:rsidR="00FF68BB" w:rsidRPr="00AE2E8F" w:rsidDel="00F92C39">
            <w:rPr>
              <w:rFonts w:ascii="Times New Roman" w:hAnsi="Times New Roman" w:cs="Times New Roman"/>
              <w:sz w:val="22"/>
              <w:highlight w:val="yellow"/>
              <w:rPrChange w:id="3312" w:author="Harry" w:date="2020-11-28T17:32:00Z">
                <w:rPr>
                  <w:rFonts w:ascii="Times New Roman" w:hAnsi="Times New Roman" w:cs="Times New Roman"/>
                  <w:sz w:val="22"/>
                </w:rPr>
              </w:rPrChange>
            </w:rPr>
            <w:delText xml:space="preserve"> space</w:delText>
          </w:r>
        </w:del>
      </w:ins>
      <w:ins w:id="3313" w:author="Ragdad Cani Miranti" w:date="2020-11-27T10:43:00Z">
        <w:del w:id="3314" w:author="Harry" w:date="2020-11-28T17:02:00Z">
          <w:r w:rsidR="00FF68BB" w:rsidRPr="00AE2E8F" w:rsidDel="003F40D8">
            <w:rPr>
              <w:rFonts w:ascii="Times New Roman" w:hAnsi="Times New Roman" w:cs="Times New Roman"/>
              <w:sz w:val="22"/>
              <w:highlight w:val="yellow"/>
              <w:rPrChange w:id="3315" w:author="Harry" w:date="2020-11-28T17:32:00Z">
                <w:rPr>
                  <w:rFonts w:ascii="Times New Roman" w:hAnsi="Times New Roman" w:cs="Times New Roman"/>
                  <w:sz w:val="22"/>
                </w:rPr>
              </w:rPrChange>
            </w:rPr>
            <w:delText xml:space="preserve"> (</w:delText>
          </w:r>
        </w:del>
      </w:ins>
      <w:ins w:id="3316" w:author="Ragdad Cani Miranti" w:date="2020-11-27T10:42:00Z">
        <w:del w:id="3317" w:author="Harry" w:date="2020-11-28T17:02:00Z">
          <w:r w:rsidR="00FF68BB" w:rsidRPr="00AE2E8F" w:rsidDel="003F40D8">
            <w:rPr>
              <w:rFonts w:ascii="Times New Roman" w:hAnsi="Times New Roman" w:cs="Times New Roman"/>
              <w:sz w:val="22"/>
              <w:highlight w:val="yellow"/>
              <w:rPrChange w:id="3318" w:author="Harry" w:date="2020-11-28T17:32:00Z">
                <w:rPr>
                  <w:rFonts w:ascii="Times New Roman" w:hAnsi="Times New Roman" w:cs="Times New Roman"/>
                  <w:sz w:val="22"/>
                </w:rPr>
              </w:rPrChange>
            </w:rPr>
            <w:delText>spatial lag and spatial error</w:delText>
          </w:r>
        </w:del>
      </w:ins>
      <w:ins w:id="3319" w:author="Ragdad Cani Miranti" w:date="2020-11-27T10:44:00Z">
        <w:del w:id="3320" w:author="Harry" w:date="2020-11-28T17:02:00Z">
          <w:r w:rsidR="00FF68BB" w:rsidRPr="00AE2E8F" w:rsidDel="003F40D8">
            <w:rPr>
              <w:rFonts w:ascii="Times New Roman" w:hAnsi="Times New Roman" w:cs="Times New Roman"/>
              <w:sz w:val="22"/>
              <w:highlight w:val="yellow"/>
              <w:rPrChange w:id="3321" w:author="Harry" w:date="2020-11-28T17:32:00Z">
                <w:rPr>
                  <w:rFonts w:ascii="Times New Roman" w:hAnsi="Times New Roman" w:cs="Times New Roman"/>
                  <w:sz w:val="22"/>
                </w:rPr>
              </w:rPrChange>
            </w:rPr>
            <w:delText>)</w:delText>
          </w:r>
        </w:del>
      </w:ins>
      <w:ins w:id="3322" w:author="Ragdad Cani Miranti" w:date="2020-11-27T10:42:00Z">
        <w:del w:id="3323" w:author="Harry" w:date="2020-11-28T17:02:00Z">
          <w:r w:rsidR="00FF68BB" w:rsidRPr="00AE2E8F" w:rsidDel="003F40D8">
            <w:rPr>
              <w:rFonts w:ascii="Times New Roman" w:hAnsi="Times New Roman" w:cs="Times New Roman"/>
              <w:sz w:val="22"/>
              <w:highlight w:val="yellow"/>
              <w:rPrChange w:id="3324" w:author="Harry" w:date="2020-11-28T17:32:00Z">
                <w:rPr>
                  <w:rFonts w:ascii="Times New Roman" w:hAnsi="Times New Roman" w:cs="Times New Roman"/>
                  <w:sz w:val="22"/>
                </w:rPr>
              </w:rPrChange>
            </w:rPr>
            <w:delText xml:space="preserve"> a</w:delText>
          </w:r>
        </w:del>
      </w:ins>
      <w:ins w:id="3325" w:author="Ragdad Cani Miranti" w:date="2020-11-27T10:43:00Z">
        <w:del w:id="3326" w:author="Harry" w:date="2020-11-28T17:02:00Z">
          <w:r w:rsidR="00FF68BB" w:rsidRPr="00AE2E8F" w:rsidDel="003F40D8">
            <w:rPr>
              <w:rFonts w:ascii="Times New Roman" w:hAnsi="Times New Roman" w:cs="Times New Roman"/>
              <w:sz w:val="22"/>
              <w:highlight w:val="yellow"/>
              <w:rPrChange w:id="3327" w:author="Harry" w:date="2020-11-28T17:32:00Z">
                <w:rPr>
                  <w:rFonts w:ascii="Times New Roman" w:hAnsi="Times New Roman" w:cs="Times New Roman"/>
                  <w:sz w:val="22"/>
                </w:rPr>
              </w:rPrChange>
            </w:rPr>
            <w:delText xml:space="preserve">lso affect </w:delText>
          </w:r>
        </w:del>
        <w:del w:id="3328" w:author="Harry" w:date="2020-11-28T11:09:00Z">
          <w:r w:rsidR="00FF68BB" w:rsidRPr="00AE2E8F" w:rsidDel="00F92C39">
            <w:rPr>
              <w:rFonts w:ascii="Times New Roman" w:hAnsi="Times New Roman" w:cs="Times New Roman"/>
              <w:sz w:val="22"/>
              <w:highlight w:val="yellow"/>
              <w:rPrChange w:id="3329" w:author="Harry" w:date="2020-11-28T17:32:00Z">
                <w:rPr>
                  <w:rFonts w:ascii="Times New Roman" w:hAnsi="Times New Roman" w:cs="Times New Roman"/>
                  <w:sz w:val="22"/>
                </w:rPr>
              </w:rPrChange>
            </w:rPr>
            <w:delText xml:space="preserve">the </w:delText>
          </w:r>
        </w:del>
        <w:del w:id="3330" w:author="Harry" w:date="2020-11-28T17:02:00Z">
          <w:r w:rsidR="00FF68BB" w:rsidRPr="00AE2E8F" w:rsidDel="003F40D8">
            <w:rPr>
              <w:rFonts w:ascii="Times New Roman" w:hAnsi="Times New Roman" w:cs="Times New Roman"/>
              <w:sz w:val="22"/>
              <w:highlight w:val="yellow"/>
              <w:rPrChange w:id="3331" w:author="Harry" w:date="2020-11-28T17:32:00Z">
                <w:rPr>
                  <w:rFonts w:ascii="Times New Roman" w:hAnsi="Times New Roman" w:cs="Times New Roman"/>
                  <w:sz w:val="22"/>
                </w:rPr>
              </w:rPrChange>
            </w:rPr>
            <w:delText xml:space="preserve">economic growth. </w:delText>
          </w:r>
        </w:del>
      </w:ins>
      <w:ins w:id="3332" w:author="Harry" w:date="2020-11-28T11:12:00Z">
        <w:r w:rsidR="00A9408E" w:rsidRPr="00AE2E8F">
          <w:rPr>
            <w:rFonts w:ascii="Times New Roman" w:hAnsi="Times New Roman" w:cs="Times New Roman"/>
            <w:sz w:val="22"/>
            <w:highlight w:val="yellow"/>
            <w:rPrChange w:id="3333" w:author="Harry" w:date="2020-11-28T17:32:00Z">
              <w:rPr>
                <w:rFonts w:ascii="Times New Roman" w:hAnsi="Times New Roman" w:cs="Times New Roman"/>
                <w:sz w:val="22"/>
              </w:rPr>
            </w:rPrChange>
          </w:rPr>
          <w:t xml:space="preserve">In other words, </w:t>
        </w:r>
      </w:ins>
      <w:ins w:id="3334" w:author="Ragdad Cani Miranti" w:date="2020-11-27T10:43:00Z">
        <w:del w:id="3335" w:author="Harry" w:date="2020-11-28T11:10:00Z">
          <w:r w:rsidR="00FF68BB" w:rsidRPr="00AE2E8F" w:rsidDel="00A9408E">
            <w:rPr>
              <w:rFonts w:ascii="Times New Roman" w:hAnsi="Times New Roman" w:cs="Times New Roman"/>
              <w:sz w:val="22"/>
              <w:highlight w:val="yellow"/>
              <w:rPrChange w:id="3336" w:author="Harry" w:date="2020-11-28T17:32:00Z">
                <w:rPr>
                  <w:rFonts w:ascii="Times New Roman" w:hAnsi="Times New Roman" w:cs="Times New Roman"/>
                  <w:sz w:val="22"/>
                </w:rPr>
              </w:rPrChange>
            </w:rPr>
            <w:delText xml:space="preserve">In this paper, </w:delText>
          </w:r>
        </w:del>
      </w:ins>
      <w:ins w:id="3337" w:author="Ragdad Cani Miranti" w:date="2020-11-27T10:44:00Z">
        <w:del w:id="3338" w:author="Harry" w:date="2020-11-28T11:10:00Z">
          <w:r w:rsidR="00FF68BB" w:rsidRPr="00AE2E8F" w:rsidDel="00A9408E">
            <w:rPr>
              <w:rFonts w:ascii="Times New Roman" w:hAnsi="Times New Roman" w:cs="Times New Roman"/>
              <w:sz w:val="22"/>
              <w:highlight w:val="yellow"/>
              <w:rPrChange w:id="3339" w:author="Harry" w:date="2020-11-28T17:32:00Z">
                <w:rPr>
                  <w:rFonts w:ascii="Times New Roman" w:hAnsi="Times New Roman" w:cs="Times New Roman"/>
                  <w:sz w:val="22"/>
                </w:rPr>
              </w:rPrChange>
            </w:rPr>
            <w:delText>spatial lag is defined as the economic growth rate of neighbo</w:delText>
          </w:r>
        </w:del>
        <w:del w:id="3340" w:author="Harry" w:date="2020-11-28T10:54:00Z">
          <w:r w:rsidR="00FF68BB" w:rsidRPr="00AE2E8F" w:rsidDel="00905A1F">
            <w:rPr>
              <w:rFonts w:ascii="Times New Roman" w:hAnsi="Times New Roman" w:cs="Times New Roman"/>
              <w:sz w:val="22"/>
              <w:highlight w:val="yellow"/>
              <w:rPrChange w:id="3341" w:author="Harry" w:date="2020-11-28T17:32:00Z">
                <w:rPr>
                  <w:rFonts w:ascii="Times New Roman" w:hAnsi="Times New Roman" w:cs="Times New Roman"/>
                  <w:sz w:val="22"/>
                </w:rPr>
              </w:rPrChange>
            </w:rPr>
            <w:delText>u</w:delText>
          </w:r>
        </w:del>
        <w:del w:id="3342" w:author="Harry" w:date="2020-11-28T11:10:00Z">
          <w:r w:rsidR="00FF68BB" w:rsidRPr="00AE2E8F" w:rsidDel="00A9408E">
            <w:rPr>
              <w:rFonts w:ascii="Times New Roman" w:hAnsi="Times New Roman" w:cs="Times New Roman"/>
              <w:sz w:val="22"/>
              <w:highlight w:val="yellow"/>
              <w:rPrChange w:id="3343" w:author="Harry" w:date="2020-11-28T17:32:00Z">
                <w:rPr>
                  <w:rFonts w:ascii="Times New Roman" w:hAnsi="Times New Roman" w:cs="Times New Roman"/>
                  <w:sz w:val="22"/>
                </w:rPr>
              </w:rPrChange>
            </w:rPr>
            <w:delText xml:space="preserve">ring provinces while spatial error is </w:delText>
          </w:r>
        </w:del>
      </w:ins>
      <w:ins w:id="3344" w:author="Ragdad Cani Miranti" w:date="2020-11-27T10:45:00Z">
        <w:del w:id="3345" w:author="Harry" w:date="2020-11-28T11:10:00Z">
          <w:r w:rsidR="00FF68BB" w:rsidRPr="00AE2E8F" w:rsidDel="00A9408E">
            <w:rPr>
              <w:rFonts w:ascii="Times New Roman" w:hAnsi="Times New Roman" w:cs="Times New Roman"/>
              <w:sz w:val="22"/>
              <w:highlight w:val="yellow"/>
              <w:rPrChange w:id="3346" w:author="Harry" w:date="2020-11-28T17:32:00Z">
                <w:rPr>
                  <w:rFonts w:ascii="Times New Roman" w:hAnsi="Times New Roman" w:cs="Times New Roman"/>
                  <w:sz w:val="22"/>
                </w:rPr>
              </w:rPrChange>
            </w:rPr>
            <w:delText>the error of neighbo</w:delText>
          </w:r>
        </w:del>
      </w:ins>
      <w:ins w:id="3347" w:author="Ragdad Cani Miranti" w:date="2020-11-27T11:22:00Z">
        <w:del w:id="3348" w:author="Harry" w:date="2020-11-28T11:10:00Z">
          <w:r w:rsidR="005360FA" w:rsidRPr="00AE2E8F" w:rsidDel="00A9408E">
            <w:rPr>
              <w:rFonts w:ascii="Times New Roman" w:hAnsi="Times New Roman" w:cs="Times New Roman"/>
              <w:sz w:val="22"/>
              <w:highlight w:val="yellow"/>
              <w:rPrChange w:id="3349" w:author="Harry" w:date="2020-11-28T17:32:00Z">
                <w:rPr>
                  <w:rFonts w:ascii="Times New Roman" w:hAnsi="Times New Roman" w:cs="Times New Roman"/>
                  <w:sz w:val="22"/>
                </w:rPr>
              </w:rPrChange>
            </w:rPr>
            <w:delText>u</w:delText>
          </w:r>
        </w:del>
      </w:ins>
      <w:ins w:id="3350" w:author="Ragdad Cani Miranti" w:date="2020-11-27T10:45:00Z">
        <w:del w:id="3351" w:author="Harry" w:date="2020-11-28T11:10:00Z">
          <w:r w:rsidR="00FF68BB" w:rsidRPr="00AE2E8F" w:rsidDel="00A9408E">
            <w:rPr>
              <w:rFonts w:ascii="Times New Roman" w:hAnsi="Times New Roman" w:cs="Times New Roman"/>
              <w:sz w:val="22"/>
              <w:highlight w:val="yellow"/>
              <w:rPrChange w:id="3352" w:author="Harry" w:date="2020-11-28T17:32:00Z">
                <w:rPr>
                  <w:rFonts w:ascii="Times New Roman" w:hAnsi="Times New Roman" w:cs="Times New Roman"/>
                  <w:sz w:val="22"/>
                </w:rPr>
              </w:rPrChange>
            </w:rPr>
            <w:delText xml:space="preserve">ring regions. </w:delText>
          </w:r>
        </w:del>
        <w:del w:id="3353" w:author="Harry" w:date="2020-11-28T11:12:00Z">
          <w:r w:rsidR="00C26B4C" w:rsidRPr="00AE2E8F" w:rsidDel="00A9408E">
            <w:rPr>
              <w:rFonts w:ascii="Times New Roman" w:hAnsi="Times New Roman" w:cs="Times New Roman"/>
              <w:sz w:val="22"/>
              <w:highlight w:val="yellow"/>
              <w:rPrChange w:id="3354" w:author="Harry" w:date="2020-11-28T17:32:00Z">
                <w:rPr>
                  <w:rFonts w:ascii="Times New Roman" w:hAnsi="Times New Roman" w:cs="Times New Roman"/>
                  <w:sz w:val="22"/>
                </w:rPr>
              </w:rPrChange>
            </w:rPr>
            <w:delText xml:space="preserve">As such, </w:delText>
          </w:r>
        </w:del>
      </w:ins>
      <w:ins w:id="3355" w:author="Ragdad Cani Miranti" w:date="2020-11-27T10:54:00Z">
        <w:r w:rsidR="006D3F79" w:rsidRPr="00AE2E8F">
          <w:rPr>
            <w:rFonts w:ascii="Times New Roman" w:hAnsi="Times New Roman" w:cs="Times New Roman"/>
            <w:sz w:val="22"/>
            <w:highlight w:val="yellow"/>
            <w:rPrChange w:id="3356" w:author="Harry" w:date="2020-11-28T17:32:00Z">
              <w:rPr>
                <w:rFonts w:ascii="Times New Roman" w:hAnsi="Times New Roman" w:cs="Times New Roman"/>
                <w:sz w:val="22"/>
              </w:rPr>
            </w:rPrChange>
          </w:rPr>
          <w:t xml:space="preserve">regional </w:t>
        </w:r>
      </w:ins>
      <w:ins w:id="3357" w:author="Ragdad Cani Miranti" w:date="2020-11-27T10:45:00Z">
        <w:r w:rsidR="00C26B4C" w:rsidRPr="00AE2E8F">
          <w:rPr>
            <w:rFonts w:ascii="Times New Roman" w:hAnsi="Times New Roman" w:cs="Times New Roman"/>
            <w:sz w:val="22"/>
            <w:highlight w:val="yellow"/>
            <w:rPrChange w:id="3358" w:author="Harry" w:date="2020-11-28T17:32:00Z">
              <w:rPr>
                <w:rFonts w:ascii="Times New Roman" w:hAnsi="Times New Roman" w:cs="Times New Roman"/>
                <w:sz w:val="22"/>
              </w:rPr>
            </w:rPrChange>
          </w:rPr>
          <w:t xml:space="preserve">growth </w:t>
        </w:r>
      </w:ins>
      <w:ins w:id="3359" w:author="Ragdad Cani Miranti" w:date="2020-11-27T10:54:00Z">
        <w:r w:rsidR="006D3F79" w:rsidRPr="00AE2E8F">
          <w:rPr>
            <w:rFonts w:ascii="Times New Roman" w:hAnsi="Times New Roman" w:cs="Times New Roman"/>
            <w:sz w:val="22"/>
            <w:highlight w:val="yellow"/>
            <w:rPrChange w:id="3360" w:author="Harry" w:date="2020-11-28T17:32:00Z">
              <w:rPr>
                <w:rFonts w:ascii="Times New Roman" w:hAnsi="Times New Roman" w:cs="Times New Roman"/>
                <w:sz w:val="22"/>
              </w:rPr>
            </w:rPrChange>
          </w:rPr>
          <w:t xml:space="preserve">dynamics </w:t>
        </w:r>
      </w:ins>
      <w:ins w:id="3361" w:author="Ragdad Cani Miranti" w:date="2020-11-27T10:45:00Z">
        <w:r w:rsidR="00C26B4C" w:rsidRPr="00AE2E8F">
          <w:rPr>
            <w:rFonts w:ascii="Times New Roman" w:hAnsi="Times New Roman" w:cs="Times New Roman"/>
            <w:sz w:val="22"/>
            <w:highlight w:val="yellow"/>
            <w:rPrChange w:id="3362" w:author="Harry" w:date="2020-11-28T17:32:00Z">
              <w:rPr>
                <w:rFonts w:ascii="Times New Roman" w:hAnsi="Times New Roman" w:cs="Times New Roman"/>
                <w:sz w:val="22"/>
              </w:rPr>
            </w:rPrChange>
          </w:rPr>
          <w:t xml:space="preserve">is not only influenced by the </w:t>
        </w:r>
      </w:ins>
      <w:ins w:id="3363" w:author="Ragdad Cani Miranti" w:date="2020-11-27T10:46:00Z">
        <w:r w:rsidR="00C26B4C" w:rsidRPr="00AE2E8F">
          <w:rPr>
            <w:rFonts w:ascii="Times New Roman" w:hAnsi="Times New Roman" w:cs="Times New Roman"/>
            <w:sz w:val="22"/>
            <w:highlight w:val="yellow"/>
            <w:rPrChange w:id="3364" w:author="Harry" w:date="2020-11-28T17:32:00Z">
              <w:rPr>
                <w:rFonts w:ascii="Times New Roman" w:hAnsi="Times New Roman" w:cs="Times New Roman"/>
                <w:sz w:val="22"/>
              </w:rPr>
            </w:rPrChange>
          </w:rPr>
          <w:t>initial economic size, but also by t</w:t>
        </w:r>
      </w:ins>
      <w:ins w:id="3365" w:author="Ragdad Cani Miranti" w:date="2020-11-27T10:47:00Z">
        <w:r w:rsidR="00C26B4C" w:rsidRPr="00AE2E8F">
          <w:rPr>
            <w:rFonts w:ascii="Times New Roman" w:hAnsi="Times New Roman" w:cs="Times New Roman"/>
            <w:sz w:val="22"/>
            <w:highlight w:val="yellow"/>
            <w:rPrChange w:id="3366" w:author="Harry" w:date="2020-11-28T17:32:00Z">
              <w:rPr>
                <w:rFonts w:ascii="Times New Roman" w:hAnsi="Times New Roman" w:cs="Times New Roman"/>
                <w:sz w:val="22"/>
              </w:rPr>
            </w:rPrChange>
          </w:rPr>
          <w:t xml:space="preserve">he </w:t>
        </w:r>
        <w:del w:id="3367" w:author="Harry" w:date="2020-11-28T11:12:00Z">
          <w:r w:rsidR="00C26B4C" w:rsidRPr="00AE2E8F" w:rsidDel="00A9408E">
            <w:rPr>
              <w:rFonts w:ascii="Times New Roman" w:hAnsi="Times New Roman" w:cs="Times New Roman"/>
              <w:sz w:val="22"/>
              <w:highlight w:val="yellow"/>
              <w:rPrChange w:id="3368" w:author="Harry" w:date="2020-11-28T17:32:00Z">
                <w:rPr>
                  <w:rFonts w:ascii="Times New Roman" w:hAnsi="Times New Roman" w:cs="Times New Roman"/>
                  <w:sz w:val="22"/>
                </w:rPr>
              </w:rPrChange>
            </w:rPr>
            <w:delText>“</w:delText>
          </w:r>
        </w:del>
        <w:r w:rsidR="00C26B4C" w:rsidRPr="00AE2E8F">
          <w:rPr>
            <w:rFonts w:ascii="Times New Roman" w:hAnsi="Times New Roman" w:cs="Times New Roman"/>
            <w:sz w:val="22"/>
            <w:highlight w:val="yellow"/>
            <w:rPrChange w:id="3369" w:author="Harry" w:date="2020-11-28T17:32:00Z">
              <w:rPr>
                <w:rFonts w:ascii="Times New Roman" w:hAnsi="Times New Roman" w:cs="Times New Roman"/>
                <w:sz w:val="22"/>
              </w:rPr>
            </w:rPrChange>
          </w:rPr>
          <w:t>spill</w:t>
        </w:r>
        <w:del w:id="3370" w:author="Harry" w:date="2020-11-28T11:12:00Z">
          <w:r w:rsidR="00C26B4C" w:rsidRPr="00AE2E8F" w:rsidDel="00A9408E">
            <w:rPr>
              <w:rFonts w:ascii="Times New Roman" w:hAnsi="Times New Roman" w:cs="Times New Roman"/>
              <w:sz w:val="22"/>
              <w:highlight w:val="yellow"/>
              <w:rPrChange w:id="3371" w:author="Harry" w:date="2020-11-28T17:32:00Z">
                <w:rPr>
                  <w:rFonts w:ascii="Times New Roman" w:hAnsi="Times New Roman" w:cs="Times New Roman"/>
                  <w:sz w:val="22"/>
                </w:rPr>
              </w:rPrChange>
            </w:rPr>
            <w:delText>-</w:delText>
          </w:r>
        </w:del>
        <w:r w:rsidR="00C26B4C" w:rsidRPr="00AE2E8F">
          <w:rPr>
            <w:rFonts w:ascii="Times New Roman" w:hAnsi="Times New Roman" w:cs="Times New Roman"/>
            <w:sz w:val="22"/>
            <w:highlight w:val="yellow"/>
            <w:rPrChange w:id="3372" w:author="Harry" w:date="2020-11-28T17:32:00Z">
              <w:rPr>
                <w:rFonts w:ascii="Times New Roman" w:hAnsi="Times New Roman" w:cs="Times New Roman"/>
                <w:sz w:val="22"/>
              </w:rPr>
            </w:rPrChange>
          </w:rPr>
          <w:t>overs</w:t>
        </w:r>
        <w:del w:id="3373" w:author="Harry" w:date="2020-11-28T11:12:00Z">
          <w:r w:rsidR="00C26B4C" w:rsidRPr="00AE2E8F" w:rsidDel="00A9408E">
            <w:rPr>
              <w:rFonts w:ascii="Times New Roman" w:hAnsi="Times New Roman" w:cs="Times New Roman"/>
              <w:sz w:val="22"/>
              <w:highlight w:val="yellow"/>
              <w:rPrChange w:id="3374" w:author="Harry" w:date="2020-11-28T17:32:00Z">
                <w:rPr>
                  <w:rFonts w:ascii="Times New Roman" w:hAnsi="Times New Roman" w:cs="Times New Roman"/>
                  <w:sz w:val="22"/>
                </w:rPr>
              </w:rPrChange>
            </w:rPr>
            <w:delText>”</w:delText>
          </w:r>
        </w:del>
        <w:r w:rsidR="00C26B4C" w:rsidRPr="00AE2E8F">
          <w:rPr>
            <w:rFonts w:ascii="Times New Roman" w:hAnsi="Times New Roman" w:cs="Times New Roman"/>
            <w:sz w:val="22"/>
            <w:highlight w:val="yellow"/>
            <w:rPrChange w:id="3375" w:author="Harry" w:date="2020-11-28T17:32:00Z">
              <w:rPr>
                <w:rFonts w:ascii="Times New Roman" w:hAnsi="Times New Roman" w:cs="Times New Roman"/>
                <w:sz w:val="22"/>
              </w:rPr>
            </w:rPrChange>
          </w:rPr>
          <w:t xml:space="preserve"> effect of other proximate provinces.</w:t>
        </w:r>
      </w:ins>
      <w:ins w:id="3376" w:author="Harry" w:date="2020-11-28T17:19:00Z">
        <w:r w:rsidR="00687D71" w:rsidRPr="00AE2E8F">
          <w:rPr>
            <w:rFonts w:ascii="Times New Roman" w:hAnsi="Times New Roman" w:cs="Times New Roman"/>
            <w:sz w:val="22"/>
            <w:highlight w:val="yellow"/>
            <w:rPrChange w:id="3377" w:author="Harry" w:date="2020-11-28T17:32:00Z">
              <w:rPr>
                <w:rFonts w:ascii="Times New Roman" w:hAnsi="Times New Roman" w:cs="Times New Roman"/>
                <w:sz w:val="22"/>
              </w:rPr>
            </w:rPrChange>
          </w:rPr>
          <w:t xml:space="preserve"> In the pandemic period, on the other hand, the spatial effects of economic growth </w:t>
        </w:r>
      </w:ins>
      <w:ins w:id="3378" w:author="Harry" w:date="2020-11-28T17:20:00Z">
        <w:r w:rsidR="00687D71" w:rsidRPr="00AE2E8F">
          <w:rPr>
            <w:rFonts w:ascii="Times New Roman" w:hAnsi="Times New Roman" w:cs="Times New Roman"/>
            <w:sz w:val="22"/>
            <w:highlight w:val="yellow"/>
            <w:rPrChange w:id="3379" w:author="Harry" w:date="2020-11-28T17:32:00Z">
              <w:rPr>
                <w:rFonts w:ascii="Times New Roman" w:hAnsi="Times New Roman" w:cs="Times New Roman"/>
                <w:sz w:val="22"/>
              </w:rPr>
            </w:rPrChange>
          </w:rPr>
          <w:t>are not significant.</w:t>
        </w:r>
      </w:ins>
      <w:ins w:id="3380" w:author="Harry" w:date="2020-11-28T17:22:00Z">
        <w:r w:rsidR="00643845" w:rsidRPr="00AE2E8F">
          <w:rPr>
            <w:rFonts w:ascii="Times New Roman" w:hAnsi="Times New Roman" w:cs="Times New Roman"/>
            <w:sz w:val="22"/>
            <w:highlight w:val="yellow"/>
            <w:rPrChange w:id="3381" w:author="Harry" w:date="2020-11-28T17:32:00Z">
              <w:rPr>
                <w:rFonts w:ascii="Times New Roman" w:hAnsi="Times New Roman" w:cs="Times New Roman"/>
                <w:sz w:val="22"/>
              </w:rPr>
            </w:rPrChange>
          </w:rPr>
          <w:t xml:space="preserve"> This insignificant and negative coefficient</w:t>
        </w:r>
        <w:r w:rsidR="00643845" w:rsidRPr="00AE2E8F">
          <w:rPr>
            <w:rFonts w:ascii="Times New Roman" w:hAnsi="Times New Roman" w:cs="Times New Roman"/>
            <w:kern w:val="0"/>
            <w:sz w:val="22"/>
            <w:highlight w:val="yellow"/>
            <w:rPrChange w:id="3382" w:author="Harry" w:date="2020-11-28T17:32:00Z">
              <w:rPr>
                <w:rFonts w:ascii="Times New Roman" w:hAnsi="Times New Roman" w:cs="Times New Roman"/>
                <w:kern w:val="0"/>
                <w:sz w:val="22"/>
              </w:rPr>
            </w:rPrChange>
          </w:rPr>
          <w:t xml:space="preserve"> indicates that initial economic size and spillovers effect does not affect the regional growth dynamics within pandemic period inclusion. The regional growth dynamics is affected by the error or “shocks” in a given province which is unexplained in the model. In addition, the inexistence of spillover effect within pandemic-period inclusion is the disconnection of physical interaction among provinces during ‘lock-down period’ due to pandemic. It is also supported by the decreasing pattern of Moran’s I statistics in Table 2 between GDP2019:Q1 and GDP2020:Q2, indicating the weaker connectivity or economic interaction across regions.</w:t>
        </w:r>
      </w:ins>
      <w:ins w:id="3383" w:author="Harry" w:date="2020-11-28T17:21:00Z">
        <w:r w:rsidR="00687D71">
          <w:rPr>
            <w:rFonts w:ascii="Times New Roman" w:hAnsi="Times New Roman" w:cs="Times New Roman"/>
            <w:sz w:val="22"/>
          </w:rPr>
          <w:t xml:space="preserve"> </w:t>
        </w:r>
      </w:ins>
      <w:ins w:id="3384" w:author="Harry" w:date="2020-11-28T17:20:00Z">
        <w:r w:rsidR="00687D71">
          <w:rPr>
            <w:rFonts w:ascii="Times New Roman" w:hAnsi="Times New Roman" w:cs="Times New Roman"/>
            <w:sz w:val="22"/>
          </w:rPr>
          <w:t xml:space="preserve"> </w:t>
        </w:r>
      </w:ins>
      <w:ins w:id="3385" w:author="Ragdad Cani Miranti" w:date="2020-11-27T10:47:00Z">
        <w:r w:rsidR="00C26B4C">
          <w:rPr>
            <w:rFonts w:ascii="Times New Roman" w:hAnsi="Times New Roman" w:cs="Times New Roman"/>
            <w:sz w:val="22"/>
          </w:rPr>
          <w:t xml:space="preserve"> </w:t>
        </w:r>
      </w:ins>
    </w:p>
    <w:p w14:paraId="21DC4346" w14:textId="2643B43E" w:rsidR="00CD2CF1" w:rsidRPr="00535350" w:rsidDel="00C1732E" w:rsidRDefault="007A2E6E">
      <w:pPr>
        <w:ind w:firstLine="567"/>
        <w:rPr>
          <w:del w:id="3386" w:author="Harry" w:date="2020-11-21T12:56:00Z"/>
          <w:rFonts w:ascii="Times New Roman" w:hAnsi="Times New Roman" w:cs="Times New Roman"/>
          <w:sz w:val="22"/>
        </w:rPr>
        <w:pPrChange w:id="3387" w:author="Harry" w:date="2020-11-28T17:40:00Z">
          <w:pPr>
            <w:ind w:firstLine="426"/>
          </w:pPr>
        </w:pPrChange>
      </w:pPr>
      <w:ins w:id="3388" w:author="Harry" w:date="2020-11-28T17:22:00Z">
        <w:r>
          <w:rPr>
            <w:rFonts w:ascii="Times New Roman" w:hAnsi="Times New Roman" w:cs="Times New Roman"/>
            <w:sz w:val="22"/>
          </w:rPr>
          <w:t>Second,</w:t>
        </w:r>
      </w:ins>
      <w:ins w:id="3389" w:author="Ragdad Cani Miranti" w:date="2020-11-27T10:48:00Z">
        <w:del w:id="3390" w:author="Harry" w:date="2020-11-28T17:22:00Z">
          <w:r w:rsidR="00CA6F6F" w:rsidDel="007A2E6E">
            <w:rPr>
              <w:rFonts w:ascii="Times New Roman" w:hAnsi="Times New Roman" w:cs="Times New Roman"/>
              <w:sz w:val="22"/>
            </w:rPr>
            <w:delText>The other</w:delText>
          </w:r>
        </w:del>
      </w:ins>
      <w:ins w:id="3391" w:author="Harry" w:date="2020-11-28T17:23:00Z">
        <w:r>
          <w:rPr>
            <w:rFonts w:ascii="Times New Roman" w:hAnsi="Times New Roman" w:cs="Times New Roman"/>
            <w:sz w:val="22"/>
          </w:rPr>
          <w:t xml:space="preserve"> the coefficient</w:t>
        </w:r>
      </w:ins>
      <w:ins w:id="3392" w:author="Harry" w:date="2020-11-28T17:32:00Z">
        <w:r w:rsidR="006C5D2B">
          <w:rPr>
            <w:rFonts w:ascii="Times New Roman" w:hAnsi="Times New Roman" w:cs="Times New Roman"/>
            <w:sz w:val="22"/>
          </w:rPr>
          <w:t xml:space="preserve"> of </w:t>
        </w:r>
      </w:ins>
      <w:ins w:id="3393" w:author="Harry" w:date="2020-11-28T17:33:00Z">
        <w:r w:rsidR="006C5D2B">
          <w:rPr>
            <w:rFonts w:ascii="Times New Roman" w:hAnsi="Times New Roman" w:cs="Times New Roman"/>
            <w:sz w:val="22"/>
          </w:rPr>
          <w:t xml:space="preserve">economic size at </w:t>
        </w:r>
      </w:ins>
      <w:ins w:id="3394" w:author="Harry" w:date="2020-11-28T17:34:00Z">
        <w:r w:rsidR="00971501">
          <w:rPr>
            <w:rFonts w:ascii="Times New Roman" w:hAnsi="Times New Roman" w:cs="Times New Roman"/>
            <w:sz w:val="22"/>
          </w:rPr>
          <w:t xml:space="preserve">the </w:t>
        </w:r>
      </w:ins>
      <w:ins w:id="3395" w:author="Harry" w:date="2020-11-28T17:33:00Z">
        <w:r w:rsidR="006C5D2B">
          <w:rPr>
            <w:rFonts w:ascii="Times New Roman" w:hAnsi="Times New Roman" w:cs="Times New Roman"/>
            <w:sz w:val="22"/>
          </w:rPr>
          <w:t>initial period is significant in pre-pandemic period</w:t>
        </w:r>
        <w:r w:rsidR="00971501">
          <w:rPr>
            <w:rFonts w:ascii="Times New Roman" w:hAnsi="Times New Roman" w:cs="Times New Roman"/>
            <w:sz w:val="22"/>
          </w:rPr>
          <w:t xml:space="preserve"> but not significant in</w:t>
        </w:r>
      </w:ins>
      <w:ins w:id="3396" w:author="Harry" w:date="2020-11-28T17:34:00Z">
        <w:r w:rsidR="00971501">
          <w:rPr>
            <w:rFonts w:ascii="Times New Roman" w:hAnsi="Times New Roman" w:cs="Times New Roman"/>
            <w:sz w:val="22"/>
          </w:rPr>
          <w:t xml:space="preserve"> pandemic period. This</w:t>
        </w:r>
      </w:ins>
      <w:ins w:id="3397" w:author="Harry" w:date="2020-11-28T17:23:00Z">
        <w:r>
          <w:rPr>
            <w:rFonts w:ascii="Times New Roman" w:hAnsi="Times New Roman" w:cs="Times New Roman"/>
            <w:sz w:val="22"/>
          </w:rPr>
          <w:t xml:space="preserve"> </w:t>
        </w:r>
      </w:ins>
      <w:ins w:id="3398" w:author="Ragdad Cani Miranti" w:date="2020-11-27T10:48:00Z">
        <w:del w:id="3399" w:author="Harry" w:date="2020-11-28T17:23:00Z">
          <w:r w:rsidR="00CA6F6F" w:rsidDel="007A2E6E">
            <w:rPr>
              <w:rFonts w:ascii="Times New Roman" w:hAnsi="Times New Roman" w:cs="Times New Roman"/>
              <w:sz w:val="22"/>
            </w:rPr>
            <w:delText xml:space="preserve"> </w:delText>
          </w:r>
        </w:del>
        <w:r w:rsidR="00CA6F6F">
          <w:rPr>
            <w:rFonts w:ascii="Times New Roman" w:hAnsi="Times New Roman" w:cs="Times New Roman"/>
            <w:sz w:val="22"/>
          </w:rPr>
          <w:t xml:space="preserve">finding </w:t>
        </w:r>
      </w:ins>
      <w:ins w:id="3400" w:author="Harry" w:date="2020-11-28T17:34:00Z">
        <w:r w:rsidR="00971501">
          <w:rPr>
            <w:rFonts w:ascii="Times New Roman" w:hAnsi="Times New Roman" w:cs="Times New Roman"/>
            <w:sz w:val="22"/>
          </w:rPr>
          <w:t xml:space="preserve">indicates </w:t>
        </w:r>
      </w:ins>
      <w:ins w:id="3401" w:author="Ragdad Cani Miranti" w:date="2020-11-27T10:48:00Z">
        <w:del w:id="3402" w:author="Harry" w:date="2020-11-28T17:34:00Z">
          <w:r w:rsidR="00CA6F6F" w:rsidDel="00971501">
            <w:rPr>
              <w:rFonts w:ascii="Times New Roman" w:hAnsi="Times New Roman" w:cs="Times New Roman"/>
              <w:sz w:val="22"/>
            </w:rPr>
            <w:delText xml:space="preserve">is </w:delText>
          </w:r>
        </w:del>
      </w:ins>
      <w:ins w:id="3403" w:author="Harry" w:date="2020-11-28T17:34:00Z">
        <w:r w:rsidR="00971501">
          <w:rPr>
            <w:rFonts w:ascii="Times New Roman" w:hAnsi="Times New Roman" w:cs="Times New Roman"/>
            <w:sz w:val="22"/>
          </w:rPr>
          <w:t xml:space="preserve">that </w:t>
        </w:r>
      </w:ins>
      <w:ins w:id="3404" w:author="Ragdad Cani Miranti" w:date="2020-11-27T10:48:00Z">
        <w:r w:rsidR="00CA6F6F">
          <w:rPr>
            <w:rFonts w:ascii="Times New Roman" w:hAnsi="Times New Roman" w:cs="Times New Roman"/>
            <w:sz w:val="22"/>
          </w:rPr>
          <w:t xml:space="preserve">the </w:t>
        </w:r>
        <w:del w:id="3405" w:author="Harry" w:date="2020-11-28T17:34:00Z">
          <w:r w:rsidR="00CA6F6F" w:rsidDel="00971501">
            <w:rPr>
              <w:rFonts w:ascii="Times New Roman" w:hAnsi="Times New Roman" w:cs="Times New Roman"/>
              <w:sz w:val="22"/>
            </w:rPr>
            <w:delText xml:space="preserve">indication of </w:delText>
          </w:r>
        </w:del>
        <w:r w:rsidR="00CA6F6F">
          <w:rPr>
            <w:rFonts w:ascii="Times New Roman" w:hAnsi="Times New Roman" w:cs="Times New Roman"/>
            <w:sz w:val="22"/>
          </w:rPr>
          <w:t xml:space="preserve">catching-up process (convergence) has occurred </w:t>
        </w:r>
      </w:ins>
      <w:ins w:id="3406" w:author="Harry" w:date="2020-11-28T17:37:00Z">
        <w:r w:rsidR="00971501">
          <w:rPr>
            <w:rFonts w:ascii="Times New Roman" w:hAnsi="Times New Roman" w:cs="Times New Roman"/>
            <w:sz w:val="22"/>
          </w:rPr>
          <w:t xml:space="preserve">only </w:t>
        </w:r>
      </w:ins>
      <w:ins w:id="3407" w:author="Ragdad Cani Miranti" w:date="2020-11-27T10:48:00Z">
        <w:r w:rsidR="00CA6F6F">
          <w:rPr>
            <w:rFonts w:ascii="Times New Roman" w:hAnsi="Times New Roman" w:cs="Times New Roman"/>
            <w:sz w:val="22"/>
          </w:rPr>
          <w:t xml:space="preserve">in pre-pandemic period. It is shown by the negative </w:t>
        </w:r>
      </w:ins>
      <w:ins w:id="3408" w:author="Harry" w:date="2020-11-28T17:37:00Z">
        <w:r w:rsidR="00971501">
          <w:rPr>
            <w:rFonts w:ascii="Times New Roman" w:hAnsi="Times New Roman" w:cs="Times New Roman"/>
            <w:sz w:val="22"/>
          </w:rPr>
          <w:t>coefficient</w:t>
        </w:r>
      </w:ins>
      <w:ins w:id="3409" w:author="Ragdad Cani Miranti" w:date="2020-11-27T10:48:00Z">
        <w:del w:id="3410" w:author="Harry" w:date="2020-11-28T17:37:00Z">
          <w:r w:rsidR="00CA6F6F" w:rsidDel="00971501">
            <w:rPr>
              <w:rFonts w:ascii="Times New Roman" w:hAnsi="Times New Roman" w:cs="Times New Roman"/>
              <w:sz w:val="22"/>
            </w:rPr>
            <w:delText>slope</w:delText>
          </w:r>
        </w:del>
        <w:r w:rsidR="00CA6F6F">
          <w:rPr>
            <w:rFonts w:ascii="Times New Roman" w:hAnsi="Times New Roman" w:cs="Times New Roman"/>
            <w:sz w:val="22"/>
          </w:rPr>
          <w:t xml:space="preserve"> of the </w:t>
        </w:r>
      </w:ins>
      <w:ins w:id="3411" w:author="Ragdad Cani Miranti" w:date="2020-11-27T10:49:00Z">
        <w:r w:rsidR="00CA6F6F">
          <w:rPr>
            <w:rFonts w:ascii="Times New Roman" w:hAnsi="Times New Roman" w:cs="Times New Roman"/>
            <w:sz w:val="22"/>
          </w:rPr>
          <w:t xml:space="preserve">economic size implying that the smaller initial economic size regions tend to </w:t>
        </w:r>
      </w:ins>
      <w:ins w:id="3412" w:author="Harry" w:date="2020-11-28T17:35:00Z">
        <w:r w:rsidR="00971501">
          <w:rPr>
            <w:rFonts w:ascii="Times New Roman" w:hAnsi="Times New Roman" w:cs="Times New Roman"/>
            <w:sz w:val="22"/>
          </w:rPr>
          <w:t>grow</w:t>
        </w:r>
      </w:ins>
      <w:ins w:id="3413" w:author="Ragdad Cani Miranti" w:date="2020-11-27T10:49:00Z">
        <w:del w:id="3414" w:author="Harry" w:date="2020-11-28T17:35:00Z">
          <w:r w:rsidR="00CA6F6F" w:rsidDel="00971501">
            <w:rPr>
              <w:rFonts w:ascii="Times New Roman" w:hAnsi="Times New Roman" w:cs="Times New Roman"/>
              <w:sz w:val="22"/>
            </w:rPr>
            <w:delText>generate</w:delText>
          </w:r>
        </w:del>
        <w:del w:id="3415" w:author="Harry" w:date="2020-11-28T11:03:00Z">
          <w:r w:rsidR="00CA6F6F" w:rsidDel="00BC3095">
            <w:rPr>
              <w:rFonts w:ascii="Times New Roman" w:hAnsi="Times New Roman" w:cs="Times New Roman"/>
              <w:sz w:val="22"/>
            </w:rPr>
            <w:delText xml:space="preserve"> the</w:delText>
          </w:r>
        </w:del>
        <w:r w:rsidR="00CA6F6F">
          <w:rPr>
            <w:rFonts w:ascii="Times New Roman" w:hAnsi="Times New Roman" w:cs="Times New Roman"/>
            <w:sz w:val="22"/>
          </w:rPr>
          <w:t xml:space="preserve"> faster</w:t>
        </w:r>
      </w:ins>
      <w:ins w:id="3416" w:author="Harry" w:date="2020-11-28T17:35:00Z">
        <w:r w:rsidR="00971501">
          <w:rPr>
            <w:rFonts w:ascii="Times New Roman" w:hAnsi="Times New Roman" w:cs="Times New Roman"/>
            <w:sz w:val="22"/>
          </w:rPr>
          <w:t>.</w:t>
        </w:r>
      </w:ins>
      <w:ins w:id="3417" w:author="Harry" w:date="2020-11-28T17:38:00Z">
        <w:r w:rsidR="00971501">
          <w:rPr>
            <w:rFonts w:ascii="Times New Roman" w:hAnsi="Times New Roman" w:cs="Times New Roman"/>
            <w:sz w:val="22"/>
          </w:rPr>
          <w:t xml:space="preserve"> This pattern is no longer exist in the pandemic period, </w:t>
        </w:r>
      </w:ins>
      <w:ins w:id="3418" w:author="Harry" w:date="2020-11-28T17:39:00Z">
        <w:r w:rsidR="00971501">
          <w:rPr>
            <w:rFonts w:ascii="Times New Roman" w:hAnsi="Times New Roman" w:cs="Times New Roman"/>
            <w:sz w:val="22"/>
          </w:rPr>
          <w:t>indicated by the non-significant coefficient on all models</w:t>
        </w:r>
      </w:ins>
      <w:ins w:id="3419" w:author="Harry" w:date="2020-11-28T17:40:00Z">
        <w:r w:rsidR="00971501">
          <w:rPr>
            <w:rFonts w:ascii="Times New Roman" w:hAnsi="Times New Roman" w:cs="Times New Roman"/>
            <w:sz w:val="22"/>
          </w:rPr>
          <w:t xml:space="preserve">. However, </w:t>
        </w:r>
        <w:r w:rsidR="00971501">
          <w:rPr>
            <w:rFonts w:ascii="Times New Roman" w:hAnsi="Times New Roman" w:cs="Times New Roman"/>
            <w:kern w:val="0"/>
            <w:sz w:val="22"/>
          </w:rPr>
          <w:t>the negative coefficients of the slopes still provide evidence of convergence; provinces with larger GDP grow slower that those with smaller GDP.</w:t>
        </w:r>
        <w:r w:rsidR="00971501">
          <w:rPr>
            <w:rFonts w:ascii="Times New Roman" w:hAnsi="Times New Roman" w:cs="Times New Roman"/>
            <w:sz w:val="22"/>
          </w:rPr>
          <w:t xml:space="preserve"> This means that </w:t>
        </w:r>
        <w:r w:rsidR="00971501" w:rsidRPr="00B4756E">
          <w:rPr>
            <w:rFonts w:ascii="Times New Roman" w:hAnsi="Times New Roman" w:cs="Times New Roman"/>
            <w:sz w:val="22"/>
          </w:rPr>
          <w:t>most of provinces with high GDP</w:t>
        </w:r>
        <w:r w:rsidR="00971501">
          <w:rPr>
            <w:rFonts w:ascii="Times New Roman" w:hAnsi="Times New Roman" w:cs="Times New Roman"/>
            <w:sz w:val="22"/>
          </w:rPr>
          <w:t xml:space="preserve"> (</w:t>
        </w:r>
        <w:r w:rsidR="00971501" w:rsidRPr="00B4756E">
          <w:rPr>
            <w:rFonts w:ascii="Times New Roman" w:hAnsi="Times New Roman" w:cs="Times New Roman"/>
            <w:sz w:val="22"/>
          </w:rPr>
          <w:t>located in Java-Bali region</w:t>
        </w:r>
        <w:r w:rsidR="00971501">
          <w:rPr>
            <w:rFonts w:ascii="Times New Roman" w:hAnsi="Times New Roman" w:cs="Times New Roman"/>
            <w:sz w:val="22"/>
          </w:rPr>
          <w:t>) experience</w:t>
        </w:r>
        <w:r w:rsidR="00971501" w:rsidRPr="00B4756E">
          <w:rPr>
            <w:rFonts w:ascii="Times New Roman" w:hAnsi="Times New Roman" w:cs="Times New Roman"/>
            <w:sz w:val="22"/>
          </w:rPr>
          <w:t xml:space="preserve"> </w:t>
        </w:r>
        <w:r w:rsidR="00971501">
          <w:rPr>
            <w:rFonts w:ascii="Times New Roman" w:hAnsi="Times New Roman" w:cs="Times New Roman"/>
            <w:sz w:val="22"/>
          </w:rPr>
          <w:t>relatively larger g</w:t>
        </w:r>
        <w:r w:rsidR="00971501" w:rsidRPr="00B4756E">
          <w:rPr>
            <w:rFonts w:ascii="Times New Roman" w:hAnsi="Times New Roman" w:cs="Times New Roman"/>
            <w:sz w:val="22"/>
          </w:rPr>
          <w:t xml:space="preserve">rowth </w:t>
        </w:r>
        <w:r w:rsidR="00971501">
          <w:rPr>
            <w:rFonts w:ascii="Times New Roman" w:hAnsi="Times New Roman" w:cs="Times New Roman"/>
            <w:sz w:val="22"/>
          </w:rPr>
          <w:t>decline in the pandemic period</w:t>
        </w:r>
      </w:ins>
      <w:ins w:id="3420" w:author="Harry" w:date="2020-11-28T17:39:00Z">
        <w:r w:rsidR="00971501">
          <w:rPr>
            <w:rFonts w:ascii="Times New Roman" w:hAnsi="Times New Roman" w:cs="Times New Roman"/>
            <w:sz w:val="22"/>
          </w:rPr>
          <w:t>.</w:t>
        </w:r>
      </w:ins>
      <w:ins w:id="3421" w:author="Ragdad Cani Miranti" w:date="2020-11-27T10:49:00Z">
        <w:del w:id="3422" w:author="Harry" w:date="2020-11-28T17:35:00Z">
          <w:r w:rsidR="00CA6F6F" w:rsidDel="00971501">
            <w:rPr>
              <w:rFonts w:ascii="Times New Roman" w:hAnsi="Times New Roman" w:cs="Times New Roman"/>
              <w:sz w:val="22"/>
            </w:rPr>
            <w:delText xml:space="preserve"> growth rate in the latter.</w:delText>
          </w:r>
        </w:del>
        <w:del w:id="3423" w:author="Harry" w:date="2020-11-28T17:39:00Z">
          <w:r w:rsidR="00CA6F6F" w:rsidDel="00971501">
            <w:rPr>
              <w:rFonts w:ascii="Times New Roman" w:hAnsi="Times New Roman" w:cs="Times New Roman"/>
              <w:sz w:val="22"/>
            </w:rPr>
            <w:delText xml:space="preserve"> </w:delText>
          </w:r>
        </w:del>
      </w:ins>
      <w:ins w:id="3424" w:author="Harry" w:date="2020-11-21T12:56:00Z">
        <w:del w:id="3425" w:author="Ragdad Cani Miranti" w:date="2020-11-27T10:48:00Z">
          <w:r w:rsidR="00C1732E" w:rsidDel="00CA6F6F">
            <w:rPr>
              <w:rFonts w:ascii="Times New Roman" w:hAnsi="Times New Roman" w:cs="Times New Roman"/>
              <w:sz w:val="22"/>
            </w:rPr>
            <w:delText xml:space="preserve"> </w:delText>
          </w:r>
        </w:del>
      </w:ins>
      <w:ins w:id="3426" w:author="Ragdad Cani Miranti" w:date="2020-11-27T10:50:00Z">
        <w:del w:id="3427" w:author="Harry" w:date="2020-11-28T17:36:00Z">
          <w:r w:rsidR="00076DC1" w:rsidDel="00971501">
            <w:rPr>
              <w:rFonts w:ascii="Times New Roman" w:hAnsi="Times New Roman" w:cs="Times New Roman"/>
              <w:sz w:val="22"/>
            </w:rPr>
            <w:delText>Lastly</w:delText>
          </w:r>
        </w:del>
      </w:ins>
      <w:ins w:id="3428" w:author="Ragdad Cani Miranti" w:date="2020-11-09T19:10:00Z">
        <w:del w:id="3429" w:author="Harry" w:date="2020-11-28T17:36:00Z">
          <w:r w:rsidR="00535350" w:rsidDel="00971501">
            <w:rPr>
              <w:rFonts w:ascii="Times New Roman" w:hAnsi="Times New Roman" w:cs="Times New Roman"/>
              <w:sz w:val="22"/>
            </w:rPr>
            <w:delText>,</w:delText>
          </w:r>
        </w:del>
      </w:ins>
      <w:ins w:id="3430" w:author="Ragdad Cani Miranti" w:date="2020-11-09T19:11:00Z">
        <w:del w:id="3431" w:author="Harry" w:date="2020-11-28T17:36:00Z">
          <w:r w:rsidR="00535350" w:rsidDel="00971501">
            <w:rPr>
              <w:rFonts w:ascii="Times New Roman" w:hAnsi="Times New Roman" w:cs="Times New Roman"/>
              <w:sz w:val="22"/>
            </w:rPr>
            <w:delText xml:space="preserve"> </w:delText>
          </w:r>
        </w:del>
      </w:ins>
      <w:ins w:id="3432" w:author="Ragdad Cani Miranti" w:date="2020-11-27T10:50:00Z">
        <w:del w:id="3433" w:author="Harry" w:date="2020-11-28T10:58:00Z">
          <w:r w:rsidR="00076DC1" w:rsidDel="00E302DA">
            <w:rPr>
              <w:rFonts w:ascii="Times New Roman" w:hAnsi="Times New Roman" w:cs="Times New Roman"/>
              <w:sz w:val="22"/>
            </w:rPr>
            <w:delText>we can also highlight</w:delText>
          </w:r>
        </w:del>
        <w:del w:id="3434" w:author="Harry" w:date="2020-11-28T10:59:00Z">
          <w:r w:rsidR="00076DC1" w:rsidDel="00E302DA">
            <w:rPr>
              <w:rFonts w:ascii="Times New Roman" w:hAnsi="Times New Roman" w:cs="Times New Roman"/>
              <w:sz w:val="22"/>
            </w:rPr>
            <w:delText xml:space="preserve"> </w:delText>
          </w:r>
        </w:del>
      </w:ins>
      <w:ins w:id="3435" w:author="Ragdad Cani Miranti" w:date="2020-11-09T19:11:00Z">
        <w:del w:id="3436" w:author="Harry" w:date="2020-11-28T10:59:00Z">
          <w:r w:rsidR="00535350" w:rsidDel="00E302DA">
            <w:rPr>
              <w:rFonts w:ascii="Times New Roman" w:hAnsi="Times New Roman" w:cs="Times New Roman"/>
              <w:sz w:val="22"/>
            </w:rPr>
            <w:delText>in</w:delText>
          </w:r>
        </w:del>
        <w:del w:id="3437" w:author="Harry" w:date="2020-11-21T23:18:00Z">
          <w:r w:rsidR="00535350" w:rsidDel="00EE6E3D">
            <w:rPr>
              <w:rFonts w:ascii="Times New Roman" w:hAnsi="Times New Roman" w:cs="Times New Roman"/>
              <w:sz w:val="22"/>
            </w:rPr>
            <w:delText xml:space="preserve"> the</w:delText>
          </w:r>
        </w:del>
        <w:del w:id="3438" w:author="Harry" w:date="2020-11-28T10:59:00Z">
          <w:r w:rsidR="00535350" w:rsidDel="00E302DA">
            <w:rPr>
              <w:rFonts w:ascii="Times New Roman" w:hAnsi="Times New Roman" w:cs="Times New Roman"/>
              <w:sz w:val="22"/>
            </w:rPr>
            <w:delText xml:space="preserve"> </w:delText>
          </w:r>
        </w:del>
        <w:del w:id="3439" w:author="Harry" w:date="2020-11-28T10:56:00Z">
          <w:r w:rsidR="00535350" w:rsidDel="00E16E30">
            <w:rPr>
              <w:rFonts w:ascii="Times New Roman" w:hAnsi="Times New Roman" w:cs="Times New Roman"/>
              <w:sz w:val="22"/>
            </w:rPr>
            <w:delText>normal</w:delText>
          </w:r>
        </w:del>
        <w:del w:id="3440" w:author="Harry" w:date="2020-11-28T10:59:00Z">
          <w:r w:rsidR="00535350" w:rsidDel="00E302DA">
            <w:rPr>
              <w:rFonts w:ascii="Times New Roman" w:hAnsi="Times New Roman" w:cs="Times New Roman"/>
              <w:sz w:val="22"/>
            </w:rPr>
            <w:delText xml:space="preserve"> condition, </w:delText>
          </w:r>
        </w:del>
      </w:ins>
      <w:ins w:id="3441" w:author="Ragdad Cani Miranti" w:date="2020-11-09T19:13:00Z">
        <w:del w:id="3442" w:author="Harry" w:date="2020-11-28T17:36:00Z">
          <w:r w:rsidR="00535350" w:rsidDel="00971501">
            <w:rPr>
              <w:rFonts w:ascii="Times New Roman" w:hAnsi="Times New Roman" w:cs="Times New Roman"/>
              <w:sz w:val="22"/>
            </w:rPr>
            <w:delText>t</w:delText>
          </w:r>
        </w:del>
      </w:ins>
      <w:ins w:id="3443" w:author="Ragdad Cani Miranti" w:date="2020-11-09T19:11:00Z">
        <w:del w:id="3444" w:author="Harry" w:date="2020-11-28T17:36:00Z">
          <w:r w:rsidR="00535350" w:rsidRPr="00B4756E" w:rsidDel="00971501">
            <w:rPr>
              <w:rFonts w:ascii="Times New Roman" w:hAnsi="Times New Roman" w:cs="Times New Roman"/>
              <w:sz w:val="22"/>
            </w:rPr>
            <w:delText>he negative coefficient on the log of GDP in 201</w:delText>
          </w:r>
        </w:del>
      </w:ins>
      <w:ins w:id="3445" w:author="Ragdad Cani Miranti" w:date="2020-11-09T19:13:00Z">
        <w:del w:id="3446" w:author="Harry" w:date="2020-11-28T10:56:00Z">
          <w:r w:rsidR="00535350" w:rsidDel="00E16E30">
            <w:rPr>
              <w:rFonts w:ascii="Times New Roman" w:hAnsi="Times New Roman" w:cs="Times New Roman"/>
              <w:sz w:val="22"/>
            </w:rPr>
            <w:delText>5</w:delText>
          </w:r>
        </w:del>
      </w:ins>
      <w:ins w:id="3447" w:author="Ragdad Cani Miranti" w:date="2020-11-09T19:11:00Z">
        <w:del w:id="3448" w:author="Harry" w:date="2020-11-21T23:20:00Z">
          <w:r w:rsidR="00535350" w:rsidRPr="00B4756E" w:rsidDel="00CC78E5">
            <w:rPr>
              <w:rFonts w:ascii="Times New Roman" w:hAnsi="Times New Roman" w:cs="Times New Roman"/>
              <w:sz w:val="22"/>
            </w:rPr>
            <w:delText>:</w:delText>
          </w:r>
        </w:del>
        <w:del w:id="3449" w:author="Harry" w:date="2020-11-28T17:36:00Z">
          <w:r w:rsidR="00535350" w:rsidRPr="00B4756E" w:rsidDel="00971501">
            <w:rPr>
              <w:rFonts w:ascii="Times New Roman" w:hAnsi="Times New Roman" w:cs="Times New Roman"/>
              <w:sz w:val="22"/>
            </w:rPr>
            <w:delText xml:space="preserve">Q1 </w:delText>
          </w:r>
        </w:del>
      </w:ins>
      <w:ins w:id="3450" w:author="Ragdad Cani Miranti" w:date="2020-11-09T19:13:00Z">
        <w:del w:id="3451" w:author="Harry" w:date="2020-11-28T17:36:00Z">
          <w:r w:rsidR="00535350" w:rsidDel="00971501">
            <w:rPr>
              <w:rFonts w:ascii="Times New Roman" w:hAnsi="Times New Roman" w:cs="Times New Roman"/>
              <w:sz w:val="22"/>
            </w:rPr>
            <w:delText xml:space="preserve">suggest </w:delText>
          </w:r>
        </w:del>
      </w:ins>
      <w:ins w:id="3452" w:author="Ragdad Cani Miranti" w:date="2020-11-09T19:11:00Z">
        <w:del w:id="3453" w:author="Harry" w:date="2020-11-28T17:36:00Z">
          <w:r w:rsidR="00535350" w:rsidRPr="00B4756E" w:rsidDel="00971501">
            <w:rPr>
              <w:rFonts w:ascii="Times New Roman" w:hAnsi="Times New Roman" w:cs="Times New Roman"/>
              <w:sz w:val="22"/>
            </w:rPr>
            <w:delText xml:space="preserve">that larger economies </w:delText>
          </w:r>
        </w:del>
      </w:ins>
      <w:ins w:id="3454" w:author="Ragdad Cani Miranti" w:date="2020-11-09T19:14:00Z">
        <w:del w:id="3455" w:author="Harry" w:date="2020-11-28T17:36:00Z">
          <w:r w:rsidR="00535350" w:rsidDel="00971501">
            <w:rPr>
              <w:rFonts w:ascii="Times New Roman" w:hAnsi="Times New Roman" w:cs="Times New Roman"/>
              <w:sz w:val="22"/>
            </w:rPr>
            <w:delText xml:space="preserve">are affected </w:delText>
          </w:r>
        </w:del>
      </w:ins>
      <w:ins w:id="3456" w:author="Ragdad Cani Miranti" w:date="2020-11-09T19:37:00Z">
        <w:del w:id="3457" w:author="Harry" w:date="2020-11-28T17:36:00Z">
          <w:r w:rsidR="00D52613" w:rsidDel="00971501">
            <w:rPr>
              <w:rFonts w:ascii="Times New Roman" w:hAnsi="Times New Roman" w:cs="Times New Roman"/>
              <w:sz w:val="22"/>
            </w:rPr>
            <w:delText>worse</w:delText>
          </w:r>
        </w:del>
      </w:ins>
      <w:ins w:id="3458" w:author="Ragdad Cani Miranti" w:date="2020-11-09T19:11:00Z">
        <w:del w:id="3459" w:author="Harry" w:date="2020-11-28T17:36:00Z">
          <w:r w:rsidR="00535350" w:rsidRPr="00B4756E" w:rsidDel="00971501">
            <w:rPr>
              <w:rFonts w:ascii="Times New Roman" w:hAnsi="Times New Roman" w:cs="Times New Roman"/>
              <w:sz w:val="22"/>
            </w:rPr>
            <w:delText xml:space="preserve"> from </w:delText>
          </w:r>
        </w:del>
        <w:del w:id="3460" w:author="Harry" w:date="2020-11-21T23:20:00Z">
          <w:r w:rsidR="00535350" w:rsidRPr="00B4756E" w:rsidDel="00CC78E5">
            <w:rPr>
              <w:rFonts w:ascii="Times New Roman" w:hAnsi="Times New Roman" w:cs="Times New Roman"/>
              <w:sz w:val="22"/>
            </w:rPr>
            <w:delText xml:space="preserve">growth </w:delText>
          </w:r>
        </w:del>
      </w:ins>
      <w:ins w:id="3461" w:author="Ragdad Cani Miranti" w:date="2020-11-09T19:14:00Z">
        <w:del w:id="3462" w:author="Harry" w:date="2020-11-21T23:18:00Z">
          <w:r w:rsidR="00535350" w:rsidDel="00EE6E3D">
            <w:rPr>
              <w:rFonts w:ascii="Times New Roman" w:hAnsi="Times New Roman" w:cs="Times New Roman"/>
              <w:sz w:val="22"/>
            </w:rPr>
            <w:delText>reduction</w:delText>
          </w:r>
        </w:del>
        <w:del w:id="3463" w:author="Harry" w:date="2020-11-28T17:39:00Z">
          <w:r w:rsidR="00535350" w:rsidDel="00971501">
            <w:rPr>
              <w:rFonts w:ascii="Times New Roman" w:hAnsi="Times New Roman" w:cs="Times New Roman"/>
              <w:sz w:val="22"/>
            </w:rPr>
            <w:delText>.</w:delText>
          </w:r>
        </w:del>
      </w:ins>
    </w:p>
    <w:p w14:paraId="1F43AB61" w14:textId="4F0481EF" w:rsidR="00B4756E" w:rsidRPr="00FD1137" w:rsidDel="00B74733" w:rsidRDefault="00B4756E">
      <w:pPr>
        <w:widowControl/>
        <w:autoSpaceDE w:val="0"/>
        <w:autoSpaceDN w:val="0"/>
        <w:adjustRightInd w:val="0"/>
        <w:ind w:firstLine="567"/>
        <w:rPr>
          <w:del w:id="3464" w:author="Ragdad Cani Miranti" w:date="2020-11-09T19:02:00Z"/>
          <w:rFonts w:ascii="Times New Roman" w:hAnsi="Times New Roman" w:cs="Times New Roman"/>
          <w:kern w:val="0"/>
          <w:sz w:val="22"/>
          <w:rPrChange w:id="3465" w:author="Ragdad Cani Miranti" w:date="2020-11-09T19:01:00Z">
            <w:rPr>
              <w:del w:id="3466" w:author="Ragdad Cani Miranti" w:date="2020-11-09T19:02:00Z"/>
              <w:rFonts w:ascii="Times New Roman" w:hAnsi="Times New Roman" w:cs="Times New Roman"/>
              <w:sz w:val="22"/>
            </w:rPr>
          </w:rPrChange>
        </w:rPr>
        <w:pPrChange w:id="3467" w:author="Harry" w:date="2020-11-28T17:40:00Z">
          <w:pPr>
            <w:ind w:firstLine="426"/>
          </w:pPr>
        </w:pPrChange>
      </w:pPr>
      <w:del w:id="3468" w:author="Ragdad Cani Miranti" w:date="2020-11-09T18:20:00Z">
        <w:r w:rsidRPr="00AB3F6C" w:rsidDel="006111E6">
          <w:rPr>
            <w:rFonts w:ascii="Times New Roman" w:hAnsi="Times New Roman" w:cs="Times New Roman"/>
            <w:sz w:val="22"/>
          </w:rPr>
          <w:delText xml:space="preserve">Now in Table 3 we present </w:delText>
        </w:r>
      </w:del>
      <w:del w:id="3469" w:author="Ragdad Cani Miranti" w:date="2020-11-09T19:15:00Z">
        <w:r w:rsidRPr="003570B9" w:rsidDel="00AB3F6C">
          <w:rPr>
            <w:rFonts w:ascii="Times New Roman" w:hAnsi="Times New Roman" w:cs="Times New Roman"/>
            <w:sz w:val="22"/>
          </w:rPr>
          <w:delText xml:space="preserve">the results of spatial and non-spatial regressions of the economic growth in </w:delText>
        </w:r>
      </w:del>
      <w:del w:id="3470" w:author="Ragdad Cani Miranti" w:date="2020-11-09T18:21:00Z">
        <w:r w:rsidRPr="003570B9" w:rsidDel="006111E6">
          <w:rPr>
            <w:rFonts w:ascii="Times New Roman" w:hAnsi="Times New Roman" w:cs="Times New Roman"/>
            <w:sz w:val="22"/>
          </w:rPr>
          <w:delText>pandemic</w:delText>
        </w:r>
      </w:del>
      <w:del w:id="3471" w:author="Ragdad Cani Miranti" w:date="2020-11-09T19:15:00Z">
        <w:r w:rsidRPr="003570B9" w:rsidDel="00AB3F6C">
          <w:rPr>
            <w:rFonts w:ascii="Times New Roman" w:hAnsi="Times New Roman" w:cs="Times New Roman"/>
            <w:sz w:val="22"/>
          </w:rPr>
          <w:delText xml:space="preserve"> period, where it evaluates the effect of Covid</w:delText>
        </w:r>
      </w:del>
      <w:ins w:id="3472" w:author="Budy Resosudarmo" w:date="2020-10-16T10:47:00Z">
        <w:del w:id="3473" w:author="Ragdad Cani Miranti" w:date="2020-11-09T19:15:00Z">
          <w:r w:rsidR="00F73CB7" w:rsidRPr="003570B9" w:rsidDel="00AB3F6C">
            <w:rPr>
              <w:rFonts w:ascii="Times New Roman" w:hAnsi="Times New Roman" w:cs="Times New Roman"/>
              <w:sz w:val="22"/>
            </w:rPr>
            <w:delText>COVID</w:delText>
          </w:r>
        </w:del>
      </w:ins>
      <w:del w:id="3474" w:author="Ragdad Cani Miranti" w:date="2020-11-09T19:15:00Z">
        <w:r w:rsidRPr="003570B9" w:rsidDel="00AB3F6C">
          <w:rPr>
            <w:rFonts w:ascii="Times New Roman" w:hAnsi="Times New Roman" w:cs="Times New Roman"/>
            <w:sz w:val="22"/>
          </w:rPr>
          <w:delText>-19 pandemic to the regional growth dynamics. All coefficients reported in Table 3 show negative sign</w:delText>
        </w:r>
      </w:del>
      <w:del w:id="3475" w:author="Ragdad Cani Miranti" w:date="2020-11-09T18:24:00Z">
        <w:r w:rsidRPr="003570B9" w:rsidDel="006111E6">
          <w:rPr>
            <w:rFonts w:ascii="Times New Roman" w:hAnsi="Times New Roman" w:cs="Times New Roman"/>
            <w:sz w:val="22"/>
          </w:rPr>
          <w:delText xml:space="preserve"> and are </w:delText>
        </w:r>
      </w:del>
      <w:del w:id="3476" w:author="Ragdad Cani Miranti" w:date="2020-11-09T19:15:00Z">
        <w:r w:rsidRPr="003570B9" w:rsidDel="00AB3F6C">
          <w:rPr>
            <w:rFonts w:ascii="Times New Roman" w:hAnsi="Times New Roman" w:cs="Times New Roman"/>
            <w:sz w:val="22"/>
          </w:rPr>
          <w:delText>statistically significant</w:delText>
        </w:r>
      </w:del>
      <w:del w:id="3477" w:author="Ragdad Cani Miranti" w:date="2020-11-09T18:25:00Z">
        <w:r w:rsidRPr="003570B9" w:rsidDel="006111E6">
          <w:rPr>
            <w:rFonts w:ascii="Times New Roman" w:hAnsi="Times New Roman" w:cs="Times New Roman"/>
            <w:sz w:val="22"/>
          </w:rPr>
          <w:delText xml:space="preserve"> for both spatial models. </w:delText>
        </w:r>
      </w:del>
      <w:del w:id="3478" w:author="Ragdad Cani Miranti" w:date="2020-11-09T19:01:00Z">
        <w:r w:rsidRPr="003570B9" w:rsidDel="00B74733">
          <w:rPr>
            <w:rFonts w:ascii="Times New Roman" w:hAnsi="Times New Roman" w:cs="Times New Roman"/>
            <w:sz w:val="22"/>
          </w:rPr>
          <w:delText>Furthermore, the model selection criteria presented at bottom of the table suggests to select Spatial Error Model (SEM) as the best specification model, given the smallest AIC value.</w:delText>
        </w:r>
      </w:del>
    </w:p>
    <w:p w14:paraId="23515A1E" w14:textId="2213B428" w:rsidR="009123CA" w:rsidDel="00C1732E" w:rsidRDefault="00B4756E">
      <w:pPr>
        <w:ind w:firstLine="567"/>
        <w:rPr>
          <w:ins w:id="3479" w:author="Ragdad Cani Miranti" w:date="2020-11-09T16:51:00Z"/>
          <w:del w:id="3480" w:author="Harry" w:date="2020-11-21T12:55:00Z"/>
          <w:rFonts w:ascii="Times New Roman" w:hAnsi="Times New Roman" w:cs="Times New Roman"/>
          <w:sz w:val="22"/>
        </w:rPr>
        <w:pPrChange w:id="3481" w:author="Harry" w:date="2020-11-28T17:40:00Z">
          <w:pPr>
            <w:ind w:firstLine="426"/>
          </w:pPr>
        </w:pPrChange>
      </w:pPr>
      <w:del w:id="3482" w:author="Harry" w:date="2020-11-21T12:55:00Z">
        <w:r w:rsidRPr="00B4756E" w:rsidDel="00C1732E">
          <w:rPr>
            <w:rFonts w:ascii="Times New Roman" w:hAnsi="Times New Roman" w:cs="Times New Roman"/>
            <w:sz w:val="22"/>
          </w:rPr>
          <w:delText xml:space="preserve">The negative and significant coefficient on the log of GDP in 2019:Q1 implies that larger economies suffer more from growth declining </w:delText>
        </w:r>
        <w:commentRangeStart w:id="3483"/>
        <w:r w:rsidRPr="00B4756E" w:rsidDel="00C1732E">
          <w:rPr>
            <w:rFonts w:ascii="Times New Roman" w:hAnsi="Times New Roman" w:cs="Times New Roman"/>
            <w:sz w:val="22"/>
          </w:rPr>
          <w:delText>due to the pandemic</w:delText>
        </w:r>
        <w:commentRangeEnd w:id="3483"/>
        <w:r w:rsidR="00C53E6A" w:rsidDel="00C1732E">
          <w:rPr>
            <w:rStyle w:val="CommentReference"/>
          </w:rPr>
          <w:commentReference w:id="3483"/>
        </w:r>
        <w:r w:rsidRPr="00B4756E" w:rsidDel="00C1732E">
          <w:rPr>
            <w:rFonts w:ascii="Times New Roman" w:hAnsi="Times New Roman" w:cs="Times New Roman"/>
            <w:sz w:val="22"/>
          </w:rPr>
          <w:delText>. Since most of provinces with high GDP are located in Java-Bali region, the slump in economic growth during pandemic period is relatively larger in this region.</w:delText>
        </w:r>
      </w:del>
      <w:ins w:id="3484" w:author="Ragdad Cani Miranti" w:date="2020-11-09T17:07:00Z">
        <w:del w:id="3485" w:author="Harry" w:date="2020-11-21T12:55:00Z">
          <w:r w:rsidR="009123CA" w:rsidDel="00C1732E">
            <w:rPr>
              <w:rFonts w:ascii="Times New Roman" w:hAnsi="Times New Roman" w:cs="Times New Roman"/>
              <w:sz w:val="22"/>
            </w:rPr>
            <w:delText xml:space="preserve">Table </w:delText>
          </w:r>
        </w:del>
      </w:ins>
      <w:ins w:id="3486" w:author="Ragdad Cani Miranti" w:date="2020-11-09T18:23:00Z">
        <w:del w:id="3487" w:author="Harry" w:date="2020-11-21T12:55:00Z">
          <w:r w:rsidR="006111E6" w:rsidDel="00C1732E">
            <w:rPr>
              <w:rFonts w:ascii="Times New Roman" w:hAnsi="Times New Roman" w:cs="Times New Roman"/>
              <w:sz w:val="22"/>
            </w:rPr>
            <w:delText>3</w:delText>
          </w:r>
        </w:del>
      </w:ins>
      <w:ins w:id="3488" w:author="Ragdad Cani Miranti" w:date="2020-11-09T17:07:00Z">
        <w:del w:id="3489" w:author="Harry" w:date="2020-11-21T12:55:00Z">
          <w:r w:rsidR="009123CA" w:rsidDel="00C1732E">
            <w:rPr>
              <w:rFonts w:ascii="Times New Roman" w:hAnsi="Times New Roman" w:cs="Times New Roman"/>
              <w:sz w:val="22"/>
            </w:rPr>
            <w:delText xml:space="preserve">. Non-spatial and spatial regression of </w:delText>
          </w:r>
        </w:del>
      </w:ins>
      <w:ins w:id="3490" w:author="Ragdad Cani Miranti" w:date="2020-11-09T17:08:00Z">
        <w:del w:id="3491" w:author="Harry" w:date="2020-11-21T12:55:00Z">
          <w:r w:rsidR="009123CA" w:rsidDel="00C1732E">
            <w:rPr>
              <w:rFonts w:ascii="Times New Roman" w:hAnsi="Times New Roman" w:cs="Times New Roman"/>
              <w:sz w:val="22"/>
            </w:rPr>
            <w:delText>with and without inclusion of pandemic period</w:delText>
          </w:r>
        </w:del>
      </w:ins>
    </w:p>
    <w:tbl>
      <w:tblPr>
        <w:tblW w:w="8647" w:type="dxa"/>
        <w:tblLayout w:type="fixed"/>
        <w:tblLook w:val="04A0" w:firstRow="1" w:lastRow="0" w:firstColumn="1" w:lastColumn="0" w:noHBand="0" w:noVBand="1"/>
        <w:tblPrChange w:id="3492" w:author="Harry" w:date="2020-11-21T12:45:00Z">
          <w:tblPr>
            <w:tblW w:w="9984" w:type="dxa"/>
            <w:tblLayout w:type="fixed"/>
            <w:tblLook w:val="04A0" w:firstRow="1" w:lastRow="0" w:firstColumn="1" w:lastColumn="0" w:noHBand="0" w:noVBand="1"/>
          </w:tblPr>
        </w:tblPrChange>
      </w:tblPr>
      <w:tblGrid>
        <w:gridCol w:w="2694"/>
        <w:gridCol w:w="992"/>
        <w:gridCol w:w="992"/>
        <w:gridCol w:w="992"/>
        <w:gridCol w:w="993"/>
        <w:gridCol w:w="992"/>
        <w:gridCol w:w="992"/>
        <w:tblGridChange w:id="3493">
          <w:tblGrid>
            <w:gridCol w:w="2694"/>
            <w:gridCol w:w="326"/>
            <w:gridCol w:w="666"/>
            <w:gridCol w:w="992"/>
            <w:gridCol w:w="992"/>
            <w:gridCol w:w="993"/>
            <w:gridCol w:w="40"/>
            <w:gridCol w:w="952"/>
            <w:gridCol w:w="992"/>
            <w:gridCol w:w="1337"/>
            <w:gridCol w:w="1454"/>
          </w:tblGrid>
        </w:tblGridChange>
      </w:tblGrid>
      <w:tr w:rsidR="00884C10" w:rsidRPr="00884C10" w:rsidDel="00C1732E" w14:paraId="680F6D00" w14:textId="7DE8A40C" w:rsidTr="0058187F">
        <w:trPr>
          <w:trHeight w:val="246"/>
          <w:ins w:id="3494" w:author="Ragdad Cani Miranti" w:date="2020-11-09T16:52:00Z"/>
          <w:del w:id="3495" w:author="Harry" w:date="2020-11-21T12:55:00Z"/>
          <w:trPrChange w:id="3496" w:author="Harry" w:date="2020-11-21T12:45:00Z">
            <w:trPr>
              <w:gridAfter w:val="0"/>
              <w:trHeight w:val="246"/>
            </w:trPr>
          </w:trPrChange>
        </w:trPr>
        <w:tc>
          <w:tcPr>
            <w:tcW w:w="2694" w:type="dxa"/>
            <w:tcBorders>
              <w:top w:val="single" w:sz="4" w:space="0" w:color="auto"/>
              <w:left w:val="nil"/>
              <w:bottom w:val="single" w:sz="4" w:space="0" w:color="auto"/>
              <w:right w:val="nil"/>
            </w:tcBorders>
            <w:shd w:val="clear" w:color="auto" w:fill="auto"/>
            <w:noWrap/>
            <w:vAlign w:val="bottom"/>
            <w:hideMark/>
            <w:tcPrChange w:id="3497" w:author="Harry" w:date="2020-11-21T12:45:00Z">
              <w:tcPr>
                <w:tcW w:w="3020" w:type="dxa"/>
                <w:gridSpan w:val="2"/>
                <w:tcBorders>
                  <w:top w:val="single" w:sz="4" w:space="0" w:color="auto"/>
                  <w:left w:val="nil"/>
                  <w:bottom w:val="single" w:sz="4" w:space="0" w:color="auto"/>
                  <w:right w:val="nil"/>
                </w:tcBorders>
                <w:shd w:val="clear" w:color="auto" w:fill="auto"/>
                <w:noWrap/>
                <w:vAlign w:val="bottom"/>
                <w:hideMark/>
              </w:tcPr>
            </w:tcPrChange>
          </w:tcPr>
          <w:p w14:paraId="72C94A32" w14:textId="3E7568BF" w:rsidR="00884C10" w:rsidRPr="00971501" w:rsidDel="00C1732E" w:rsidRDefault="00971501">
            <w:pPr>
              <w:widowControl/>
              <w:ind w:firstLine="567"/>
              <w:rPr>
                <w:ins w:id="3498" w:author="Ragdad Cani Miranti" w:date="2020-11-09T16:52:00Z"/>
                <w:del w:id="3499" w:author="Harry" w:date="2020-11-21T12:55:00Z"/>
                <w:rFonts w:ascii="Times New Roman" w:hAnsi="Times New Roman" w:cs="Times New Roman"/>
                <w:color w:val="000000"/>
                <w:kern w:val="0"/>
                <w:sz w:val="18"/>
                <w:szCs w:val="18"/>
                <w:rPrChange w:id="3500" w:author="Harry" w:date="2020-11-28T17:37:00Z">
                  <w:rPr>
                    <w:ins w:id="3501" w:author="Ragdad Cani Miranti" w:date="2020-11-09T16:52:00Z"/>
                    <w:del w:id="3502" w:author="Harry" w:date="2020-11-21T12:55:00Z"/>
                    <w:rFonts w:ascii="Times New Roman" w:eastAsia="Times New Roman" w:hAnsi="Times New Roman" w:cs="Times New Roman"/>
                    <w:color w:val="000000"/>
                    <w:kern w:val="0"/>
                    <w:sz w:val="24"/>
                    <w:szCs w:val="24"/>
                  </w:rPr>
                </w:rPrChange>
              </w:rPr>
              <w:pPrChange w:id="3503" w:author="Harry" w:date="2020-11-28T17:40:00Z">
                <w:pPr>
                  <w:widowControl/>
                  <w:jc w:val="left"/>
                </w:pPr>
              </w:pPrChange>
            </w:pPr>
            <w:ins w:id="3504" w:author="Harry" w:date="2020-11-28T17:39:00Z">
              <w:r>
                <w:rPr>
                  <w:rFonts w:ascii="Times New Roman" w:hAnsi="Times New Roman" w:cs="Times New Roman" w:hint="eastAsia"/>
                  <w:color w:val="000000"/>
                  <w:kern w:val="0"/>
                  <w:sz w:val="18"/>
                  <w:szCs w:val="18"/>
                </w:rPr>
                <w:t xml:space="preserve"> </w:t>
              </w:r>
              <w:r>
                <w:rPr>
                  <w:rFonts w:ascii="Times New Roman" w:hAnsi="Times New Roman" w:cs="Times New Roman"/>
                  <w:color w:val="000000"/>
                  <w:kern w:val="0"/>
                  <w:sz w:val="18"/>
                  <w:szCs w:val="18"/>
                </w:rPr>
                <w:t>H</w:t>
              </w:r>
            </w:ins>
          </w:p>
        </w:tc>
        <w:tc>
          <w:tcPr>
            <w:tcW w:w="2976" w:type="dxa"/>
            <w:gridSpan w:val="3"/>
            <w:tcBorders>
              <w:top w:val="single" w:sz="4" w:space="0" w:color="auto"/>
              <w:left w:val="nil"/>
              <w:bottom w:val="single" w:sz="4" w:space="0" w:color="auto"/>
              <w:right w:val="nil"/>
            </w:tcBorders>
            <w:shd w:val="clear" w:color="auto" w:fill="auto"/>
            <w:vAlign w:val="bottom"/>
            <w:hideMark/>
            <w:tcPrChange w:id="3505" w:author="Harry" w:date="2020-11-21T12:45:00Z">
              <w:tcPr>
                <w:tcW w:w="3683" w:type="dxa"/>
                <w:gridSpan w:val="5"/>
                <w:tcBorders>
                  <w:top w:val="single" w:sz="4" w:space="0" w:color="auto"/>
                  <w:left w:val="nil"/>
                  <w:bottom w:val="single" w:sz="4" w:space="0" w:color="auto"/>
                  <w:right w:val="nil"/>
                </w:tcBorders>
                <w:shd w:val="clear" w:color="auto" w:fill="auto"/>
                <w:vAlign w:val="bottom"/>
                <w:hideMark/>
              </w:tcPr>
            </w:tcPrChange>
          </w:tcPr>
          <w:p w14:paraId="2F30568D" w14:textId="15AEB72B" w:rsidR="00884C10" w:rsidRPr="008536F7" w:rsidDel="00C1732E" w:rsidRDefault="00884C10">
            <w:pPr>
              <w:widowControl/>
              <w:ind w:firstLine="567"/>
              <w:rPr>
                <w:ins w:id="3506" w:author="Ragdad Cani Miranti" w:date="2020-11-09T16:52:00Z"/>
                <w:del w:id="3507" w:author="Harry" w:date="2020-11-21T12:55:00Z"/>
                <w:rFonts w:ascii="Times New Roman" w:eastAsia="Times New Roman" w:hAnsi="Times New Roman" w:cs="Times New Roman"/>
                <w:color w:val="000000"/>
                <w:kern w:val="0"/>
                <w:sz w:val="18"/>
                <w:szCs w:val="18"/>
                <w:rPrChange w:id="3508" w:author="Harry" w:date="2020-11-21T12:51:00Z">
                  <w:rPr>
                    <w:ins w:id="3509" w:author="Ragdad Cani Miranti" w:date="2020-11-09T16:52:00Z"/>
                    <w:del w:id="3510" w:author="Harry" w:date="2020-11-21T12:55:00Z"/>
                    <w:rFonts w:ascii="Times New Roman" w:eastAsia="Times New Roman" w:hAnsi="Times New Roman" w:cs="Times New Roman"/>
                    <w:color w:val="000000"/>
                    <w:kern w:val="0"/>
                    <w:sz w:val="24"/>
                    <w:szCs w:val="24"/>
                  </w:rPr>
                </w:rPrChange>
              </w:rPr>
              <w:pPrChange w:id="3511" w:author="Harry" w:date="2020-11-28T17:40:00Z">
                <w:pPr>
                  <w:widowControl/>
                  <w:jc w:val="center"/>
                </w:pPr>
              </w:pPrChange>
            </w:pPr>
            <w:ins w:id="3512" w:author="Ragdad Cani Miranti" w:date="2020-11-09T16:52:00Z">
              <w:del w:id="3513" w:author="Harry" w:date="2020-11-21T12:55:00Z">
                <w:r w:rsidRPr="008536F7" w:rsidDel="00C1732E">
                  <w:rPr>
                    <w:rFonts w:ascii="Times New Roman" w:eastAsia="Times New Roman" w:hAnsi="Times New Roman" w:cs="Times New Roman"/>
                    <w:color w:val="000000"/>
                    <w:kern w:val="0"/>
                    <w:sz w:val="18"/>
                    <w:szCs w:val="18"/>
                    <w:rPrChange w:id="3514" w:author="Harry" w:date="2020-11-21T12:51:00Z">
                      <w:rPr>
                        <w:rFonts w:ascii="Times New Roman" w:eastAsia="Times New Roman" w:hAnsi="Times New Roman" w:cs="Times New Roman"/>
                        <w:color w:val="000000"/>
                        <w:kern w:val="0"/>
                        <w:sz w:val="24"/>
                        <w:szCs w:val="24"/>
                      </w:rPr>
                    </w:rPrChange>
                  </w:rPr>
                  <w:delText>Without pandemic period</w:delText>
                </w:r>
              </w:del>
            </w:ins>
          </w:p>
        </w:tc>
        <w:tc>
          <w:tcPr>
            <w:tcW w:w="2977" w:type="dxa"/>
            <w:gridSpan w:val="3"/>
            <w:tcBorders>
              <w:top w:val="single" w:sz="4" w:space="0" w:color="auto"/>
              <w:left w:val="nil"/>
              <w:bottom w:val="single" w:sz="4" w:space="0" w:color="auto"/>
              <w:right w:val="nil"/>
            </w:tcBorders>
            <w:shd w:val="clear" w:color="auto" w:fill="auto"/>
            <w:noWrap/>
            <w:vAlign w:val="bottom"/>
            <w:hideMark/>
            <w:tcPrChange w:id="3515" w:author="Harry" w:date="2020-11-21T12:45:00Z">
              <w:tcPr>
                <w:tcW w:w="3280" w:type="dxa"/>
                <w:gridSpan w:val="3"/>
                <w:tcBorders>
                  <w:top w:val="single" w:sz="4" w:space="0" w:color="auto"/>
                  <w:left w:val="nil"/>
                  <w:bottom w:val="single" w:sz="4" w:space="0" w:color="auto"/>
                  <w:right w:val="nil"/>
                </w:tcBorders>
                <w:shd w:val="clear" w:color="auto" w:fill="auto"/>
                <w:noWrap/>
                <w:vAlign w:val="bottom"/>
                <w:hideMark/>
              </w:tcPr>
            </w:tcPrChange>
          </w:tcPr>
          <w:p w14:paraId="6C7538C2" w14:textId="54BD5166" w:rsidR="00884C10" w:rsidRPr="008536F7" w:rsidDel="00C1732E" w:rsidRDefault="00884C10">
            <w:pPr>
              <w:widowControl/>
              <w:ind w:firstLine="567"/>
              <w:rPr>
                <w:ins w:id="3516" w:author="Ragdad Cani Miranti" w:date="2020-11-09T16:52:00Z"/>
                <w:del w:id="3517" w:author="Harry" w:date="2020-11-21T12:55:00Z"/>
                <w:rFonts w:ascii="Times New Roman" w:eastAsia="Times New Roman" w:hAnsi="Times New Roman" w:cs="Times New Roman"/>
                <w:color w:val="000000"/>
                <w:kern w:val="0"/>
                <w:sz w:val="18"/>
                <w:szCs w:val="18"/>
                <w:rPrChange w:id="3518" w:author="Harry" w:date="2020-11-21T12:51:00Z">
                  <w:rPr>
                    <w:ins w:id="3519" w:author="Ragdad Cani Miranti" w:date="2020-11-09T16:52:00Z"/>
                    <w:del w:id="3520" w:author="Harry" w:date="2020-11-21T12:55:00Z"/>
                    <w:rFonts w:ascii="Times New Roman" w:eastAsia="Times New Roman" w:hAnsi="Times New Roman" w:cs="Times New Roman"/>
                    <w:color w:val="000000"/>
                    <w:kern w:val="0"/>
                    <w:sz w:val="24"/>
                    <w:szCs w:val="24"/>
                  </w:rPr>
                </w:rPrChange>
              </w:rPr>
              <w:pPrChange w:id="3521" w:author="Harry" w:date="2020-11-28T17:40:00Z">
                <w:pPr>
                  <w:widowControl/>
                  <w:jc w:val="center"/>
                </w:pPr>
              </w:pPrChange>
            </w:pPr>
            <w:ins w:id="3522" w:author="Ragdad Cani Miranti" w:date="2020-11-09T16:52:00Z">
              <w:del w:id="3523" w:author="Harry" w:date="2020-11-21T12:55:00Z">
                <w:r w:rsidRPr="008536F7" w:rsidDel="00C1732E">
                  <w:rPr>
                    <w:rFonts w:ascii="Times New Roman" w:eastAsia="Times New Roman" w:hAnsi="Times New Roman" w:cs="Times New Roman"/>
                    <w:color w:val="000000"/>
                    <w:kern w:val="0"/>
                    <w:sz w:val="18"/>
                    <w:szCs w:val="18"/>
                    <w:rPrChange w:id="3524" w:author="Harry" w:date="2020-11-21T12:51:00Z">
                      <w:rPr>
                        <w:rFonts w:ascii="Times New Roman" w:eastAsia="Times New Roman" w:hAnsi="Times New Roman" w:cs="Times New Roman"/>
                        <w:color w:val="000000"/>
                        <w:kern w:val="0"/>
                        <w:sz w:val="24"/>
                        <w:szCs w:val="24"/>
                      </w:rPr>
                    </w:rPrChange>
                  </w:rPr>
                  <w:delText>With pandemic period</w:delText>
                </w:r>
              </w:del>
            </w:ins>
          </w:p>
        </w:tc>
      </w:tr>
      <w:tr w:rsidR="00373D02" w:rsidRPr="00884C10" w:rsidDel="00C1732E" w14:paraId="19A91D99" w14:textId="56F7D8F0" w:rsidTr="00373D02">
        <w:tblPrEx>
          <w:tblPrExChange w:id="3525" w:author="Harry" w:date="2020-11-21T12:47:00Z">
            <w:tblPrEx>
              <w:tblW w:w="8647" w:type="dxa"/>
            </w:tblPrEx>
          </w:tblPrExChange>
        </w:tblPrEx>
        <w:trPr>
          <w:trHeight w:val="383"/>
          <w:ins w:id="3526" w:author="Ragdad Cani Miranti" w:date="2020-11-09T16:52:00Z"/>
          <w:del w:id="3527" w:author="Harry" w:date="2020-11-21T12:55:00Z"/>
          <w:trPrChange w:id="3528" w:author="Harry" w:date="2020-11-21T12:47:00Z">
            <w:trPr>
              <w:gridAfter w:val="0"/>
              <w:trHeight w:val="538"/>
            </w:trPr>
          </w:trPrChange>
        </w:trPr>
        <w:tc>
          <w:tcPr>
            <w:tcW w:w="2694" w:type="dxa"/>
            <w:vMerge w:val="restart"/>
            <w:tcBorders>
              <w:top w:val="nil"/>
              <w:left w:val="nil"/>
              <w:right w:val="nil"/>
            </w:tcBorders>
            <w:shd w:val="clear" w:color="auto" w:fill="auto"/>
            <w:noWrap/>
            <w:vAlign w:val="bottom"/>
            <w:hideMark/>
            <w:tcPrChange w:id="3529" w:author="Harry" w:date="2020-11-21T12:47:00Z">
              <w:tcPr>
                <w:tcW w:w="2694" w:type="dxa"/>
                <w:vMerge w:val="restart"/>
                <w:tcBorders>
                  <w:top w:val="nil"/>
                  <w:left w:val="nil"/>
                  <w:right w:val="nil"/>
                </w:tcBorders>
                <w:shd w:val="clear" w:color="auto" w:fill="auto"/>
                <w:noWrap/>
                <w:vAlign w:val="bottom"/>
                <w:hideMark/>
              </w:tcPr>
            </w:tcPrChange>
          </w:tcPr>
          <w:p w14:paraId="32D58306" w14:textId="1881DD57" w:rsidR="00373D02" w:rsidRPr="008536F7" w:rsidDel="00C1732E" w:rsidRDefault="00373D02">
            <w:pPr>
              <w:widowControl/>
              <w:snapToGrid w:val="0"/>
              <w:ind w:firstLine="567"/>
              <w:rPr>
                <w:ins w:id="3530" w:author="Ragdad Cani Miranti" w:date="2020-11-09T16:52:00Z"/>
                <w:del w:id="3531" w:author="Harry" w:date="2020-11-21T12:55:00Z"/>
                <w:rFonts w:ascii="Times New Roman" w:eastAsia="Times New Roman" w:hAnsi="Times New Roman" w:cs="Times New Roman"/>
                <w:color w:val="000000"/>
                <w:kern w:val="0"/>
                <w:sz w:val="18"/>
                <w:szCs w:val="18"/>
                <w:rPrChange w:id="3532" w:author="Harry" w:date="2020-11-21T12:51:00Z">
                  <w:rPr>
                    <w:ins w:id="3533" w:author="Ragdad Cani Miranti" w:date="2020-11-09T16:52:00Z"/>
                    <w:del w:id="3534" w:author="Harry" w:date="2020-11-21T12:55:00Z"/>
                    <w:rFonts w:ascii="Times New Roman" w:eastAsia="Times New Roman" w:hAnsi="Times New Roman" w:cs="Times New Roman"/>
                    <w:color w:val="000000"/>
                    <w:kern w:val="0"/>
                    <w:sz w:val="24"/>
                    <w:szCs w:val="24"/>
                  </w:rPr>
                </w:rPrChange>
              </w:rPr>
              <w:pPrChange w:id="3535" w:author="Harry" w:date="2020-11-28T17:40:00Z">
                <w:pPr>
                  <w:widowControl/>
                  <w:jc w:val="left"/>
                </w:pPr>
              </w:pPrChange>
            </w:pPr>
            <w:ins w:id="3536" w:author="Ragdad Cani Miranti" w:date="2020-11-09T17:56:00Z">
              <w:del w:id="3537" w:author="Harry" w:date="2020-11-21T12:55:00Z">
                <w:r w:rsidRPr="008536F7" w:rsidDel="00C1732E">
                  <w:rPr>
                    <w:rFonts w:ascii="Times New Roman" w:eastAsia="Times New Roman" w:hAnsi="Times New Roman" w:cs="Times New Roman"/>
                    <w:color w:val="000000"/>
                    <w:kern w:val="0"/>
                    <w:sz w:val="18"/>
                    <w:szCs w:val="18"/>
                    <w:rPrChange w:id="3538" w:author="Harry" w:date="2020-11-21T12:51:00Z">
                      <w:rPr>
                        <w:rFonts w:ascii="Times New Roman" w:eastAsia="Times New Roman" w:hAnsi="Times New Roman" w:cs="Times New Roman"/>
                        <w:color w:val="000000"/>
                        <w:kern w:val="0"/>
                        <w:sz w:val="16"/>
                        <w:szCs w:val="16"/>
                      </w:rPr>
                    </w:rPrChange>
                  </w:rPr>
                  <w:delText>Variables</w:delText>
                </w:r>
              </w:del>
            </w:ins>
          </w:p>
        </w:tc>
        <w:tc>
          <w:tcPr>
            <w:tcW w:w="2976" w:type="dxa"/>
            <w:gridSpan w:val="3"/>
            <w:tcBorders>
              <w:top w:val="nil"/>
              <w:left w:val="nil"/>
              <w:bottom w:val="single" w:sz="4" w:space="0" w:color="auto"/>
              <w:right w:val="nil"/>
            </w:tcBorders>
            <w:shd w:val="clear" w:color="auto" w:fill="auto"/>
            <w:vAlign w:val="bottom"/>
            <w:hideMark/>
            <w:tcPrChange w:id="3539" w:author="Harry" w:date="2020-11-21T12:47:00Z">
              <w:tcPr>
                <w:tcW w:w="2976" w:type="dxa"/>
                <w:gridSpan w:val="4"/>
                <w:tcBorders>
                  <w:top w:val="nil"/>
                  <w:left w:val="nil"/>
                  <w:bottom w:val="single" w:sz="4" w:space="0" w:color="auto"/>
                  <w:right w:val="nil"/>
                </w:tcBorders>
                <w:shd w:val="clear" w:color="auto" w:fill="auto"/>
                <w:vAlign w:val="bottom"/>
                <w:hideMark/>
              </w:tcPr>
            </w:tcPrChange>
          </w:tcPr>
          <w:p w14:paraId="441057D8" w14:textId="2005A410" w:rsidR="00373D02" w:rsidRPr="008536F7" w:rsidDel="00C1732E" w:rsidRDefault="00373D02">
            <w:pPr>
              <w:widowControl/>
              <w:snapToGrid w:val="0"/>
              <w:ind w:firstLine="567"/>
              <w:rPr>
                <w:ins w:id="3540" w:author="Ragdad Cani Miranti" w:date="2020-11-09T16:52:00Z"/>
                <w:del w:id="3541" w:author="Harry" w:date="2020-11-21T12:55:00Z"/>
                <w:rFonts w:ascii="Times New Roman" w:eastAsia="Times New Roman" w:hAnsi="Times New Roman" w:cs="Times New Roman"/>
                <w:color w:val="000000"/>
                <w:kern w:val="0"/>
                <w:sz w:val="18"/>
                <w:szCs w:val="18"/>
                <w:rPrChange w:id="3542" w:author="Harry" w:date="2020-11-21T12:51:00Z">
                  <w:rPr>
                    <w:ins w:id="3543" w:author="Ragdad Cani Miranti" w:date="2020-11-09T16:52:00Z"/>
                    <w:del w:id="3544" w:author="Harry" w:date="2020-11-21T12:55:00Z"/>
                    <w:rFonts w:ascii="Times New Roman" w:eastAsia="Times New Roman" w:hAnsi="Times New Roman" w:cs="Times New Roman"/>
                    <w:color w:val="000000"/>
                    <w:kern w:val="0"/>
                    <w:sz w:val="24"/>
                    <w:szCs w:val="24"/>
                  </w:rPr>
                </w:rPrChange>
              </w:rPr>
              <w:pPrChange w:id="3545" w:author="Harry" w:date="2020-11-28T17:40:00Z">
                <w:pPr>
                  <w:widowControl/>
                  <w:jc w:val="center"/>
                </w:pPr>
              </w:pPrChange>
            </w:pPr>
            <w:ins w:id="3546" w:author="Ragdad Cani Miranti" w:date="2020-11-09T16:52:00Z">
              <w:del w:id="3547" w:author="Harry" w:date="2020-11-21T12:55:00Z">
                <w:r w:rsidRPr="008536F7" w:rsidDel="00C1732E">
                  <w:rPr>
                    <w:rFonts w:ascii="Times New Roman" w:eastAsia="Times New Roman" w:hAnsi="Times New Roman" w:cs="Times New Roman"/>
                    <w:color w:val="000000"/>
                    <w:kern w:val="0"/>
                    <w:sz w:val="18"/>
                    <w:szCs w:val="18"/>
                    <w:rPrChange w:id="3548" w:author="Harry" w:date="2020-11-21T12:51:00Z">
                      <w:rPr>
                        <w:rFonts w:ascii="Times New Roman" w:eastAsia="Times New Roman" w:hAnsi="Times New Roman" w:cs="Times New Roman"/>
                        <w:color w:val="000000"/>
                        <w:kern w:val="0"/>
                        <w:sz w:val="24"/>
                        <w:szCs w:val="24"/>
                      </w:rPr>
                    </w:rPrChange>
                  </w:rPr>
                  <w:delText xml:space="preserve">Dependent Variable: </w:delText>
                </w:r>
              </w:del>
            </w:ins>
            <w:ins w:id="3549" w:author="Ragdad Cani Miranti" w:date="2020-11-09T17:54:00Z">
              <w:del w:id="3550" w:author="Harry" w:date="2020-11-21T12:55:00Z">
                <w:r w:rsidRPr="008536F7" w:rsidDel="00C1732E">
                  <w:rPr>
                    <w:rFonts w:ascii="Times New Roman" w:eastAsia="Times New Roman" w:hAnsi="Times New Roman" w:cs="Times New Roman"/>
                    <w:color w:val="000000"/>
                    <w:kern w:val="0"/>
                    <w:sz w:val="18"/>
                    <w:szCs w:val="18"/>
                    <w:rPrChange w:id="3551" w:author="Harry" w:date="2020-11-21T12:51:00Z">
                      <w:rPr>
                        <w:rFonts w:ascii="Times New Roman" w:eastAsia="Times New Roman" w:hAnsi="Times New Roman" w:cs="Times New Roman"/>
                        <w:color w:val="000000"/>
                        <w:kern w:val="0"/>
                        <w:sz w:val="16"/>
                        <w:szCs w:val="16"/>
                      </w:rPr>
                    </w:rPrChange>
                  </w:rPr>
                  <w:delText>GDP</w:delText>
                </w:r>
              </w:del>
            </w:ins>
            <w:ins w:id="3552" w:author="Ragdad Cani Miranti" w:date="2020-11-09T16:52:00Z">
              <w:del w:id="3553" w:author="Harry" w:date="2020-11-21T12:55:00Z">
                <w:r w:rsidRPr="008536F7" w:rsidDel="00C1732E">
                  <w:rPr>
                    <w:rFonts w:ascii="Times New Roman" w:eastAsia="Times New Roman" w:hAnsi="Times New Roman" w:cs="Times New Roman"/>
                    <w:color w:val="000000"/>
                    <w:kern w:val="0"/>
                    <w:sz w:val="18"/>
                    <w:szCs w:val="18"/>
                    <w:rPrChange w:id="3554" w:author="Harry" w:date="2020-11-21T12:51:00Z">
                      <w:rPr>
                        <w:rFonts w:ascii="Times New Roman" w:eastAsia="Times New Roman" w:hAnsi="Times New Roman" w:cs="Times New Roman"/>
                        <w:color w:val="000000"/>
                        <w:kern w:val="0"/>
                        <w:sz w:val="24"/>
                        <w:szCs w:val="24"/>
                      </w:rPr>
                    </w:rPrChange>
                  </w:rPr>
                  <w:delText xml:space="preserve"> Growth of 2015</w:delText>
                </w:r>
              </w:del>
              <w:del w:id="3555" w:author="Harry" w:date="2020-11-21T12:45:00Z">
                <w:r w:rsidRPr="008536F7" w:rsidDel="0058187F">
                  <w:rPr>
                    <w:rFonts w:ascii="Times New Roman" w:eastAsia="Times New Roman" w:hAnsi="Times New Roman" w:cs="Times New Roman"/>
                    <w:color w:val="000000"/>
                    <w:kern w:val="0"/>
                    <w:sz w:val="18"/>
                    <w:szCs w:val="18"/>
                    <w:rPrChange w:id="3556" w:author="Harry" w:date="2020-11-21T12:51:00Z">
                      <w:rPr>
                        <w:rFonts w:ascii="Times New Roman" w:eastAsia="Times New Roman" w:hAnsi="Times New Roman" w:cs="Times New Roman"/>
                        <w:color w:val="000000"/>
                        <w:kern w:val="0"/>
                        <w:sz w:val="24"/>
                        <w:szCs w:val="24"/>
                      </w:rPr>
                    </w:rPrChange>
                  </w:rPr>
                  <w:delText>:</w:delText>
                </w:r>
              </w:del>
              <w:del w:id="3557" w:author="Harry" w:date="2020-11-21T12:55:00Z">
                <w:r w:rsidRPr="008536F7" w:rsidDel="00C1732E">
                  <w:rPr>
                    <w:rFonts w:ascii="Times New Roman" w:eastAsia="Times New Roman" w:hAnsi="Times New Roman" w:cs="Times New Roman"/>
                    <w:color w:val="000000"/>
                    <w:kern w:val="0"/>
                    <w:sz w:val="18"/>
                    <w:szCs w:val="18"/>
                    <w:rPrChange w:id="3558" w:author="Harry" w:date="2020-11-21T12:51:00Z">
                      <w:rPr>
                        <w:rFonts w:ascii="Times New Roman" w:eastAsia="Times New Roman" w:hAnsi="Times New Roman" w:cs="Times New Roman"/>
                        <w:color w:val="000000"/>
                        <w:kern w:val="0"/>
                        <w:sz w:val="24"/>
                        <w:szCs w:val="24"/>
                      </w:rPr>
                    </w:rPrChange>
                  </w:rPr>
                  <w:delText xml:space="preserve">Q1 </w:delText>
                </w:r>
              </w:del>
              <w:del w:id="3559" w:author="Harry" w:date="2020-11-21T12:45:00Z">
                <w:r w:rsidRPr="008536F7" w:rsidDel="0058187F">
                  <w:rPr>
                    <w:rFonts w:ascii="Times New Roman" w:eastAsia="Times New Roman" w:hAnsi="Times New Roman" w:cs="Times New Roman"/>
                    <w:color w:val="000000"/>
                    <w:kern w:val="0"/>
                    <w:sz w:val="18"/>
                    <w:szCs w:val="18"/>
                    <w:rPrChange w:id="3560" w:author="Harry" w:date="2020-11-21T12:51:00Z">
                      <w:rPr>
                        <w:rFonts w:ascii="Times New Roman" w:eastAsia="Times New Roman" w:hAnsi="Times New Roman" w:cs="Times New Roman"/>
                        <w:color w:val="000000"/>
                        <w:kern w:val="0"/>
                        <w:sz w:val="24"/>
                        <w:szCs w:val="24"/>
                      </w:rPr>
                    </w:rPrChange>
                  </w:rPr>
                  <w:delText>-</w:delText>
                </w:r>
              </w:del>
              <w:del w:id="3561" w:author="Harry" w:date="2020-11-21T12:55:00Z">
                <w:r w:rsidRPr="008536F7" w:rsidDel="00C1732E">
                  <w:rPr>
                    <w:rFonts w:ascii="Times New Roman" w:eastAsia="Times New Roman" w:hAnsi="Times New Roman" w:cs="Times New Roman"/>
                    <w:color w:val="000000"/>
                    <w:kern w:val="0"/>
                    <w:sz w:val="18"/>
                    <w:szCs w:val="18"/>
                    <w:rPrChange w:id="3562" w:author="Harry" w:date="2020-11-21T12:51:00Z">
                      <w:rPr>
                        <w:rFonts w:ascii="Times New Roman" w:eastAsia="Times New Roman" w:hAnsi="Times New Roman" w:cs="Times New Roman"/>
                        <w:color w:val="000000"/>
                        <w:kern w:val="0"/>
                        <w:sz w:val="24"/>
                        <w:szCs w:val="24"/>
                      </w:rPr>
                    </w:rPrChange>
                  </w:rPr>
                  <w:delText xml:space="preserve"> 2019</w:delText>
                </w:r>
              </w:del>
              <w:del w:id="3563" w:author="Harry" w:date="2020-11-21T12:45:00Z">
                <w:r w:rsidRPr="008536F7" w:rsidDel="0058187F">
                  <w:rPr>
                    <w:rFonts w:ascii="Times New Roman" w:eastAsia="Times New Roman" w:hAnsi="Times New Roman" w:cs="Times New Roman"/>
                    <w:color w:val="000000"/>
                    <w:kern w:val="0"/>
                    <w:sz w:val="18"/>
                    <w:szCs w:val="18"/>
                    <w:rPrChange w:id="3564" w:author="Harry" w:date="2020-11-21T12:51:00Z">
                      <w:rPr>
                        <w:rFonts w:ascii="Times New Roman" w:eastAsia="Times New Roman" w:hAnsi="Times New Roman" w:cs="Times New Roman"/>
                        <w:color w:val="000000"/>
                        <w:kern w:val="0"/>
                        <w:sz w:val="24"/>
                        <w:szCs w:val="24"/>
                      </w:rPr>
                    </w:rPrChange>
                  </w:rPr>
                  <w:delText>:</w:delText>
                </w:r>
              </w:del>
              <w:del w:id="3565" w:author="Harry" w:date="2020-11-21T12:55:00Z">
                <w:r w:rsidRPr="008536F7" w:rsidDel="00C1732E">
                  <w:rPr>
                    <w:rFonts w:ascii="Times New Roman" w:eastAsia="Times New Roman" w:hAnsi="Times New Roman" w:cs="Times New Roman"/>
                    <w:color w:val="000000"/>
                    <w:kern w:val="0"/>
                    <w:sz w:val="18"/>
                    <w:szCs w:val="18"/>
                    <w:rPrChange w:id="3566" w:author="Harry" w:date="2020-11-21T12:51:00Z">
                      <w:rPr>
                        <w:rFonts w:ascii="Times New Roman" w:eastAsia="Times New Roman" w:hAnsi="Times New Roman" w:cs="Times New Roman"/>
                        <w:color w:val="000000"/>
                        <w:kern w:val="0"/>
                        <w:sz w:val="24"/>
                        <w:szCs w:val="24"/>
                      </w:rPr>
                    </w:rPrChange>
                  </w:rPr>
                  <w:delText>Q4</w:delText>
                </w:r>
              </w:del>
            </w:ins>
          </w:p>
        </w:tc>
        <w:tc>
          <w:tcPr>
            <w:tcW w:w="2977" w:type="dxa"/>
            <w:gridSpan w:val="3"/>
            <w:tcBorders>
              <w:top w:val="nil"/>
              <w:left w:val="nil"/>
              <w:bottom w:val="single" w:sz="4" w:space="0" w:color="auto"/>
              <w:right w:val="nil"/>
            </w:tcBorders>
            <w:shd w:val="clear" w:color="auto" w:fill="auto"/>
            <w:vAlign w:val="bottom"/>
            <w:hideMark/>
            <w:tcPrChange w:id="3567" w:author="Harry" w:date="2020-11-21T12:47:00Z">
              <w:tcPr>
                <w:tcW w:w="2977" w:type="dxa"/>
                <w:gridSpan w:val="4"/>
                <w:tcBorders>
                  <w:top w:val="nil"/>
                  <w:left w:val="nil"/>
                  <w:bottom w:val="single" w:sz="4" w:space="0" w:color="auto"/>
                  <w:right w:val="nil"/>
                </w:tcBorders>
                <w:shd w:val="clear" w:color="auto" w:fill="auto"/>
                <w:vAlign w:val="bottom"/>
                <w:hideMark/>
              </w:tcPr>
            </w:tcPrChange>
          </w:tcPr>
          <w:p w14:paraId="4206CB11" w14:textId="51D7983A" w:rsidR="00373D02" w:rsidRPr="008536F7" w:rsidDel="00C1732E" w:rsidRDefault="00373D02">
            <w:pPr>
              <w:widowControl/>
              <w:snapToGrid w:val="0"/>
              <w:ind w:firstLine="567"/>
              <w:rPr>
                <w:ins w:id="3568" w:author="Ragdad Cani Miranti" w:date="2020-11-09T16:52:00Z"/>
                <w:del w:id="3569" w:author="Harry" w:date="2020-11-21T12:55:00Z"/>
                <w:rFonts w:ascii="Times New Roman" w:eastAsia="Times New Roman" w:hAnsi="Times New Roman" w:cs="Times New Roman"/>
                <w:color w:val="000000"/>
                <w:kern w:val="0"/>
                <w:sz w:val="18"/>
                <w:szCs w:val="18"/>
                <w:rPrChange w:id="3570" w:author="Harry" w:date="2020-11-21T12:51:00Z">
                  <w:rPr>
                    <w:ins w:id="3571" w:author="Ragdad Cani Miranti" w:date="2020-11-09T16:52:00Z"/>
                    <w:del w:id="3572" w:author="Harry" w:date="2020-11-21T12:55:00Z"/>
                    <w:rFonts w:ascii="Times New Roman" w:eastAsia="Times New Roman" w:hAnsi="Times New Roman" w:cs="Times New Roman"/>
                    <w:color w:val="000000"/>
                    <w:kern w:val="0"/>
                    <w:sz w:val="24"/>
                    <w:szCs w:val="24"/>
                  </w:rPr>
                </w:rPrChange>
              </w:rPr>
              <w:pPrChange w:id="3573" w:author="Harry" w:date="2020-11-28T17:40:00Z">
                <w:pPr>
                  <w:widowControl/>
                  <w:jc w:val="center"/>
                </w:pPr>
              </w:pPrChange>
            </w:pPr>
            <w:ins w:id="3574" w:author="Ragdad Cani Miranti" w:date="2020-11-09T16:52:00Z">
              <w:del w:id="3575" w:author="Harry" w:date="2020-11-21T12:55:00Z">
                <w:r w:rsidRPr="008536F7" w:rsidDel="00C1732E">
                  <w:rPr>
                    <w:rFonts w:ascii="Times New Roman" w:eastAsia="Times New Roman" w:hAnsi="Times New Roman" w:cs="Times New Roman"/>
                    <w:color w:val="000000"/>
                    <w:kern w:val="0"/>
                    <w:sz w:val="18"/>
                    <w:szCs w:val="18"/>
                    <w:rPrChange w:id="3576" w:author="Harry" w:date="2020-11-21T12:51:00Z">
                      <w:rPr>
                        <w:rFonts w:ascii="Times New Roman" w:eastAsia="Times New Roman" w:hAnsi="Times New Roman" w:cs="Times New Roman"/>
                        <w:color w:val="000000"/>
                        <w:kern w:val="0"/>
                        <w:sz w:val="24"/>
                        <w:szCs w:val="24"/>
                      </w:rPr>
                    </w:rPrChange>
                  </w:rPr>
                  <w:delText xml:space="preserve">Dependent Variable: </w:delText>
                </w:r>
              </w:del>
            </w:ins>
            <w:ins w:id="3577" w:author="Ragdad Cani Miranti" w:date="2020-11-09T17:54:00Z">
              <w:del w:id="3578" w:author="Harry" w:date="2020-11-21T12:55:00Z">
                <w:r w:rsidRPr="008536F7" w:rsidDel="00C1732E">
                  <w:rPr>
                    <w:rFonts w:ascii="Times New Roman" w:eastAsia="Times New Roman" w:hAnsi="Times New Roman" w:cs="Times New Roman"/>
                    <w:color w:val="000000"/>
                    <w:kern w:val="0"/>
                    <w:sz w:val="18"/>
                    <w:szCs w:val="18"/>
                    <w:rPrChange w:id="3579" w:author="Harry" w:date="2020-11-21T12:51:00Z">
                      <w:rPr>
                        <w:rFonts w:ascii="Times New Roman" w:eastAsia="Times New Roman" w:hAnsi="Times New Roman" w:cs="Times New Roman"/>
                        <w:color w:val="000000"/>
                        <w:kern w:val="0"/>
                        <w:sz w:val="16"/>
                        <w:szCs w:val="16"/>
                      </w:rPr>
                    </w:rPrChange>
                  </w:rPr>
                  <w:delText>GDP</w:delText>
                </w:r>
              </w:del>
            </w:ins>
            <w:ins w:id="3580" w:author="Ragdad Cani Miranti" w:date="2020-11-09T16:52:00Z">
              <w:del w:id="3581" w:author="Harry" w:date="2020-11-21T12:55:00Z">
                <w:r w:rsidRPr="008536F7" w:rsidDel="00C1732E">
                  <w:rPr>
                    <w:rFonts w:ascii="Times New Roman" w:eastAsia="Times New Roman" w:hAnsi="Times New Roman" w:cs="Times New Roman"/>
                    <w:color w:val="000000"/>
                    <w:kern w:val="0"/>
                    <w:sz w:val="18"/>
                    <w:szCs w:val="18"/>
                    <w:rPrChange w:id="3582" w:author="Harry" w:date="2020-11-21T12:51:00Z">
                      <w:rPr>
                        <w:rFonts w:ascii="Times New Roman" w:eastAsia="Times New Roman" w:hAnsi="Times New Roman" w:cs="Times New Roman"/>
                        <w:color w:val="000000"/>
                        <w:kern w:val="0"/>
                        <w:sz w:val="24"/>
                        <w:szCs w:val="24"/>
                      </w:rPr>
                    </w:rPrChange>
                  </w:rPr>
                  <w:delText xml:space="preserve"> Growth of 2019</w:delText>
                </w:r>
              </w:del>
              <w:del w:id="3583" w:author="Harry" w:date="2020-11-21T12:45:00Z">
                <w:r w:rsidRPr="008536F7" w:rsidDel="0058187F">
                  <w:rPr>
                    <w:rFonts w:ascii="Times New Roman" w:eastAsia="Times New Roman" w:hAnsi="Times New Roman" w:cs="Times New Roman"/>
                    <w:color w:val="000000"/>
                    <w:kern w:val="0"/>
                    <w:sz w:val="18"/>
                    <w:szCs w:val="18"/>
                    <w:rPrChange w:id="3584" w:author="Harry" w:date="2020-11-21T12:51:00Z">
                      <w:rPr>
                        <w:rFonts w:ascii="Times New Roman" w:eastAsia="Times New Roman" w:hAnsi="Times New Roman" w:cs="Times New Roman"/>
                        <w:color w:val="000000"/>
                        <w:kern w:val="0"/>
                        <w:sz w:val="24"/>
                        <w:szCs w:val="24"/>
                      </w:rPr>
                    </w:rPrChange>
                  </w:rPr>
                  <w:delText>:</w:delText>
                </w:r>
              </w:del>
              <w:del w:id="3585" w:author="Harry" w:date="2020-11-21T12:55:00Z">
                <w:r w:rsidRPr="008536F7" w:rsidDel="00C1732E">
                  <w:rPr>
                    <w:rFonts w:ascii="Times New Roman" w:eastAsia="Times New Roman" w:hAnsi="Times New Roman" w:cs="Times New Roman"/>
                    <w:color w:val="000000"/>
                    <w:kern w:val="0"/>
                    <w:sz w:val="18"/>
                    <w:szCs w:val="18"/>
                    <w:rPrChange w:id="3586" w:author="Harry" w:date="2020-11-21T12:51:00Z">
                      <w:rPr>
                        <w:rFonts w:ascii="Times New Roman" w:eastAsia="Times New Roman" w:hAnsi="Times New Roman" w:cs="Times New Roman"/>
                        <w:color w:val="000000"/>
                        <w:kern w:val="0"/>
                        <w:sz w:val="24"/>
                        <w:szCs w:val="24"/>
                      </w:rPr>
                    </w:rPrChange>
                  </w:rPr>
                  <w:delText xml:space="preserve">Q1 </w:delText>
                </w:r>
              </w:del>
              <w:del w:id="3587" w:author="Harry" w:date="2020-11-21T12:45:00Z">
                <w:r w:rsidRPr="008536F7" w:rsidDel="0058187F">
                  <w:rPr>
                    <w:rFonts w:ascii="Times New Roman" w:eastAsia="Times New Roman" w:hAnsi="Times New Roman" w:cs="Times New Roman"/>
                    <w:color w:val="000000"/>
                    <w:kern w:val="0"/>
                    <w:sz w:val="18"/>
                    <w:szCs w:val="18"/>
                    <w:rPrChange w:id="3588" w:author="Harry" w:date="2020-11-21T12:51:00Z">
                      <w:rPr>
                        <w:rFonts w:ascii="Times New Roman" w:eastAsia="Times New Roman" w:hAnsi="Times New Roman" w:cs="Times New Roman"/>
                        <w:color w:val="000000"/>
                        <w:kern w:val="0"/>
                        <w:sz w:val="24"/>
                        <w:szCs w:val="24"/>
                      </w:rPr>
                    </w:rPrChange>
                  </w:rPr>
                  <w:delText>-</w:delText>
                </w:r>
              </w:del>
              <w:del w:id="3589" w:author="Harry" w:date="2020-11-21T12:55:00Z">
                <w:r w:rsidRPr="008536F7" w:rsidDel="00C1732E">
                  <w:rPr>
                    <w:rFonts w:ascii="Times New Roman" w:eastAsia="Times New Roman" w:hAnsi="Times New Roman" w:cs="Times New Roman"/>
                    <w:color w:val="000000"/>
                    <w:kern w:val="0"/>
                    <w:sz w:val="18"/>
                    <w:szCs w:val="18"/>
                    <w:rPrChange w:id="3590" w:author="Harry" w:date="2020-11-21T12:51:00Z">
                      <w:rPr>
                        <w:rFonts w:ascii="Times New Roman" w:eastAsia="Times New Roman" w:hAnsi="Times New Roman" w:cs="Times New Roman"/>
                        <w:color w:val="000000"/>
                        <w:kern w:val="0"/>
                        <w:sz w:val="24"/>
                        <w:szCs w:val="24"/>
                      </w:rPr>
                    </w:rPrChange>
                  </w:rPr>
                  <w:delText xml:space="preserve"> 2020</w:delText>
                </w:r>
              </w:del>
              <w:del w:id="3591" w:author="Harry" w:date="2020-11-21T12:45:00Z">
                <w:r w:rsidRPr="008536F7" w:rsidDel="0058187F">
                  <w:rPr>
                    <w:rFonts w:ascii="Times New Roman" w:eastAsia="Times New Roman" w:hAnsi="Times New Roman" w:cs="Times New Roman"/>
                    <w:color w:val="000000"/>
                    <w:kern w:val="0"/>
                    <w:sz w:val="18"/>
                    <w:szCs w:val="18"/>
                    <w:rPrChange w:id="3592" w:author="Harry" w:date="2020-11-21T12:51:00Z">
                      <w:rPr>
                        <w:rFonts w:ascii="Times New Roman" w:eastAsia="Times New Roman" w:hAnsi="Times New Roman" w:cs="Times New Roman"/>
                        <w:color w:val="000000"/>
                        <w:kern w:val="0"/>
                        <w:sz w:val="24"/>
                        <w:szCs w:val="24"/>
                      </w:rPr>
                    </w:rPrChange>
                  </w:rPr>
                  <w:delText>:</w:delText>
                </w:r>
              </w:del>
              <w:del w:id="3593" w:author="Harry" w:date="2020-11-21T12:55:00Z">
                <w:r w:rsidRPr="008536F7" w:rsidDel="00C1732E">
                  <w:rPr>
                    <w:rFonts w:ascii="Times New Roman" w:eastAsia="Times New Roman" w:hAnsi="Times New Roman" w:cs="Times New Roman"/>
                    <w:color w:val="000000"/>
                    <w:kern w:val="0"/>
                    <w:sz w:val="18"/>
                    <w:szCs w:val="18"/>
                    <w:rPrChange w:id="3594" w:author="Harry" w:date="2020-11-21T12:51:00Z">
                      <w:rPr>
                        <w:rFonts w:ascii="Times New Roman" w:eastAsia="Times New Roman" w:hAnsi="Times New Roman" w:cs="Times New Roman"/>
                        <w:color w:val="000000"/>
                        <w:kern w:val="0"/>
                        <w:sz w:val="24"/>
                        <w:szCs w:val="24"/>
                      </w:rPr>
                    </w:rPrChange>
                  </w:rPr>
                  <w:delText>Q2</w:delText>
                </w:r>
              </w:del>
            </w:ins>
          </w:p>
        </w:tc>
      </w:tr>
      <w:tr w:rsidR="00373D02" w:rsidRPr="00884C10" w:rsidDel="00C1732E" w14:paraId="371DA4F5" w14:textId="3AE15CDE" w:rsidTr="00886774">
        <w:tblPrEx>
          <w:tblPrExChange w:id="3595" w:author="Harry" w:date="2020-11-21T12:49:00Z">
            <w:tblPrEx>
              <w:tblW w:w="8647" w:type="dxa"/>
            </w:tblPrEx>
          </w:tblPrExChange>
        </w:tblPrEx>
        <w:trPr>
          <w:trHeight w:val="307"/>
          <w:ins w:id="3596" w:author="Ragdad Cani Miranti" w:date="2020-11-09T16:52:00Z"/>
          <w:del w:id="3597" w:author="Harry" w:date="2020-11-21T12:55:00Z"/>
          <w:trPrChange w:id="3598" w:author="Harry" w:date="2020-11-21T12:49:00Z">
            <w:trPr>
              <w:gridAfter w:val="0"/>
              <w:trHeight w:val="307"/>
            </w:trPr>
          </w:trPrChange>
        </w:trPr>
        <w:tc>
          <w:tcPr>
            <w:tcW w:w="2694" w:type="dxa"/>
            <w:vMerge/>
            <w:tcBorders>
              <w:left w:val="nil"/>
              <w:bottom w:val="single" w:sz="4" w:space="0" w:color="auto"/>
              <w:right w:val="nil"/>
            </w:tcBorders>
            <w:shd w:val="clear" w:color="auto" w:fill="auto"/>
            <w:noWrap/>
            <w:vAlign w:val="bottom"/>
            <w:hideMark/>
            <w:tcPrChange w:id="3599" w:author="Harry" w:date="2020-11-21T12:49:00Z">
              <w:tcPr>
                <w:tcW w:w="2694" w:type="dxa"/>
                <w:vMerge/>
                <w:tcBorders>
                  <w:left w:val="nil"/>
                  <w:bottom w:val="single" w:sz="4" w:space="0" w:color="auto"/>
                  <w:right w:val="nil"/>
                </w:tcBorders>
                <w:shd w:val="clear" w:color="auto" w:fill="auto"/>
                <w:noWrap/>
                <w:vAlign w:val="bottom"/>
                <w:hideMark/>
              </w:tcPr>
            </w:tcPrChange>
          </w:tcPr>
          <w:p w14:paraId="07E148EF" w14:textId="7D4A504B" w:rsidR="00373D02" w:rsidRPr="008536F7" w:rsidDel="00C1732E" w:rsidRDefault="00373D02">
            <w:pPr>
              <w:widowControl/>
              <w:snapToGrid w:val="0"/>
              <w:ind w:firstLine="567"/>
              <w:rPr>
                <w:ins w:id="3600" w:author="Ragdad Cani Miranti" w:date="2020-11-09T16:52:00Z"/>
                <w:del w:id="3601" w:author="Harry" w:date="2020-11-21T12:55:00Z"/>
                <w:rFonts w:ascii="Times New Roman" w:eastAsia="Times New Roman" w:hAnsi="Times New Roman" w:cs="Times New Roman"/>
                <w:color w:val="000000"/>
                <w:kern w:val="0"/>
                <w:sz w:val="18"/>
                <w:szCs w:val="18"/>
                <w:rPrChange w:id="3602" w:author="Harry" w:date="2020-11-21T12:51:00Z">
                  <w:rPr>
                    <w:ins w:id="3603" w:author="Ragdad Cani Miranti" w:date="2020-11-09T16:52:00Z"/>
                    <w:del w:id="3604" w:author="Harry" w:date="2020-11-21T12:55:00Z"/>
                    <w:rFonts w:ascii="Times New Roman" w:eastAsia="Times New Roman" w:hAnsi="Times New Roman" w:cs="Times New Roman"/>
                    <w:color w:val="000000"/>
                    <w:kern w:val="0"/>
                    <w:sz w:val="24"/>
                    <w:szCs w:val="24"/>
                  </w:rPr>
                </w:rPrChange>
              </w:rPr>
              <w:pPrChange w:id="3605" w:author="Harry" w:date="2020-11-28T17:40:00Z">
                <w:pPr>
                  <w:widowControl/>
                  <w:jc w:val="left"/>
                </w:pPr>
              </w:pPrChange>
            </w:pPr>
          </w:p>
        </w:tc>
        <w:tc>
          <w:tcPr>
            <w:tcW w:w="992" w:type="dxa"/>
            <w:tcBorders>
              <w:top w:val="nil"/>
              <w:left w:val="nil"/>
              <w:bottom w:val="single" w:sz="4" w:space="0" w:color="auto"/>
              <w:right w:val="nil"/>
            </w:tcBorders>
            <w:shd w:val="clear" w:color="auto" w:fill="auto"/>
            <w:vAlign w:val="center"/>
            <w:hideMark/>
            <w:tcPrChange w:id="3606" w:author="Harry" w:date="2020-11-21T12:49:00Z">
              <w:tcPr>
                <w:tcW w:w="992" w:type="dxa"/>
                <w:gridSpan w:val="2"/>
                <w:tcBorders>
                  <w:top w:val="nil"/>
                  <w:left w:val="nil"/>
                  <w:bottom w:val="single" w:sz="4" w:space="0" w:color="auto"/>
                  <w:right w:val="nil"/>
                </w:tcBorders>
                <w:shd w:val="clear" w:color="auto" w:fill="auto"/>
                <w:vAlign w:val="bottom"/>
                <w:hideMark/>
              </w:tcPr>
            </w:tcPrChange>
          </w:tcPr>
          <w:p w14:paraId="68B79DD6" w14:textId="74F92DD6" w:rsidR="00373D02" w:rsidRPr="008536F7" w:rsidDel="00C1732E" w:rsidRDefault="00373D02">
            <w:pPr>
              <w:widowControl/>
              <w:snapToGrid w:val="0"/>
              <w:ind w:firstLine="567"/>
              <w:rPr>
                <w:ins w:id="3607" w:author="Ragdad Cani Miranti" w:date="2020-11-09T16:52:00Z"/>
                <w:del w:id="3608" w:author="Harry" w:date="2020-11-21T12:55:00Z"/>
                <w:rFonts w:ascii="Times New Roman" w:eastAsia="Times New Roman" w:hAnsi="Times New Roman" w:cs="Times New Roman"/>
                <w:color w:val="000000"/>
                <w:kern w:val="0"/>
                <w:sz w:val="18"/>
                <w:szCs w:val="18"/>
                <w:rPrChange w:id="3609" w:author="Harry" w:date="2020-11-21T12:51:00Z">
                  <w:rPr>
                    <w:ins w:id="3610" w:author="Ragdad Cani Miranti" w:date="2020-11-09T16:52:00Z"/>
                    <w:del w:id="3611" w:author="Harry" w:date="2020-11-21T12:55:00Z"/>
                    <w:rFonts w:ascii="Times New Roman" w:eastAsia="Times New Roman" w:hAnsi="Times New Roman" w:cs="Times New Roman"/>
                    <w:color w:val="000000"/>
                    <w:kern w:val="0"/>
                    <w:sz w:val="24"/>
                    <w:szCs w:val="24"/>
                  </w:rPr>
                </w:rPrChange>
              </w:rPr>
              <w:pPrChange w:id="3612" w:author="Harry" w:date="2020-11-28T17:40:00Z">
                <w:pPr>
                  <w:widowControl/>
                  <w:jc w:val="center"/>
                </w:pPr>
              </w:pPrChange>
            </w:pPr>
            <w:ins w:id="3613" w:author="Ragdad Cani Miranti" w:date="2020-11-09T16:52:00Z">
              <w:del w:id="3614" w:author="Harry" w:date="2020-11-21T12:55:00Z">
                <w:r w:rsidRPr="008536F7" w:rsidDel="00C1732E">
                  <w:rPr>
                    <w:rFonts w:ascii="Times New Roman" w:eastAsia="Times New Roman" w:hAnsi="Times New Roman" w:cs="Times New Roman"/>
                    <w:color w:val="000000"/>
                    <w:kern w:val="0"/>
                    <w:sz w:val="18"/>
                    <w:szCs w:val="18"/>
                    <w:rPrChange w:id="3615" w:author="Harry" w:date="2020-11-21T12:51:00Z">
                      <w:rPr>
                        <w:rFonts w:ascii="Times New Roman" w:eastAsia="Times New Roman" w:hAnsi="Times New Roman" w:cs="Times New Roman"/>
                        <w:color w:val="000000"/>
                        <w:kern w:val="0"/>
                        <w:sz w:val="24"/>
                        <w:szCs w:val="24"/>
                      </w:rPr>
                    </w:rPrChange>
                  </w:rPr>
                  <w:delText>OLS</w:delText>
                </w:r>
              </w:del>
            </w:ins>
          </w:p>
        </w:tc>
        <w:tc>
          <w:tcPr>
            <w:tcW w:w="992" w:type="dxa"/>
            <w:tcBorders>
              <w:top w:val="nil"/>
              <w:left w:val="nil"/>
              <w:bottom w:val="single" w:sz="4" w:space="0" w:color="auto"/>
              <w:right w:val="nil"/>
            </w:tcBorders>
            <w:shd w:val="clear" w:color="auto" w:fill="auto"/>
            <w:vAlign w:val="center"/>
            <w:hideMark/>
            <w:tcPrChange w:id="3616" w:author="Harry" w:date="2020-11-21T12:49:00Z">
              <w:tcPr>
                <w:tcW w:w="992" w:type="dxa"/>
                <w:tcBorders>
                  <w:top w:val="nil"/>
                  <w:left w:val="nil"/>
                  <w:bottom w:val="single" w:sz="4" w:space="0" w:color="auto"/>
                  <w:right w:val="nil"/>
                </w:tcBorders>
                <w:shd w:val="clear" w:color="auto" w:fill="auto"/>
                <w:vAlign w:val="bottom"/>
                <w:hideMark/>
              </w:tcPr>
            </w:tcPrChange>
          </w:tcPr>
          <w:p w14:paraId="672F109A" w14:textId="0AF3C340" w:rsidR="00373D02" w:rsidRPr="008536F7" w:rsidDel="00C1732E" w:rsidRDefault="00373D02">
            <w:pPr>
              <w:widowControl/>
              <w:snapToGrid w:val="0"/>
              <w:ind w:firstLine="567"/>
              <w:rPr>
                <w:ins w:id="3617" w:author="Ragdad Cani Miranti" w:date="2020-11-09T16:52:00Z"/>
                <w:del w:id="3618" w:author="Harry" w:date="2020-11-21T12:55:00Z"/>
                <w:rFonts w:ascii="Times New Roman" w:eastAsia="Times New Roman" w:hAnsi="Times New Roman" w:cs="Times New Roman"/>
                <w:color w:val="000000"/>
                <w:kern w:val="0"/>
                <w:sz w:val="18"/>
                <w:szCs w:val="18"/>
                <w:rPrChange w:id="3619" w:author="Harry" w:date="2020-11-21T12:51:00Z">
                  <w:rPr>
                    <w:ins w:id="3620" w:author="Ragdad Cani Miranti" w:date="2020-11-09T16:52:00Z"/>
                    <w:del w:id="3621" w:author="Harry" w:date="2020-11-21T12:55:00Z"/>
                    <w:rFonts w:ascii="Times New Roman" w:eastAsia="Times New Roman" w:hAnsi="Times New Roman" w:cs="Times New Roman"/>
                    <w:color w:val="000000"/>
                    <w:kern w:val="0"/>
                    <w:sz w:val="24"/>
                    <w:szCs w:val="24"/>
                  </w:rPr>
                </w:rPrChange>
              </w:rPr>
              <w:pPrChange w:id="3622" w:author="Harry" w:date="2020-11-28T17:40:00Z">
                <w:pPr>
                  <w:widowControl/>
                  <w:jc w:val="center"/>
                </w:pPr>
              </w:pPrChange>
            </w:pPr>
            <w:ins w:id="3623" w:author="Ragdad Cani Miranti" w:date="2020-11-09T16:52:00Z">
              <w:del w:id="3624" w:author="Harry" w:date="2020-11-21T12:55:00Z">
                <w:r w:rsidRPr="008536F7" w:rsidDel="00C1732E">
                  <w:rPr>
                    <w:rFonts w:ascii="Times New Roman" w:eastAsia="Times New Roman" w:hAnsi="Times New Roman" w:cs="Times New Roman"/>
                    <w:color w:val="000000"/>
                    <w:kern w:val="0"/>
                    <w:sz w:val="18"/>
                    <w:szCs w:val="18"/>
                    <w:rPrChange w:id="3625" w:author="Harry" w:date="2020-11-21T12:51:00Z">
                      <w:rPr>
                        <w:rFonts w:ascii="Times New Roman" w:eastAsia="Times New Roman" w:hAnsi="Times New Roman" w:cs="Times New Roman"/>
                        <w:color w:val="000000"/>
                        <w:kern w:val="0"/>
                        <w:sz w:val="24"/>
                        <w:szCs w:val="24"/>
                      </w:rPr>
                    </w:rPrChange>
                  </w:rPr>
                  <w:delText>SLM</w:delText>
                </w:r>
              </w:del>
            </w:ins>
          </w:p>
        </w:tc>
        <w:tc>
          <w:tcPr>
            <w:tcW w:w="992" w:type="dxa"/>
            <w:tcBorders>
              <w:top w:val="nil"/>
              <w:left w:val="nil"/>
              <w:bottom w:val="single" w:sz="4" w:space="0" w:color="auto"/>
              <w:right w:val="nil"/>
            </w:tcBorders>
            <w:shd w:val="clear" w:color="auto" w:fill="auto"/>
            <w:vAlign w:val="center"/>
            <w:hideMark/>
            <w:tcPrChange w:id="3626" w:author="Harry" w:date="2020-11-21T12:49:00Z">
              <w:tcPr>
                <w:tcW w:w="992" w:type="dxa"/>
                <w:tcBorders>
                  <w:top w:val="nil"/>
                  <w:left w:val="nil"/>
                  <w:bottom w:val="single" w:sz="4" w:space="0" w:color="auto"/>
                  <w:right w:val="nil"/>
                </w:tcBorders>
                <w:shd w:val="clear" w:color="auto" w:fill="auto"/>
                <w:vAlign w:val="bottom"/>
                <w:hideMark/>
              </w:tcPr>
            </w:tcPrChange>
          </w:tcPr>
          <w:p w14:paraId="139CD970" w14:textId="4E175410" w:rsidR="00373D02" w:rsidRPr="008536F7" w:rsidDel="00C1732E" w:rsidRDefault="00373D02">
            <w:pPr>
              <w:widowControl/>
              <w:snapToGrid w:val="0"/>
              <w:ind w:firstLine="567"/>
              <w:rPr>
                <w:ins w:id="3627" w:author="Ragdad Cani Miranti" w:date="2020-11-09T16:52:00Z"/>
                <w:del w:id="3628" w:author="Harry" w:date="2020-11-21T12:55:00Z"/>
                <w:rFonts w:ascii="Times New Roman" w:eastAsia="Times New Roman" w:hAnsi="Times New Roman" w:cs="Times New Roman"/>
                <w:color w:val="000000"/>
                <w:kern w:val="0"/>
                <w:sz w:val="18"/>
                <w:szCs w:val="18"/>
                <w:rPrChange w:id="3629" w:author="Harry" w:date="2020-11-21T12:51:00Z">
                  <w:rPr>
                    <w:ins w:id="3630" w:author="Ragdad Cani Miranti" w:date="2020-11-09T16:52:00Z"/>
                    <w:del w:id="3631" w:author="Harry" w:date="2020-11-21T12:55:00Z"/>
                    <w:rFonts w:ascii="Times New Roman" w:eastAsia="Times New Roman" w:hAnsi="Times New Roman" w:cs="Times New Roman"/>
                    <w:color w:val="000000"/>
                    <w:kern w:val="0"/>
                    <w:sz w:val="24"/>
                    <w:szCs w:val="24"/>
                  </w:rPr>
                </w:rPrChange>
              </w:rPr>
              <w:pPrChange w:id="3632" w:author="Harry" w:date="2020-11-28T17:40:00Z">
                <w:pPr>
                  <w:widowControl/>
                  <w:jc w:val="center"/>
                </w:pPr>
              </w:pPrChange>
            </w:pPr>
            <w:ins w:id="3633" w:author="Ragdad Cani Miranti" w:date="2020-11-09T16:52:00Z">
              <w:del w:id="3634" w:author="Harry" w:date="2020-11-21T12:55:00Z">
                <w:r w:rsidRPr="008536F7" w:rsidDel="00C1732E">
                  <w:rPr>
                    <w:rFonts w:ascii="Times New Roman" w:eastAsia="Times New Roman" w:hAnsi="Times New Roman" w:cs="Times New Roman"/>
                    <w:color w:val="000000"/>
                    <w:kern w:val="0"/>
                    <w:sz w:val="18"/>
                    <w:szCs w:val="18"/>
                    <w:rPrChange w:id="3635" w:author="Harry" w:date="2020-11-21T12:51:00Z">
                      <w:rPr>
                        <w:rFonts w:ascii="Times New Roman" w:eastAsia="Times New Roman" w:hAnsi="Times New Roman" w:cs="Times New Roman"/>
                        <w:color w:val="000000"/>
                        <w:kern w:val="0"/>
                        <w:sz w:val="24"/>
                        <w:szCs w:val="24"/>
                      </w:rPr>
                    </w:rPrChange>
                  </w:rPr>
                  <w:delText>SEM</w:delText>
                </w:r>
              </w:del>
            </w:ins>
          </w:p>
        </w:tc>
        <w:tc>
          <w:tcPr>
            <w:tcW w:w="993" w:type="dxa"/>
            <w:tcBorders>
              <w:top w:val="nil"/>
              <w:left w:val="nil"/>
              <w:bottom w:val="single" w:sz="4" w:space="0" w:color="auto"/>
              <w:right w:val="nil"/>
            </w:tcBorders>
            <w:shd w:val="clear" w:color="auto" w:fill="auto"/>
            <w:vAlign w:val="center"/>
            <w:hideMark/>
            <w:tcPrChange w:id="3636" w:author="Harry" w:date="2020-11-21T12:49:00Z">
              <w:tcPr>
                <w:tcW w:w="993" w:type="dxa"/>
                <w:tcBorders>
                  <w:top w:val="nil"/>
                  <w:left w:val="nil"/>
                  <w:bottom w:val="single" w:sz="4" w:space="0" w:color="auto"/>
                  <w:right w:val="nil"/>
                </w:tcBorders>
                <w:shd w:val="clear" w:color="auto" w:fill="auto"/>
                <w:vAlign w:val="bottom"/>
                <w:hideMark/>
              </w:tcPr>
            </w:tcPrChange>
          </w:tcPr>
          <w:p w14:paraId="034E49F9" w14:textId="67591B1B" w:rsidR="00373D02" w:rsidRPr="008536F7" w:rsidDel="00C1732E" w:rsidRDefault="00373D02">
            <w:pPr>
              <w:widowControl/>
              <w:snapToGrid w:val="0"/>
              <w:ind w:firstLine="567"/>
              <w:rPr>
                <w:ins w:id="3637" w:author="Ragdad Cani Miranti" w:date="2020-11-09T16:52:00Z"/>
                <w:del w:id="3638" w:author="Harry" w:date="2020-11-21T12:55:00Z"/>
                <w:rFonts w:ascii="Times New Roman" w:eastAsia="Times New Roman" w:hAnsi="Times New Roman" w:cs="Times New Roman"/>
                <w:color w:val="000000"/>
                <w:kern w:val="0"/>
                <w:sz w:val="18"/>
                <w:szCs w:val="18"/>
                <w:rPrChange w:id="3639" w:author="Harry" w:date="2020-11-21T12:51:00Z">
                  <w:rPr>
                    <w:ins w:id="3640" w:author="Ragdad Cani Miranti" w:date="2020-11-09T16:52:00Z"/>
                    <w:del w:id="3641" w:author="Harry" w:date="2020-11-21T12:55:00Z"/>
                    <w:rFonts w:ascii="Times New Roman" w:eastAsia="Times New Roman" w:hAnsi="Times New Roman" w:cs="Times New Roman"/>
                    <w:color w:val="000000"/>
                    <w:kern w:val="0"/>
                    <w:sz w:val="24"/>
                    <w:szCs w:val="24"/>
                  </w:rPr>
                </w:rPrChange>
              </w:rPr>
              <w:pPrChange w:id="3642" w:author="Harry" w:date="2020-11-28T17:40:00Z">
                <w:pPr>
                  <w:widowControl/>
                  <w:jc w:val="center"/>
                </w:pPr>
              </w:pPrChange>
            </w:pPr>
            <w:ins w:id="3643" w:author="Ragdad Cani Miranti" w:date="2020-11-09T16:52:00Z">
              <w:del w:id="3644" w:author="Harry" w:date="2020-11-21T12:55:00Z">
                <w:r w:rsidRPr="008536F7" w:rsidDel="00C1732E">
                  <w:rPr>
                    <w:rFonts w:ascii="Times New Roman" w:eastAsia="Times New Roman" w:hAnsi="Times New Roman" w:cs="Times New Roman"/>
                    <w:color w:val="000000"/>
                    <w:kern w:val="0"/>
                    <w:sz w:val="18"/>
                    <w:szCs w:val="18"/>
                    <w:rPrChange w:id="3645" w:author="Harry" w:date="2020-11-21T12:51:00Z">
                      <w:rPr>
                        <w:rFonts w:ascii="Times New Roman" w:eastAsia="Times New Roman" w:hAnsi="Times New Roman" w:cs="Times New Roman"/>
                        <w:color w:val="000000"/>
                        <w:kern w:val="0"/>
                        <w:sz w:val="24"/>
                        <w:szCs w:val="24"/>
                      </w:rPr>
                    </w:rPrChange>
                  </w:rPr>
                  <w:delText>OLS</w:delText>
                </w:r>
              </w:del>
            </w:ins>
          </w:p>
        </w:tc>
        <w:tc>
          <w:tcPr>
            <w:tcW w:w="992" w:type="dxa"/>
            <w:tcBorders>
              <w:top w:val="nil"/>
              <w:left w:val="nil"/>
              <w:bottom w:val="single" w:sz="4" w:space="0" w:color="auto"/>
              <w:right w:val="nil"/>
            </w:tcBorders>
            <w:shd w:val="clear" w:color="auto" w:fill="auto"/>
            <w:vAlign w:val="center"/>
            <w:hideMark/>
            <w:tcPrChange w:id="3646" w:author="Harry" w:date="2020-11-21T12:49:00Z">
              <w:tcPr>
                <w:tcW w:w="992" w:type="dxa"/>
                <w:gridSpan w:val="2"/>
                <w:tcBorders>
                  <w:top w:val="nil"/>
                  <w:left w:val="nil"/>
                  <w:bottom w:val="single" w:sz="4" w:space="0" w:color="auto"/>
                  <w:right w:val="nil"/>
                </w:tcBorders>
                <w:shd w:val="clear" w:color="auto" w:fill="auto"/>
                <w:vAlign w:val="bottom"/>
                <w:hideMark/>
              </w:tcPr>
            </w:tcPrChange>
          </w:tcPr>
          <w:p w14:paraId="6D789658" w14:textId="0992E349" w:rsidR="00373D02" w:rsidRPr="008536F7" w:rsidDel="00C1732E" w:rsidRDefault="00373D02">
            <w:pPr>
              <w:widowControl/>
              <w:snapToGrid w:val="0"/>
              <w:ind w:firstLine="567"/>
              <w:rPr>
                <w:ins w:id="3647" w:author="Ragdad Cani Miranti" w:date="2020-11-09T16:52:00Z"/>
                <w:del w:id="3648" w:author="Harry" w:date="2020-11-21T12:55:00Z"/>
                <w:rFonts w:ascii="Times New Roman" w:eastAsia="Times New Roman" w:hAnsi="Times New Roman" w:cs="Times New Roman"/>
                <w:color w:val="000000"/>
                <w:kern w:val="0"/>
                <w:sz w:val="18"/>
                <w:szCs w:val="18"/>
                <w:rPrChange w:id="3649" w:author="Harry" w:date="2020-11-21T12:51:00Z">
                  <w:rPr>
                    <w:ins w:id="3650" w:author="Ragdad Cani Miranti" w:date="2020-11-09T16:52:00Z"/>
                    <w:del w:id="3651" w:author="Harry" w:date="2020-11-21T12:55:00Z"/>
                    <w:rFonts w:ascii="Times New Roman" w:eastAsia="Times New Roman" w:hAnsi="Times New Roman" w:cs="Times New Roman"/>
                    <w:color w:val="000000"/>
                    <w:kern w:val="0"/>
                    <w:sz w:val="24"/>
                    <w:szCs w:val="24"/>
                  </w:rPr>
                </w:rPrChange>
              </w:rPr>
              <w:pPrChange w:id="3652" w:author="Harry" w:date="2020-11-28T17:40:00Z">
                <w:pPr>
                  <w:widowControl/>
                  <w:jc w:val="center"/>
                </w:pPr>
              </w:pPrChange>
            </w:pPr>
            <w:ins w:id="3653" w:author="Ragdad Cani Miranti" w:date="2020-11-09T16:52:00Z">
              <w:del w:id="3654" w:author="Harry" w:date="2020-11-21T12:55:00Z">
                <w:r w:rsidRPr="008536F7" w:rsidDel="00C1732E">
                  <w:rPr>
                    <w:rFonts w:ascii="Times New Roman" w:eastAsia="Times New Roman" w:hAnsi="Times New Roman" w:cs="Times New Roman"/>
                    <w:color w:val="000000"/>
                    <w:kern w:val="0"/>
                    <w:sz w:val="18"/>
                    <w:szCs w:val="18"/>
                    <w:rPrChange w:id="3655" w:author="Harry" w:date="2020-11-21T12:51:00Z">
                      <w:rPr>
                        <w:rFonts w:ascii="Times New Roman" w:eastAsia="Times New Roman" w:hAnsi="Times New Roman" w:cs="Times New Roman"/>
                        <w:color w:val="000000"/>
                        <w:kern w:val="0"/>
                        <w:sz w:val="24"/>
                        <w:szCs w:val="24"/>
                      </w:rPr>
                    </w:rPrChange>
                  </w:rPr>
                  <w:delText>SLM</w:delText>
                </w:r>
              </w:del>
            </w:ins>
          </w:p>
        </w:tc>
        <w:tc>
          <w:tcPr>
            <w:tcW w:w="992" w:type="dxa"/>
            <w:tcBorders>
              <w:top w:val="nil"/>
              <w:left w:val="nil"/>
              <w:bottom w:val="single" w:sz="4" w:space="0" w:color="auto"/>
              <w:right w:val="nil"/>
            </w:tcBorders>
            <w:shd w:val="clear" w:color="auto" w:fill="auto"/>
            <w:vAlign w:val="center"/>
            <w:hideMark/>
            <w:tcPrChange w:id="3656" w:author="Harry" w:date="2020-11-21T12:49:00Z">
              <w:tcPr>
                <w:tcW w:w="992" w:type="dxa"/>
                <w:tcBorders>
                  <w:top w:val="nil"/>
                  <w:left w:val="nil"/>
                  <w:bottom w:val="single" w:sz="4" w:space="0" w:color="auto"/>
                  <w:right w:val="nil"/>
                </w:tcBorders>
                <w:shd w:val="clear" w:color="auto" w:fill="auto"/>
                <w:vAlign w:val="bottom"/>
                <w:hideMark/>
              </w:tcPr>
            </w:tcPrChange>
          </w:tcPr>
          <w:p w14:paraId="462C9359" w14:textId="47344254" w:rsidR="00373D02" w:rsidRPr="008536F7" w:rsidDel="00C1732E" w:rsidRDefault="00373D02">
            <w:pPr>
              <w:widowControl/>
              <w:snapToGrid w:val="0"/>
              <w:ind w:firstLine="567"/>
              <w:rPr>
                <w:ins w:id="3657" w:author="Ragdad Cani Miranti" w:date="2020-11-09T16:52:00Z"/>
                <w:del w:id="3658" w:author="Harry" w:date="2020-11-21T12:55:00Z"/>
                <w:rFonts w:ascii="Times New Roman" w:eastAsia="Times New Roman" w:hAnsi="Times New Roman" w:cs="Times New Roman"/>
                <w:color w:val="000000"/>
                <w:kern w:val="0"/>
                <w:sz w:val="18"/>
                <w:szCs w:val="18"/>
                <w:rPrChange w:id="3659" w:author="Harry" w:date="2020-11-21T12:51:00Z">
                  <w:rPr>
                    <w:ins w:id="3660" w:author="Ragdad Cani Miranti" w:date="2020-11-09T16:52:00Z"/>
                    <w:del w:id="3661" w:author="Harry" w:date="2020-11-21T12:55:00Z"/>
                    <w:rFonts w:ascii="Times New Roman" w:eastAsia="Times New Roman" w:hAnsi="Times New Roman" w:cs="Times New Roman"/>
                    <w:color w:val="000000"/>
                    <w:kern w:val="0"/>
                    <w:sz w:val="24"/>
                    <w:szCs w:val="24"/>
                  </w:rPr>
                </w:rPrChange>
              </w:rPr>
              <w:pPrChange w:id="3662" w:author="Harry" w:date="2020-11-28T17:40:00Z">
                <w:pPr>
                  <w:widowControl/>
                  <w:jc w:val="center"/>
                </w:pPr>
              </w:pPrChange>
            </w:pPr>
            <w:ins w:id="3663" w:author="Ragdad Cani Miranti" w:date="2020-11-09T16:52:00Z">
              <w:del w:id="3664" w:author="Harry" w:date="2020-11-21T12:55:00Z">
                <w:r w:rsidRPr="008536F7" w:rsidDel="00C1732E">
                  <w:rPr>
                    <w:rFonts w:ascii="Times New Roman" w:eastAsia="Times New Roman" w:hAnsi="Times New Roman" w:cs="Times New Roman"/>
                    <w:color w:val="000000"/>
                    <w:kern w:val="0"/>
                    <w:sz w:val="18"/>
                    <w:szCs w:val="18"/>
                    <w:rPrChange w:id="3665" w:author="Harry" w:date="2020-11-21T12:51:00Z">
                      <w:rPr>
                        <w:rFonts w:ascii="Times New Roman" w:eastAsia="Times New Roman" w:hAnsi="Times New Roman" w:cs="Times New Roman"/>
                        <w:color w:val="000000"/>
                        <w:kern w:val="0"/>
                        <w:sz w:val="24"/>
                        <w:szCs w:val="24"/>
                      </w:rPr>
                    </w:rPrChange>
                  </w:rPr>
                  <w:delText>SEM</w:delText>
                </w:r>
              </w:del>
            </w:ins>
          </w:p>
        </w:tc>
      </w:tr>
      <w:tr w:rsidR="0058187F" w:rsidRPr="00884C10" w:rsidDel="00C1732E" w14:paraId="744521E5" w14:textId="505A3718" w:rsidTr="008E309A">
        <w:trPr>
          <w:trHeight w:val="307"/>
          <w:ins w:id="3666" w:author="Ragdad Cani Miranti" w:date="2020-11-09T16:52:00Z"/>
          <w:del w:id="3667" w:author="Harry" w:date="2020-11-21T12:55:00Z"/>
          <w:trPrChange w:id="3668"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3669" w:author="Harry" w:date="2020-11-21T12:48:00Z">
              <w:tcPr>
                <w:tcW w:w="2694" w:type="dxa"/>
                <w:tcBorders>
                  <w:top w:val="nil"/>
                  <w:left w:val="nil"/>
                  <w:bottom w:val="nil"/>
                  <w:right w:val="nil"/>
                </w:tcBorders>
                <w:shd w:val="clear" w:color="auto" w:fill="auto"/>
                <w:noWrap/>
                <w:vAlign w:val="bottom"/>
                <w:hideMark/>
              </w:tcPr>
            </w:tcPrChange>
          </w:tcPr>
          <w:p w14:paraId="074E2CDD" w14:textId="3BF23171" w:rsidR="00884C10" w:rsidRPr="008536F7" w:rsidDel="00C1732E" w:rsidRDefault="00884C10">
            <w:pPr>
              <w:widowControl/>
              <w:snapToGrid w:val="0"/>
              <w:ind w:firstLine="567"/>
              <w:rPr>
                <w:ins w:id="3670" w:author="Ragdad Cani Miranti" w:date="2020-11-09T16:52:00Z"/>
                <w:del w:id="3671" w:author="Harry" w:date="2020-11-21T12:55:00Z"/>
                <w:rFonts w:ascii="Times New Roman" w:eastAsia="Times New Roman" w:hAnsi="Times New Roman" w:cs="Times New Roman"/>
                <w:color w:val="000000"/>
                <w:kern w:val="0"/>
                <w:sz w:val="18"/>
                <w:szCs w:val="18"/>
                <w:rPrChange w:id="3672" w:author="Harry" w:date="2020-11-21T12:51:00Z">
                  <w:rPr>
                    <w:ins w:id="3673" w:author="Ragdad Cani Miranti" w:date="2020-11-09T16:52:00Z"/>
                    <w:del w:id="3674" w:author="Harry" w:date="2020-11-21T12:55:00Z"/>
                    <w:rFonts w:ascii="Times New Roman" w:eastAsia="Times New Roman" w:hAnsi="Times New Roman" w:cs="Times New Roman"/>
                    <w:color w:val="000000"/>
                    <w:kern w:val="0"/>
                    <w:sz w:val="24"/>
                    <w:szCs w:val="24"/>
                  </w:rPr>
                </w:rPrChange>
              </w:rPr>
              <w:pPrChange w:id="3675" w:author="Harry" w:date="2020-11-28T17:40:00Z">
                <w:pPr>
                  <w:widowControl/>
                  <w:jc w:val="left"/>
                </w:pPr>
              </w:pPrChange>
            </w:pPr>
            <w:ins w:id="3676" w:author="Ragdad Cani Miranti" w:date="2020-11-09T16:52:00Z">
              <w:del w:id="3677" w:author="Harry" w:date="2020-11-21T12:55:00Z">
                <w:r w:rsidRPr="008536F7" w:rsidDel="00C1732E">
                  <w:rPr>
                    <w:rFonts w:ascii="Times New Roman" w:eastAsia="Times New Roman" w:hAnsi="Times New Roman" w:cs="Times New Roman"/>
                    <w:color w:val="000000"/>
                    <w:kern w:val="0"/>
                    <w:sz w:val="18"/>
                    <w:szCs w:val="18"/>
                    <w:rPrChange w:id="3678" w:author="Harry" w:date="2020-11-21T12:51:00Z">
                      <w:rPr>
                        <w:rFonts w:ascii="Times New Roman" w:eastAsia="Times New Roman" w:hAnsi="Times New Roman" w:cs="Times New Roman"/>
                        <w:color w:val="000000"/>
                        <w:kern w:val="0"/>
                        <w:sz w:val="24"/>
                        <w:szCs w:val="24"/>
                      </w:rPr>
                    </w:rPrChange>
                  </w:rPr>
                  <w:delText xml:space="preserve">Log of </w:delText>
                </w:r>
              </w:del>
            </w:ins>
            <w:ins w:id="3679" w:author="Ragdad Cani Miranti" w:date="2020-11-09T17:54:00Z">
              <w:del w:id="3680" w:author="Harry" w:date="2020-11-21T12:55:00Z">
                <w:r w:rsidR="00B0317C" w:rsidRPr="008536F7" w:rsidDel="00C1732E">
                  <w:rPr>
                    <w:rFonts w:ascii="Times New Roman" w:eastAsia="Times New Roman" w:hAnsi="Times New Roman" w:cs="Times New Roman"/>
                    <w:color w:val="000000"/>
                    <w:kern w:val="0"/>
                    <w:sz w:val="18"/>
                    <w:szCs w:val="18"/>
                    <w:rPrChange w:id="3681" w:author="Harry" w:date="2020-11-21T12:51:00Z">
                      <w:rPr>
                        <w:rFonts w:ascii="Times New Roman" w:eastAsia="Times New Roman" w:hAnsi="Times New Roman" w:cs="Times New Roman"/>
                        <w:color w:val="000000"/>
                        <w:kern w:val="0"/>
                        <w:sz w:val="16"/>
                        <w:szCs w:val="16"/>
                      </w:rPr>
                    </w:rPrChange>
                  </w:rPr>
                  <w:delText>GDP</w:delText>
                </w:r>
              </w:del>
            </w:ins>
            <w:ins w:id="3682" w:author="Ragdad Cani Miranti" w:date="2020-11-09T16:52:00Z">
              <w:del w:id="3683" w:author="Harry" w:date="2020-11-21T12:55:00Z">
                <w:r w:rsidRPr="008536F7" w:rsidDel="00C1732E">
                  <w:rPr>
                    <w:rFonts w:ascii="Times New Roman" w:eastAsia="Times New Roman" w:hAnsi="Times New Roman" w:cs="Times New Roman"/>
                    <w:color w:val="000000"/>
                    <w:kern w:val="0"/>
                    <w:sz w:val="18"/>
                    <w:szCs w:val="18"/>
                    <w:rPrChange w:id="3684" w:author="Harry" w:date="2020-11-21T12:51:00Z">
                      <w:rPr>
                        <w:rFonts w:ascii="Times New Roman" w:eastAsia="Times New Roman" w:hAnsi="Times New Roman" w:cs="Times New Roman"/>
                        <w:color w:val="000000"/>
                        <w:kern w:val="0"/>
                        <w:sz w:val="24"/>
                        <w:szCs w:val="24"/>
                      </w:rPr>
                    </w:rPrChange>
                  </w:rPr>
                  <w:delText xml:space="preserve"> in 2015Q1</w:delText>
                </w:r>
              </w:del>
            </w:ins>
          </w:p>
        </w:tc>
        <w:tc>
          <w:tcPr>
            <w:tcW w:w="992" w:type="dxa"/>
            <w:tcBorders>
              <w:top w:val="nil"/>
              <w:left w:val="nil"/>
              <w:bottom w:val="nil"/>
              <w:right w:val="nil"/>
            </w:tcBorders>
            <w:shd w:val="clear" w:color="auto" w:fill="auto"/>
            <w:noWrap/>
            <w:vAlign w:val="center"/>
            <w:hideMark/>
            <w:tcPrChange w:id="3685" w:author="Harry" w:date="2020-11-21T12:48:00Z">
              <w:tcPr>
                <w:tcW w:w="992" w:type="dxa"/>
                <w:gridSpan w:val="2"/>
                <w:tcBorders>
                  <w:top w:val="nil"/>
                  <w:left w:val="nil"/>
                  <w:bottom w:val="nil"/>
                  <w:right w:val="nil"/>
                </w:tcBorders>
                <w:shd w:val="clear" w:color="auto" w:fill="auto"/>
                <w:noWrap/>
                <w:vAlign w:val="center"/>
                <w:hideMark/>
              </w:tcPr>
            </w:tcPrChange>
          </w:tcPr>
          <w:p w14:paraId="5D1BD64D" w14:textId="503C8F88" w:rsidR="00884C10" w:rsidRPr="008536F7" w:rsidDel="00C1732E" w:rsidRDefault="00884C10">
            <w:pPr>
              <w:widowControl/>
              <w:snapToGrid w:val="0"/>
              <w:ind w:firstLine="567"/>
              <w:rPr>
                <w:ins w:id="3686" w:author="Ragdad Cani Miranti" w:date="2020-11-09T16:52:00Z"/>
                <w:del w:id="3687" w:author="Harry" w:date="2020-11-21T12:55:00Z"/>
                <w:rFonts w:ascii="Times New Roman" w:eastAsia="Times New Roman" w:hAnsi="Times New Roman" w:cs="Times New Roman"/>
                <w:color w:val="000000"/>
                <w:kern w:val="0"/>
                <w:sz w:val="18"/>
                <w:szCs w:val="18"/>
                <w:rPrChange w:id="3688" w:author="Harry" w:date="2020-11-21T12:51:00Z">
                  <w:rPr>
                    <w:ins w:id="3689" w:author="Ragdad Cani Miranti" w:date="2020-11-09T16:52:00Z"/>
                    <w:del w:id="3690" w:author="Harry" w:date="2020-11-21T12:55:00Z"/>
                    <w:rFonts w:ascii="Times New Roman" w:eastAsia="Times New Roman" w:hAnsi="Times New Roman" w:cs="Times New Roman"/>
                    <w:color w:val="000000"/>
                    <w:kern w:val="0"/>
                    <w:sz w:val="24"/>
                    <w:szCs w:val="24"/>
                  </w:rPr>
                </w:rPrChange>
              </w:rPr>
              <w:pPrChange w:id="3691" w:author="Harry" w:date="2020-11-28T17:40:00Z">
                <w:pPr>
                  <w:widowControl/>
                  <w:jc w:val="center"/>
                </w:pPr>
              </w:pPrChange>
            </w:pPr>
            <w:ins w:id="3692" w:author="Ragdad Cani Miranti" w:date="2020-11-09T16:52:00Z">
              <w:del w:id="3693" w:author="Harry" w:date="2020-11-21T12:55:00Z">
                <w:r w:rsidRPr="008536F7" w:rsidDel="00C1732E">
                  <w:rPr>
                    <w:rFonts w:ascii="Times New Roman" w:eastAsia="Times New Roman" w:hAnsi="Times New Roman" w:cs="Times New Roman"/>
                    <w:color w:val="000000"/>
                    <w:kern w:val="0"/>
                    <w:sz w:val="18"/>
                    <w:szCs w:val="18"/>
                    <w:rPrChange w:id="3694" w:author="Harry" w:date="2020-11-21T12:51:00Z">
                      <w:rPr>
                        <w:rFonts w:ascii="Times New Roman" w:eastAsia="Times New Roman" w:hAnsi="Times New Roman" w:cs="Times New Roman"/>
                        <w:color w:val="000000"/>
                        <w:kern w:val="0"/>
                        <w:sz w:val="24"/>
                        <w:szCs w:val="24"/>
                      </w:rPr>
                    </w:rPrChange>
                  </w:rPr>
                  <w:delText>-0.022**</w:delText>
                </w:r>
              </w:del>
            </w:ins>
          </w:p>
        </w:tc>
        <w:tc>
          <w:tcPr>
            <w:tcW w:w="992" w:type="dxa"/>
            <w:tcBorders>
              <w:top w:val="nil"/>
              <w:left w:val="nil"/>
              <w:bottom w:val="nil"/>
              <w:right w:val="nil"/>
            </w:tcBorders>
            <w:shd w:val="clear" w:color="auto" w:fill="auto"/>
            <w:vAlign w:val="center"/>
            <w:hideMark/>
            <w:tcPrChange w:id="3695" w:author="Harry" w:date="2020-11-21T12:48:00Z">
              <w:tcPr>
                <w:tcW w:w="992" w:type="dxa"/>
                <w:tcBorders>
                  <w:top w:val="nil"/>
                  <w:left w:val="nil"/>
                  <w:bottom w:val="nil"/>
                  <w:right w:val="nil"/>
                </w:tcBorders>
                <w:shd w:val="clear" w:color="auto" w:fill="auto"/>
                <w:vAlign w:val="center"/>
                <w:hideMark/>
              </w:tcPr>
            </w:tcPrChange>
          </w:tcPr>
          <w:p w14:paraId="0FF934C6" w14:textId="4D431EF4" w:rsidR="00884C10" w:rsidRPr="008536F7" w:rsidDel="00C1732E" w:rsidRDefault="00884C10">
            <w:pPr>
              <w:widowControl/>
              <w:snapToGrid w:val="0"/>
              <w:ind w:firstLine="567"/>
              <w:rPr>
                <w:ins w:id="3696" w:author="Ragdad Cani Miranti" w:date="2020-11-09T16:52:00Z"/>
                <w:del w:id="3697" w:author="Harry" w:date="2020-11-21T12:55:00Z"/>
                <w:rFonts w:ascii="Times New Roman" w:eastAsia="Times New Roman" w:hAnsi="Times New Roman" w:cs="Times New Roman"/>
                <w:color w:val="000000"/>
                <w:kern w:val="0"/>
                <w:sz w:val="18"/>
                <w:szCs w:val="18"/>
                <w:rPrChange w:id="3698" w:author="Harry" w:date="2020-11-21T12:51:00Z">
                  <w:rPr>
                    <w:ins w:id="3699" w:author="Ragdad Cani Miranti" w:date="2020-11-09T16:52:00Z"/>
                    <w:del w:id="3700" w:author="Harry" w:date="2020-11-21T12:55:00Z"/>
                    <w:rFonts w:ascii="Times New Roman" w:eastAsia="Times New Roman" w:hAnsi="Times New Roman" w:cs="Times New Roman"/>
                    <w:color w:val="000000"/>
                    <w:kern w:val="0"/>
                    <w:sz w:val="24"/>
                    <w:szCs w:val="24"/>
                  </w:rPr>
                </w:rPrChange>
              </w:rPr>
              <w:pPrChange w:id="3701" w:author="Harry" w:date="2020-11-28T17:40:00Z">
                <w:pPr>
                  <w:widowControl/>
                  <w:jc w:val="center"/>
                </w:pPr>
              </w:pPrChange>
            </w:pPr>
            <w:ins w:id="3702" w:author="Ragdad Cani Miranti" w:date="2020-11-09T16:52:00Z">
              <w:del w:id="3703" w:author="Harry" w:date="2020-11-21T12:55:00Z">
                <w:r w:rsidRPr="008536F7" w:rsidDel="00C1732E">
                  <w:rPr>
                    <w:rFonts w:ascii="Times New Roman" w:eastAsia="Times New Roman" w:hAnsi="Times New Roman" w:cs="Times New Roman"/>
                    <w:color w:val="000000"/>
                    <w:kern w:val="0"/>
                    <w:sz w:val="18"/>
                    <w:szCs w:val="18"/>
                    <w:rPrChange w:id="3704" w:author="Harry" w:date="2020-11-21T12:51:00Z">
                      <w:rPr>
                        <w:rFonts w:ascii="Times New Roman" w:eastAsia="Times New Roman" w:hAnsi="Times New Roman" w:cs="Times New Roman"/>
                        <w:color w:val="000000"/>
                        <w:kern w:val="0"/>
                        <w:sz w:val="24"/>
                        <w:szCs w:val="24"/>
                      </w:rPr>
                    </w:rPrChange>
                  </w:rPr>
                  <w:delText>-0.022***</w:delText>
                </w:r>
              </w:del>
            </w:ins>
          </w:p>
        </w:tc>
        <w:tc>
          <w:tcPr>
            <w:tcW w:w="992" w:type="dxa"/>
            <w:tcBorders>
              <w:top w:val="nil"/>
              <w:left w:val="nil"/>
              <w:bottom w:val="nil"/>
              <w:right w:val="nil"/>
            </w:tcBorders>
            <w:shd w:val="clear" w:color="auto" w:fill="auto"/>
            <w:vAlign w:val="center"/>
            <w:hideMark/>
            <w:tcPrChange w:id="3705" w:author="Harry" w:date="2020-11-21T12:48:00Z">
              <w:tcPr>
                <w:tcW w:w="992" w:type="dxa"/>
                <w:tcBorders>
                  <w:top w:val="nil"/>
                  <w:left w:val="nil"/>
                  <w:bottom w:val="nil"/>
                  <w:right w:val="nil"/>
                </w:tcBorders>
                <w:shd w:val="clear" w:color="auto" w:fill="auto"/>
                <w:vAlign w:val="center"/>
                <w:hideMark/>
              </w:tcPr>
            </w:tcPrChange>
          </w:tcPr>
          <w:p w14:paraId="666A3983" w14:textId="690962FA" w:rsidR="00884C10" w:rsidRPr="008536F7" w:rsidDel="00C1732E" w:rsidRDefault="00884C10">
            <w:pPr>
              <w:widowControl/>
              <w:snapToGrid w:val="0"/>
              <w:ind w:firstLine="567"/>
              <w:rPr>
                <w:ins w:id="3706" w:author="Ragdad Cani Miranti" w:date="2020-11-09T16:52:00Z"/>
                <w:del w:id="3707" w:author="Harry" w:date="2020-11-21T12:55:00Z"/>
                <w:rFonts w:ascii="Times New Roman" w:eastAsia="Times New Roman" w:hAnsi="Times New Roman" w:cs="Times New Roman"/>
                <w:color w:val="000000"/>
                <w:kern w:val="0"/>
                <w:sz w:val="18"/>
                <w:szCs w:val="18"/>
                <w:rPrChange w:id="3708" w:author="Harry" w:date="2020-11-21T12:51:00Z">
                  <w:rPr>
                    <w:ins w:id="3709" w:author="Ragdad Cani Miranti" w:date="2020-11-09T16:52:00Z"/>
                    <w:del w:id="3710" w:author="Harry" w:date="2020-11-21T12:55:00Z"/>
                    <w:rFonts w:ascii="Times New Roman" w:eastAsia="Times New Roman" w:hAnsi="Times New Roman" w:cs="Times New Roman"/>
                    <w:color w:val="000000"/>
                    <w:kern w:val="0"/>
                    <w:sz w:val="24"/>
                    <w:szCs w:val="24"/>
                  </w:rPr>
                </w:rPrChange>
              </w:rPr>
              <w:pPrChange w:id="3711" w:author="Harry" w:date="2020-11-28T17:40:00Z">
                <w:pPr>
                  <w:widowControl/>
                  <w:jc w:val="center"/>
                </w:pPr>
              </w:pPrChange>
            </w:pPr>
            <w:ins w:id="3712" w:author="Ragdad Cani Miranti" w:date="2020-11-09T16:52:00Z">
              <w:del w:id="3713" w:author="Harry" w:date="2020-11-21T12:55:00Z">
                <w:r w:rsidRPr="008536F7" w:rsidDel="00C1732E">
                  <w:rPr>
                    <w:rFonts w:ascii="Times New Roman" w:eastAsia="Times New Roman" w:hAnsi="Times New Roman" w:cs="Times New Roman"/>
                    <w:color w:val="000000"/>
                    <w:kern w:val="0"/>
                    <w:sz w:val="18"/>
                    <w:szCs w:val="18"/>
                    <w:rPrChange w:id="3714" w:author="Harry" w:date="2020-11-21T12:51:00Z">
                      <w:rPr>
                        <w:rFonts w:ascii="Times New Roman" w:eastAsia="Times New Roman" w:hAnsi="Times New Roman" w:cs="Times New Roman"/>
                        <w:color w:val="000000"/>
                        <w:kern w:val="0"/>
                        <w:sz w:val="24"/>
                        <w:szCs w:val="24"/>
                      </w:rPr>
                    </w:rPrChange>
                  </w:rPr>
                  <w:delText>-0.026</w:delText>
                </w:r>
              </w:del>
            </w:ins>
          </w:p>
        </w:tc>
        <w:tc>
          <w:tcPr>
            <w:tcW w:w="993" w:type="dxa"/>
            <w:tcBorders>
              <w:top w:val="nil"/>
              <w:left w:val="nil"/>
              <w:bottom w:val="nil"/>
              <w:right w:val="nil"/>
            </w:tcBorders>
            <w:shd w:val="clear" w:color="auto" w:fill="auto"/>
            <w:vAlign w:val="center"/>
            <w:hideMark/>
            <w:tcPrChange w:id="3715" w:author="Harry" w:date="2020-11-21T12:48:00Z">
              <w:tcPr>
                <w:tcW w:w="993" w:type="dxa"/>
                <w:tcBorders>
                  <w:top w:val="nil"/>
                  <w:left w:val="nil"/>
                  <w:bottom w:val="nil"/>
                  <w:right w:val="nil"/>
                </w:tcBorders>
                <w:shd w:val="clear" w:color="auto" w:fill="auto"/>
                <w:vAlign w:val="bottom"/>
                <w:hideMark/>
              </w:tcPr>
            </w:tcPrChange>
          </w:tcPr>
          <w:p w14:paraId="142D4F87" w14:textId="7AA5C8CD" w:rsidR="00884C10" w:rsidRPr="008536F7" w:rsidDel="00C1732E" w:rsidRDefault="00884C10">
            <w:pPr>
              <w:widowControl/>
              <w:snapToGrid w:val="0"/>
              <w:ind w:firstLine="567"/>
              <w:rPr>
                <w:ins w:id="3716" w:author="Ragdad Cani Miranti" w:date="2020-11-09T16:52:00Z"/>
                <w:del w:id="3717" w:author="Harry" w:date="2020-11-21T12:55:00Z"/>
                <w:rFonts w:ascii="Times New Roman" w:eastAsia="Times New Roman" w:hAnsi="Times New Roman" w:cs="Times New Roman"/>
                <w:color w:val="000000"/>
                <w:kern w:val="0"/>
                <w:sz w:val="18"/>
                <w:szCs w:val="18"/>
                <w:rPrChange w:id="3718" w:author="Harry" w:date="2020-11-21T12:51:00Z">
                  <w:rPr>
                    <w:ins w:id="3719" w:author="Ragdad Cani Miranti" w:date="2020-11-09T16:52:00Z"/>
                    <w:del w:id="3720" w:author="Harry" w:date="2020-11-21T12:55:00Z"/>
                    <w:rFonts w:ascii="Times New Roman" w:eastAsia="Times New Roman" w:hAnsi="Times New Roman" w:cs="Times New Roman"/>
                    <w:color w:val="000000"/>
                    <w:kern w:val="0"/>
                    <w:sz w:val="24"/>
                    <w:szCs w:val="24"/>
                  </w:rPr>
                </w:rPrChange>
              </w:rPr>
              <w:pPrChange w:id="3721" w:author="Harry" w:date="2020-11-28T17:40:00Z">
                <w:pPr>
                  <w:widowControl/>
                  <w:jc w:val="center"/>
                </w:pPr>
              </w:pPrChange>
            </w:pPr>
            <w:ins w:id="3722" w:author="Ragdad Cani Miranti" w:date="2020-11-09T16:52:00Z">
              <w:del w:id="3723" w:author="Harry" w:date="2020-11-21T12:55:00Z">
                <w:r w:rsidRPr="008536F7" w:rsidDel="00C1732E">
                  <w:rPr>
                    <w:rFonts w:ascii="Times New Roman" w:eastAsia="Times New Roman" w:hAnsi="Times New Roman" w:cs="Times New Roman"/>
                    <w:color w:val="000000"/>
                    <w:kern w:val="0"/>
                    <w:sz w:val="18"/>
                    <w:szCs w:val="18"/>
                    <w:rPrChange w:id="3724" w:author="Harry" w:date="2020-11-21T12:51:00Z">
                      <w:rPr>
                        <w:rFonts w:ascii="Times New Roman" w:eastAsia="Times New Roman" w:hAnsi="Times New Roman" w:cs="Times New Roman"/>
                        <w:color w:val="000000"/>
                        <w:kern w:val="0"/>
                        <w:sz w:val="24"/>
                        <w:szCs w:val="24"/>
                      </w:rPr>
                    </w:rPrChange>
                  </w:rPr>
                  <w:delText>-0.005</w:delText>
                </w:r>
              </w:del>
            </w:ins>
          </w:p>
        </w:tc>
        <w:tc>
          <w:tcPr>
            <w:tcW w:w="992" w:type="dxa"/>
            <w:tcBorders>
              <w:top w:val="nil"/>
              <w:left w:val="nil"/>
              <w:bottom w:val="nil"/>
              <w:right w:val="nil"/>
            </w:tcBorders>
            <w:shd w:val="clear" w:color="auto" w:fill="auto"/>
            <w:vAlign w:val="center"/>
            <w:hideMark/>
            <w:tcPrChange w:id="3725" w:author="Harry" w:date="2020-11-21T12:48:00Z">
              <w:tcPr>
                <w:tcW w:w="992" w:type="dxa"/>
                <w:gridSpan w:val="2"/>
                <w:tcBorders>
                  <w:top w:val="nil"/>
                  <w:left w:val="nil"/>
                  <w:bottom w:val="nil"/>
                  <w:right w:val="nil"/>
                </w:tcBorders>
                <w:shd w:val="clear" w:color="auto" w:fill="auto"/>
                <w:vAlign w:val="bottom"/>
                <w:hideMark/>
              </w:tcPr>
            </w:tcPrChange>
          </w:tcPr>
          <w:p w14:paraId="2950A7F7" w14:textId="5F50286C" w:rsidR="00884C10" w:rsidRPr="008536F7" w:rsidDel="00C1732E" w:rsidRDefault="00884C10">
            <w:pPr>
              <w:widowControl/>
              <w:snapToGrid w:val="0"/>
              <w:ind w:firstLine="567"/>
              <w:rPr>
                <w:ins w:id="3726" w:author="Ragdad Cani Miranti" w:date="2020-11-09T16:52:00Z"/>
                <w:del w:id="3727" w:author="Harry" w:date="2020-11-21T12:55:00Z"/>
                <w:rFonts w:ascii="Times New Roman" w:eastAsia="Times New Roman" w:hAnsi="Times New Roman" w:cs="Times New Roman"/>
                <w:color w:val="000000"/>
                <w:kern w:val="0"/>
                <w:sz w:val="18"/>
                <w:szCs w:val="18"/>
                <w:rPrChange w:id="3728" w:author="Harry" w:date="2020-11-21T12:51:00Z">
                  <w:rPr>
                    <w:ins w:id="3729" w:author="Ragdad Cani Miranti" w:date="2020-11-09T16:52:00Z"/>
                    <w:del w:id="3730" w:author="Harry" w:date="2020-11-21T12:55:00Z"/>
                    <w:rFonts w:ascii="Times New Roman" w:eastAsia="Times New Roman" w:hAnsi="Times New Roman" w:cs="Times New Roman"/>
                    <w:color w:val="000000"/>
                    <w:kern w:val="0"/>
                    <w:sz w:val="24"/>
                    <w:szCs w:val="24"/>
                  </w:rPr>
                </w:rPrChange>
              </w:rPr>
              <w:pPrChange w:id="3731" w:author="Harry" w:date="2020-11-28T17:40:00Z">
                <w:pPr>
                  <w:widowControl/>
                  <w:jc w:val="center"/>
                </w:pPr>
              </w:pPrChange>
            </w:pPr>
            <w:ins w:id="3732" w:author="Ragdad Cani Miranti" w:date="2020-11-09T16:52:00Z">
              <w:del w:id="3733" w:author="Harry" w:date="2020-11-21T12:55:00Z">
                <w:r w:rsidRPr="008536F7" w:rsidDel="00C1732E">
                  <w:rPr>
                    <w:rFonts w:ascii="Times New Roman" w:eastAsia="Times New Roman" w:hAnsi="Times New Roman" w:cs="Times New Roman"/>
                    <w:color w:val="000000"/>
                    <w:kern w:val="0"/>
                    <w:sz w:val="18"/>
                    <w:szCs w:val="18"/>
                    <w:rPrChange w:id="3734" w:author="Harry" w:date="2020-11-21T12:51:00Z">
                      <w:rPr>
                        <w:rFonts w:ascii="Times New Roman" w:eastAsia="Times New Roman" w:hAnsi="Times New Roman" w:cs="Times New Roman"/>
                        <w:color w:val="000000"/>
                        <w:kern w:val="0"/>
                        <w:sz w:val="24"/>
                        <w:szCs w:val="24"/>
                      </w:rPr>
                    </w:rPrChange>
                  </w:rPr>
                  <w:delText>-0.005</w:delText>
                </w:r>
              </w:del>
            </w:ins>
          </w:p>
        </w:tc>
        <w:tc>
          <w:tcPr>
            <w:tcW w:w="992" w:type="dxa"/>
            <w:tcBorders>
              <w:top w:val="nil"/>
              <w:left w:val="nil"/>
              <w:bottom w:val="nil"/>
              <w:right w:val="nil"/>
            </w:tcBorders>
            <w:shd w:val="clear" w:color="auto" w:fill="auto"/>
            <w:vAlign w:val="center"/>
            <w:hideMark/>
            <w:tcPrChange w:id="3735" w:author="Harry" w:date="2020-11-21T12:48:00Z">
              <w:tcPr>
                <w:tcW w:w="2329" w:type="dxa"/>
                <w:gridSpan w:val="2"/>
                <w:tcBorders>
                  <w:top w:val="nil"/>
                  <w:left w:val="nil"/>
                  <w:bottom w:val="nil"/>
                  <w:right w:val="nil"/>
                </w:tcBorders>
                <w:shd w:val="clear" w:color="auto" w:fill="auto"/>
                <w:vAlign w:val="bottom"/>
                <w:hideMark/>
              </w:tcPr>
            </w:tcPrChange>
          </w:tcPr>
          <w:p w14:paraId="164871DE" w14:textId="2154E176" w:rsidR="00884C10" w:rsidRPr="008536F7" w:rsidDel="00C1732E" w:rsidRDefault="00884C10">
            <w:pPr>
              <w:widowControl/>
              <w:snapToGrid w:val="0"/>
              <w:ind w:firstLine="567"/>
              <w:rPr>
                <w:ins w:id="3736" w:author="Ragdad Cani Miranti" w:date="2020-11-09T16:52:00Z"/>
                <w:del w:id="3737" w:author="Harry" w:date="2020-11-21T12:55:00Z"/>
                <w:rFonts w:ascii="Times New Roman" w:eastAsia="Times New Roman" w:hAnsi="Times New Roman" w:cs="Times New Roman"/>
                <w:color w:val="000000"/>
                <w:kern w:val="0"/>
                <w:sz w:val="18"/>
                <w:szCs w:val="18"/>
                <w:rPrChange w:id="3738" w:author="Harry" w:date="2020-11-21T12:51:00Z">
                  <w:rPr>
                    <w:ins w:id="3739" w:author="Ragdad Cani Miranti" w:date="2020-11-09T16:52:00Z"/>
                    <w:del w:id="3740" w:author="Harry" w:date="2020-11-21T12:55:00Z"/>
                    <w:rFonts w:ascii="Times New Roman" w:eastAsia="Times New Roman" w:hAnsi="Times New Roman" w:cs="Times New Roman"/>
                    <w:color w:val="000000"/>
                    <w:kern w:val="0"/>
                    <w:sz w:val="24"/>
                    <w:szCs w:val="24"/>
                  </w:rPr>
                </w:rPrChange>
              </w:rPr>
              <w:pPrChange w:id="3741" w:author="Harry" w:date="2020-11-28T17:40:00Z">
                <w:pPr>
                  <w:widowControl/>
                  <w:jc w:val="center"/>
                </w:pPr>
              </w:pPrChange>
            </w:pPr>
            <w:ins w:id="3742" w:author="Ragdad Cani Miranti" w:date="2020-11-09T16:52:00Z">
              <w:del w:id="3743" w:author="Harry" w:date="2020-11-21T12:55:00Z">
                <w:r w:rsidRPr="008536F7" w:rsidDel="00C1732E">
                  <w:rPr>
                    <w:rFonts w:ascii="Times New Roman" w:eastAsia="Times New Roman" w:hAnsi="Times New Roman" w:cs="Times New Roman"/>
                    <w:color w:val="000000"/>
                    <w:kern w:val="0"/>
                    <w:sz w:val="18"/>
                    <w:szCs w:val="18"/>
                    <w:rPrChange w:id="3744" w:author="Harry" w:date="2020-11-21T12:51:00Z">
                      <w:rPr>
                        <w:rFonts w:ascii="Times New Roman" w:eastAsia="Times New Roman" w:hAnsi="Times New Roman" w:cs="Times New Roman"/>
                        <w:color w:val="000000"/>
                        <w:kern w:val="0"/>
                        <w:sz w:val="24"/>
                        <w:szCs w:val="24"/>
                      </w:rPr>
                    </w:rPrChange>
                  </w:rPr>
                  <w:delText>-0.006**</w:delText>
                </w:r>
              </w:del>
            </w:ins>
          </w:p>
        </w:tc>
      </w:tr>
      <w:tr w:rsidR="0058187F" w:rsidRPr="00884C10" w:rsidDel="00C1732E" w14:paraId="00ACBED6" w14:textId="498A738E" w:rsidTr="008E309A">
        <w:trPr>
          <w:trHeight w:val="307"/>
          <w:ins w:id="3745" w:author="Ragdad Cani Miranti" w:date="2020-11-09T16:52:00Z"/>
          <w:del w:id="3746" w:author="Harry" w:date="2020-11-21T12:55:00Z"/>
          <w:trPrChange w:id="3747"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3748" w:author="Harry" w:date="2020-11-21T12:48:00Z">
              <w:tcPr>
                <w:tcW w:w="2694" w:type="dxa"/>
                <w:tcBorders>
                  <w:top w:val="nil"/>
                  <w:left w:val="nil"/>
                  <w:bottom w:val="nil"/>
                  <w:right w:val="nil"/>
                </w:tcBorders>
                <w:shd w:val="clear" w:color="auto" w:fill="auto"/>
                <w:noWrap/>
                <w:vAlign w:val="bottom"/>
                <w:hideMark/>
              </w:tcPr>
            </w:tcPrChange>
          </w:tcPr>
          <w:p w14:paraId="1B323CA3" w14:textId="30007BA5" w:rsidR="00884C10" w:rsidRPr="008536F7" w:rsidDel="00C1732E" w:rsidRDefault="00884C10">
            <w:pPr>
              <w:widowControl/>
              <w:snapToGrid w:val="0"/>
              <w:ind w:firstLine="567"/>
              <w:rPr>
                <w:ins w:id="3749" w:author="Ragdad Cani Miranti" w:date="2020-11-09T16:52:00Z"/>
                <w:del w:id="3750" w:author="Harry" w:date="2020-11-21T12:55:00Z"/>
                <w:rFonts w:ascii="Times New Roman" w:eastAsia="Times New Roman" w:hAnsi="Times New Roman" w:cs="Times New Roman"/>
                <w:color w:val="000000"/>
                <w:kern w:val="0"/>
                <w:sz w:val="18"/>
                <w:szCs w:val="18"/>
                <w:rPrChange w:id="3751" w:author="Harry" w:date="2020-11-21T12:51:00Z">
                  <w:rPr>
                    <w:ins w:id="3752" w:author="Ragdad Cani Miranti" w:date="2020-11-09T16:52:00Z"/>
                    <w:del w:id="3753" w:author="Harry" w:date="2020-11-21T12:55:00Z"/>
                    <w:rFonts w:ascii="Times New Roman" w:eastAsia="Times New Roman" w:hAnsi="Times New Roman" w:cs="Times New Roman"/>
                    <w:color w:val="000000"/>
                    <w:kern w:val="0"/>
                    <w:sz w:val="24"/>
                    <w:szCs w:val="24"/>
                  </w:rPr>
                </w:rPrChange>
              </w:rPr>
              <w:pPrChange w:id="3754"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3755" w:author="Harry" w:date="2020-11-21T12:48:00Z">
              <w:tcPr>
                <w:tcW w:w="992" w:type="dxa"/>
                <w:gridSpan w:val="2"/>
                <w:tcBorders>
                  <w:top w:val="nil"/>
                  <w:left w:val="nil"/>
                  <w:bottom w:val="nil"/>
                  <w:right w:val="nil"/>
                </w:tcBorders>
                <w:shd w:val="clear" w:color="auto" w:fill="auto"/>
                <w:noWrap/>
                <w:vAlign w:val="center"/>
                <w:hideMark/>
              </w:tcPr>
            </w:tcPrChange>
          </w:tcPr>
          <w:p w14:paraId="714D0929" w14:textId="5B73E898" w:rsidR="00884C10" w:rsidRPr="008536F7" w:rsidDel="00C1732E" w:rsidRDefault="00884C10">
            <w:pPr>
              <w:widowControl/>
              <w:snapToGrid w:val="0"/>
              <w:ind w:firstLine="567"/>
              <w:rPr>
                <w:ins w:id="3756" w:author="Ragdad Cani Miranti" w:date="2020-11-09T16:52:00Z"/>
                <w:del w:id="3757" w:author="Harry" w:date="2020-11-21T12:55:00Z"/>
                <w:rFonts w:ascii="Times New Roman" w:eastAsia="Times New Roman" w:hAnsi="Times New Roman" w:cs="Times New Roman"/>
                <w:color w:val="000000"/>
                <w:kern w:val="0"/>
                <w:sz w:val="18"/>
                <w:szCs w:val="18"/>
                <w:rPrChange w:id="3758" w:author="Harry" w:date="2020-11-21T12:51:00Z">
                  <w:rPr>
                    <w:ins w:id="3759" w:author="Ragdad Cani Miranti" w:date="2020-11-09T16:52:00Z"/>
                    <w:del w:id="3760" w:author="Harry" w:date="2020-11-21T12:55:00Z"/>
                    <w:rFonts w:ascii="Times New Roman" w:eastAsia="Times New Roman" w:hAnsi="Times New Roman" w:cs="Times New Roman"/>
                    <w:color w:val="000000"/>
                    <w:kern w:val="0"/>
                    <w:sz w:val="24"/>
                    <w:szCs w:val="24"/>
                  </w:rPr>
                </w:rPrChange>
              </w:rPr>
              <w:pPrChange w:id="3761" w:author="Harry" w:date="2020-11-28T17:40:00Z">
                <w:pPr>
                  <w:widowControl/>
                  <w:jc w:val="center"/>
                </w:pPr>
              </w:pPrChange>
            </w:pPr>
            <w:ins w:id="3762" w:author="Ragdad Cani Miranti" w:date="2020-11-09T16:52:00Z">
              <w:del w:id="3763" w:author="Harry" w:date="2020-11-21T12:55:00Z">
                <w:r w:rsidRPr="008536F7" w:rsidDel="00C1732E">
                  <w:rPr>
                    <w:rFonts w:ascii="Times New Roman" w:eastAsia="Times New Roman" w:hAnsi="Times New Roman" w:cs="Times New Roman"/>
                    <w:color w:val="000000"/>
                    <w:kern w:val="0"/>
                    <w:sz w:val="18"/>
                    <w:szCs w:val="18"/>
                    <w:rPrChange w:id="3764" w:author="Harry" w:date="2020-11-21T12:51:00Z">
                      <w:rPr>
                        <w:rFonts w:ascii="Times New Roman" w:eastAsia="Times New Roman" w:hAnsi="Times New Roman" w:cs="Times New Roman"/>
                        <w:color w:val="000000"/>
                        <w:kern w:val="0"/>
                        <w:sz w:val="24"/>
                        <w:szCs w:val="24"/>
                      </w:rPr>
                    </w:rPrChange>
                  </w:rPr>
                  <w:delText>(0.01)</w:delText>
                </w:r>
              </w:del>
            </w:ins>
          </w:p>
        </w:tc>
        <w:tc>
          <w:tcPr>
            <w:tcW w:w="992" w:type="dxa"/>
            <w:tcBorders>
              <w:top w:val="nil"/>
              <w:left w:val="nil"/>
              <w:bottom w:val="nil"/>
              <w:right w:val="nil"/>
            </w:tcBorders>
            <w:shd w:val="clear" w:color="auto" w:fill="auto"/>
            <w:vAlign w:val="center"/>
            <w:hideMark/>
            <w:tcPrChange w:id="3765" w:author="Harry" w:date="2020-11-21T12:48:00Z">
              <w:tcPr>
                <w:tcW w:w="992" w:type="dxa"/>
                <w:tcBorders>
                  <w:top w:val="nil"/>
                  <w:left w:val="nil"/>
                  <w:bottom w:val="nil"/>
                  <w:right w:val="nil"/>
                </w:tcBorders>
                <w:shd w:val="clear" w:color="auto" w:fill="auto"/>
                <w:vAlign w:val="center"/>
                <w:hideMark/>
              </w:tcPr>
            </w:tcPrChange>
          </w:tcPr>
          <w:p w14:paraId="336562D4" w14:textId="3C4072D1" w:rsidR="00884C10" w:rsidRPr="008536F7" w:rsidDel="00C1732E" w:rsidRDefault="00884C10">
            <w:pPr>
              <w:widowControl/>
              <w:snapToGrid w:val="0"/>
              <w:ind w:firstLine="567"/>
              <w:rPr>
                <w:ins w:id="3766" w:author="Ragdad Cani Miranti" w:date="2020-11-09T16:52:00Z"/>
                <w:del w:id="3767" w:author="Harry" w:date="2020-11-21T12:55:00Z"/>
                <w:rFonts w:ascii="Times New Roman" w:eastAsia="Times New Roman" w:hAnsi="Times New Roman" w:cs="Times New Roman"/>
                <w:color w:val="000000"/>
                <w:kern w:val="0"/>
                <w:sz w:val="18"/>
                <w:szCs w:val="18"/>
                <w:rPrChange w:id="3768" w:author="Harry" w:date="2020-11-21T12:51:00Z">
                  <w:rPr>
                    <w:ins w:id="3769" w:author="Ragdad Cani Miranti" w:date="2020-11-09T16:52:00Z"/>
                    <w:del w:id="3770" w:author="Harry" w:date="2020-11-21T12:55:00Z"/>
                    <w:rFonts w:ascii="Times New Roman" w:eastAsia="Times New Roman" w:hAnsi="Times New Roman" w:cs="Times New Roman"/>
                    <w:color w:val="000000"/>
                    <w:kern w:val="0"/>
                    <w:sz w:val="24"/>
                    <w:szCs w:val="24"/>
                  </w:rPr>
                </w:rPrChange>
              </w:rPr>
              <w:pPrChange w:id="3771" w:author="Harry" w:date="2020-11-28T17:40:00Z">
                <w:pPr>
                  <w:widowControl/>
                  <w:jc w:val="center"/>
                </w:pPr>
              </w:pPrChange>
            </w:pPr>
            <w:ins w:id="3772" w:author="Ragdad Cani Miranti" w:date="2020-11-09T16:52:00Z">
              <w:del w:id="3773" w:author="Harry" w:date="2020-11-21T12:55:00Z">
                <w:r w:rsidRPr="008536F7" w:rsidDel="00C1732E">
                  <w:rPr>
                    <w:rFonts w:ascii="Times New Roman" w:eastAsia="Times New Roman" w:hAnsi="Times New Roman" w:cs="Times New Roman"/>
                    <w:color w:val="000000"/>
                    <w:kern w:val="0"/>
                    <w:sz w:val="18"/>
                    <w:szCs w:val="18"/>
                    <w:rPrChange w:id="3774" w:author="Harry" w:date="2020-11-21T12:51:00Z">
                      <w:rPr>
                        <w:rFonts w:ascii="Times New Roman" w:eastAsia="Times New Roman" w:hAnsi="Times New Roman" w:cs="Times New Roman"/>
                        <w:color w:val="000000"/>
                        <w:kern w:val="0"/>
                        <w:sz w:val="24"/>
                        <w:szCs w:val="24"/>
                      </w:rPr>
                    </w:rPrChange>
                  </w:rPr>
                  <w:delText>(0.012)</w:delText>
                </w:r>
              </w:del>
            </w:ins>
          </w:p>
        </w:tc>
        <w:tc>
          <w:tcPr>
            <w:tcW w:w="992" w:type="dxa"/>
            <w:tcBorders>
              <w:top w:val="nil"/>
              <w:left w:val="nil"/>
              <w:bottom w:val="nil"/>
              <w:right w:val="nil"/>
            </w:tcBorders>
            <w:shd w:val="clear" w:color="auto" w:fill="auto"/>
            <w:vAlign w:val="center"/>
            <w:hideMark/>
            <w:tcPrChange w:id="3775" w:author="Harry" w:date="2020-11-21T12:48:00Z">
              <w:tcPr>
                <w:tcW w:w="992" w:type="dxa"/>
                <w:tcBorders>
                  <w:top w:val="nil"/>
                  <w:left w:val="nil"/>
                  <w:bottom w:val="nil"/>
                  <w:right w:val="nil"/>
                </w:tcBorders>
                <w:shd w:val="clear" w:color="auto" w:fill="auto"/>
                <w:vAlign w:val="center"/>
                <w:hideMark/>
              </w:tcPr>
            </w:tcPrChange>
          </w:tcPr>
          <w:p w14:paraId="538D3F73" w14:textId="776A083F" w:rsidR="00884C10" w:rsidRPr="008536F7" w:rsidDel="00C1732E" w:rsidRDefault="00884C10">
            <w:pPr>
              <w:widowControl/>
              <w:snapToGrid w:val="0"/>
              <w:ind w:firstLine="567"/>
              <w:rPr>
                <w:ins w:id="3776" w:author="Ragdad Cani Miranti" w:date="2020-11-09T16:52:00Z"/>
                <w:del w:id="3777" w:author="Harry" w:date="2020-11-21T12:55:00Z"/>
                <w:rFonts w:ascii="Times New Roman" w:eastAsia="Times New Roman" w:hAnsi="Times New Roman" w:cs="Times New Roman"/>
                <w:color w:val="000000"/>
                <w:kern w:val="0"/>
                <w:sz w:val="18"/>
                <w:szCs w:val="18"/>
                <w:rPrChange w:id="3778" w:author="Harry" w:date="2020-11-21T12:51:00Z">
                  <w:rPr>
                    <w:ins w:id="3779" w:author="Ragdad Cani Miranti" w:date="2020-11-09T16:52:00Z"/>
                    <w:del w:id="3780" w:author="Harry" w:date="2020-11-21T12:55:00Z"/>
                    <w:rFonts w:ascii="Times New Roman" w:eastAsia="Times New Roman" w:hAnsi="Times New Roman" w:cs="Times New Roman"/>
                    <w:color w:val="000000"/>
                    <w:kern w:val="0"/>
                    <w:sz w:val="24"/>
                    <w:szCs w:val="24"/>
                  </w:rPr>
                </w:rPrChange>
              </w:rPr>
              <w:pPrChange w:id="3781" w:author="Harry" w:date="2020-11-28T17:40:00Z">
                <w:pPr>
                  <w:widowControl/>
                  <w:jc w:val="center"/>
                </w:pPr>
              </w:pPrChange>
            </w:pPr>
            <w:ins w:id="3782" w:author="Ragdad Cani Miranti" w:date="2020-11-09T16:52:00Z">
              <w:del w:id="3783" w:author="Harry" w:date="2020-11-21T12:55:00Z">
                <w:r w:rsidRPr="008536F7" w:rsidDel="00C1732E">
                  <w:rPr>
                    <w:rFonts w:ascii="Times New Roman" w:eastAsia="Times New Roman" w:hAnsi="Times New Roman" w:cs="Times New Roman"/>
                    <w:color w:val="000000"/>
                    <w:kern w:val="0"/>
                    <w:sz w:val="18"/>
                    <w:szCs w:val="18"/>
                    <w:rPrChange w:id="3784" w:author="Harry" w:date="2020-11-21T12:51:00Z">
                      <w:rPr>
                        <w:rFonts w:ascii="Times New Roman" w:eastAsia="Times New Roman" w:hAnsi="Times New Roman" w:cs="Times New Roman"/>
                        <w:color w:val="000000"/>
                        <w:kern w:val="0"/>
                        <w:sz w:val="24"/>
                        <w:szCs w:val="24"/>
                      </w:rPr>
                    </w:rPrChange>
                  </w:rPr>
                  <w:delText>(0.013)</w:delText>
                </w:r>
              </w:del>
            </w:ins>
          </w:p>
        </w:tc>
        <w:tc>
          <w:tcPr>
            <w:tcW w:w="993" w:type="dxa"/>
            <w:tcBorders>
              <w:top w:val="nil"/>
              <w:left w:val="nil"/>
              <w:bottom w:val="nil"/>
              <w:right w:val="nil"/>
            </w:tcBorders>
            <w:shd w:val="clear" w:color="auto" w:fill="auto"/>
            <w:vAlign w:val="center"/>
            <w:hideMark/>
            <w:tcPrChange w:id="3785" w:author="Harry" w:date="2020-11-21T12:48:00Z">
              <w:tcPr>
                <w:tcW w:w="993" w:type="dxa"/>
                <w:tcBorders>
                  <w:top w:val="nil"/>
                  <w:left w:val="nil"/>
                  <w:bottom w:val="nil"/>
                  <w:right w:val="nil"/>
                </w:tcBorders>
                <w:shd w:val="clear" w:color="auto" w:fill="auto"/>
                <w:vAlign w:val="bottom"/>
                <w:hideMark/>
              </w:tcPr>
            </w:tcPrChange>
          </w:tcPr>
          <w:p w14:paraId="6CC7EFD9" w14:textId="46B01559" w:rsidR="00884C10" w:rsidRPr="008536F7" w:rsidDel="00C1732E" w:rsidRDefault="00884C10">
            <w:pPr>
              <w:widowControl/>
              <w:snapToGrid w:val="0"/>
              <w:ind w:firstLine="567"/>
              <w:rPr>
                <w:ins w:id="3786" w:author="Ragdad Cani Miranti" w:date="2020-11-09T16:52:00Z"/>
                <w:del w:id="3787" w:author="Harry" w:date="2020-11-21T12:55:00Z"/>
                <w:rFonts w:ascii="Times New Roman" w:eastAsia="Times New Roman" w:hAnsi="Times New Roman" w:cs="Times New Roman"/>
                <w:color w:val="000000"/>
                <w:kern w:val="0"/>
                <w:sz w:val="18"/>
                <w:szCs w:val="18"/>
                <w:rPrChange w:id="3788" w:author="Harry" w:date="2020-11-21T12:51:00Z">
                  <w:rPr>
                    <w:ins w:id="3789" w:author="Ragdad Cani Miranti" w:date="2020-11-09T16:52:00Z"/>
                    <w:del w:id="3790" w:author="Harry" w:date="2020-11-21T12:55:00Z"/>
                    <w:rFonts w:ascii="Times New Roman" w:eastAsia="Times New Roman" w:hAnsi="Times New Roman" w:cs="Times New Roman"/>
                    <w:color w:val="000000"/>
                    <w:kern w:val="0"/>
                    <w:sz w:val="24"/>
                    <w:szCs w:val="24"/>
                  </w:rPr>
                </w:rPrChange>
              </w:rPr>
              <w:pPrChange w:id="3791" w:author="Harry" w:date="2020-11-28T17:40:00Z">
                <w:pPr>
                  <w:widowControl/>
                  <w:jc w:val="center"/>
                </w:pPr>
              </w:pPrChange>
            </w:pPr>
            <w:ins w:id="3792" w:author="Ragdad Cani Miranti" w:date="2020-11-09T16:52:00Z">
              <w:del w:id="3793" w:author="Harry" w:date="2020-11-21T12:55:00Z">
                <w:r w:rsidRPr="008536F7" w:rsidDel="00C1732E">
                  <w:rPr>
                    <w:rFonts w:ascii="Times New Roman" w:eastAsia="Times New Roman" w:hAnsi="Times New Roman" w:cs="Times New Roman"/>
                    <w:color w:val="000000"/>
                    <w:kern w:val="0"/>
                    <w:sz w:val="18"/>
                    <w:szCs w:val="18"/>
                    <w:rPrChange w:id="3794" w:author="Harry" w:date="2020-11-21T12:51:00Z">
                      <w:rPr>
                        <w:rFonts w:ascii="Times New Roman" w:eastAsia="Times New Roman" w:hAnsi="Times New Roman" w:cs="Times New Roman"/>
                        <w:color w:val="000000"/>
                        <w:kern w:val="0"/>
                        <w:sz w:val="24"/>
                        <w:szCs w:val="24"/>
                      </w:rPr>
                    </w:rPrChange>
                  </w:rPr>
                  <w:delText>(0.010)</w:delText>
                </w:r>
              </w:del>
            </w:ins>
          </w:p>
        </w:tc>
        <w:tc>
          <w:tcPr>
            <w:tcW w:w="992" w:type="dxa"/>
            <w:tcBorders>
              <w:top w:val="nil"/>
              <w:left w:val="nil"/>
              <w:bottom w:val="nil"/>
              <w:right w:val="nil"/>
            </w:tcBorders>
            <w:shd w:val="clear" w:color="auto" w:fill="auto"/>
            <w:vAlign w:val="center"/>
            <w:hideMark/>
            <w:tcPrChange w:id="3795" w:author="Harry" w:date="2020-11-21T12:48:00Z">
              <w:tcPr>
                <w:tcW w:w="992" w:type="dxa"/>
                <w:gridSpan w:val="2"/>
                <w:tcBorders>
                  <w:top w:val="nil"/>
                  <w:left w:val="nil"/>
                  <w:bottom w:val="nil"/>
                  <w:right w:val="nil"/>
                </w:tcBorders>
                <w:shd w:val="clear" w:color="auto" w:fill="auto"/>
                <w:vAlign w:val="bottom"/>
                <w:hideMark/>
              </w:tcPr>
            </w:tcPrChange>
          </w:tcPr>
          <w:p w14:paraId="4D494633" w14:textId="046C54A6" w:rsidR="00884C10" w:rsidRPr="008536F7" w:rsidDel="00C1732E" w:rsidRDefault="00884C10">
            <w:pPr>
              <w:widowControl/>
              <w:snapToGrid w:val="0"/>
              <w:ind w:firstLine="567"/>
              <w:rPr>
                <w:ins w:id="3796" w:author="Ragdad Cani Miranti" w:date="2020-11-09T16:52:00Z"/>
                <w:del w:id="3797" w:author="Harry" w:date="2020-11-21T12:55:00Z"/>
                <w:rFonts w:ascii="Times New Roman" w:eastAsia="Times New Roman" w:hAnsi="Times New Roman" w:cs="Times New Roman"/>
                <w:color w:val="000000"/>
                <w:kern w:val="0"/>
                <w:sz w:val="18"/>
                <w:szCs w:val="18"/>
                <w:rPrChange w:id="3798" w:author="Harry" w:date="2020-11-21T12:51:00Z">
                  <w:rPr>
                    <w:ins w:id="3799" w:author="Ragdad Cani Miranti" w:date="2020-11-09T16:52:00Z"/>
                    <w:del w:id="3800" w:author="Harry" w:date="2020-11-21T12:55:00Z"/>
                    <w:rFonts w:ascii="Times New Roman" w:eastAsia="Times New Roman" w:hAnsi="Times New Roman" w:cs="Times New Roman"/>
                    <w:color w:val="000000"/>
                    <w:kern w:val="0"/>
                    <w:sz w:val="24"/>
                    <w:szCs w:val="24"/>
                  </w:rPr>
                </w:rPrChange>
              </w:rPr>
              <w:pPrChange w:id="3801" w:author="Harry" w:date="2020-11-28T17:40:00Z">
                <w:pPr>
                  <w:widowControl/>
                  <w:jc w:val="center"/>
                </w:pPr>
              </w:pPrChange>
            </w:pPr>
            <w:ins w:id="3802" w:author="Ragdad Cani Miranti" w:date="2020-11-09T16:52:00Z">
              <w:del w:id="3803" w:author="Harry" w:date="2020-11-21T12:55:00Z">
                <w:r w:rsidRPr="008536F7" w:rsidDel="00C1732E">
                  <w:rPr>
                    <w:rFonts w:ascii="Times New Roman" w:eastAsia="Times New Roman" w:hAnsi="Times New Roman" w:cs="Times New Roman"/>
                    <w:color w:val="000000"/>
                    <w:kern w:val="0"/>
                    <w:sz w:val="18"/>
                    <w:szCs w:val="18"/>
                    <w:rPrChange w:id="3804" w:author="Harry" w:date="2020-11-21T12:51:00Z">
                      <w:rPr>
                        <w:rFonts w:ascii="Times New Roman" w:eastAsia="Times New Roman" w:hAnsi="Times New Roman" w:cs="Times New Roman"/>
                        <w:color w:val="000000"/>
                        <w:kern w:val="0"/>
                        <w:sz w:val="24"/>
                        <w:szCs w:val="24"/>
                      </w:rPr>
                    </w:rPrChange>
                  </w:rPr>
                  <w:delText>(0.011)</w:delText>
                </w:r>
              </w:del>
            </w:ins>
          </w:p>
        </w:tc>
        <w:tc>
          <w:tcPr>
            <w:tcW w:w="992" w:type="dxa"/>
            <w:tcBorders>
              <w:top w:val="nil"/>
              <w:left w:val="nil"/>
              <w:bottom w:val="nil"/>
              <w:right w:val="nil"/>
            </w:tcBorders>
            <w:shd w:val="clear" w:color="auto" w:fill="auto"/>
            <w:vAlign w:val="center"/>
            <w:hideMark/>
            <w:tcPrChange w:id="3805" w:author="Harry" w:date="2020-11-21T12:48:00Z">
              <w:tcPr>
                <w:tcW w:w="2329" w:type="dxa"/>
                <w:gridSpan w:val="2"/>
                <w:tcBorders>
                  <w:top w:val="nil"/>
                  <w:left w:val="nil"/>
                  <w:bottom w:val="nil"/>
                  <w:right w:val="nil"/>
                </w:tcBorders>
                <w:shd w:val="clear" w:color="auto" w:fill="auto"/>
                <w:vAlign w:val="bottom"/>
                <w:hideMark/>
              </w:tcPr>
            </w:tcPrChange>
          </w:tcPr>
          <w:p w14:paraId="0F1701CD" w14:textId="2933F6A9" w:rsidR="00884C10" w:rsidRPr="008536F7" w:rsidDel="00C1732E" w:rsidRDefault="00884C10">
            <w:pPr>
              <w:widowControl/>
              <w:snapToGrid w:val="0"/>
              <w:ind w:firstLine="567"/>
              <w:rPr>
                <w:ins w:id="3806" w:author="Ragdad Cani Miranti" w:date="2020-11-09T16:52:00Z"/>
                <w:del w:id="3807" w:author="Harry" w:date="2020-11-21T12:55:00Z"/>
                <w:rFonts w:ascii="Times New Roman" w:eastAsia="Times New Roman" w:hAnsi="Times New Roman" w:cs="Times New Roman"/>
                <w:color w:val="000000"/>
                <w:kern w:val="0"/>
                <w:sz w:val="18"/>
                <w:szCs w:val="18"/>
                <w:rPrChange w:id="3808" w:author="Harry" w:date="2020-11-21T12:51:00Z">
                  <w:rPr>
                    <w:ins w:id="3809" w:author="Ragdad Cani Miranti" w:date="2020-11-09T16:52:00Z"/>
                    <w:del w:id="3810" w:author="Harry" w:date="2020-11-21T12:55:00Z"/>
                    <w:rFonts w:ascii="Times New Roman" w:eastAsia="Times New Roman" w:hAnsi="Times New Roman" w:cs="Times New Roman"/>
                    <w:color w:val="000000"/>
                    <w:kern w:val="0"/>
                    <w:sz w:val="24"/>
                    <w:szCs w:val="24"/>
                  </w:rPr>
                </w:rPrChange>
              </w:rPr>
              <w:pPrChange w:id="3811" w:author="Harry" w:date="2020-11-28T17:40:00Z">
                <w:pPr>
                  <w:widowControl/>
                  <w:jc w:val="center"/>
                </w:pPr>
              </w:pPrChange>
            </w:pPr>
            <w:ins w:id="3812" w:author="Ragdad Cani Miranti" w:date="2020-11-09T16:52:00Z">
              <w:del w:id="3813" w:author="Harry" w:date="2020-11-21T12:55:00Z">
                <w:r w:rsidRPr="008536F7" w:rsidDel="00C1732E">
                  <w:rPr>
                    <w:rFonts w:ascii="Times New Roman" w:eastAsia="Times New Roman" w:hAnsi="Times New Roman" w:cs="Times New Roman"/>
                    <w:color w:val="000000"/>
                    <w:kern w:val="0"/>
                    <w:sz w:val="18"/>
                    <w:szCs w:val="18"/>
                    <w:rPrChange w:id="3814" w:author="Harry" w:date="2020-11-21T12:51:00Z">
                      <w:rPr>
                        <w:rFonts w:ascii="Times New Roman" w:eastAsia="Times New Roman" w:hAnsi="Times New Roman" w:cs="Times New Roman"/>
                        <w:color w:val="000000"/>
                        <w:kern w:val="0"/>
                        <w:sz w:val="24"/>
                        <w:szCs w:val="24"/>
                      </w:rPr>
                    </w:rPrChange>
                  </w:rPr>
                  <w:delText>(0.011)</w:delText>
                </w:r>
              </w:del>
            </w:ins>
          </w:p>
        </w:tc>
      </w:tr>
      <w:tr w:rsidR="0058187F" w:rsidRPr="00884C10" w:rsidDel="00C1732E" w14:paraId="28E51581" w14:textId="290062EA" w:rsidTr="008E309A">
        <w:trPr>
          <w:trHeight w:val="307"/>
          <w:ins w:id="3815" w:author="Ragdad Cani Miranti" w:date="2020-11-09T16:52:00Z"/>
          <w:del w:id="3816" w:author="Harry" w:date="2020-11-21T12:55:00Z"/>
          <w:trPrChange w:id="3817"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3818" w:author="Harry" w:date="2020-11-21T12:48:00Z">
              <w:tcPr>
                <w:tcW w:w="2694" w:type="dxa"/>
                <w:tcBorders>
                  <w:top w:val="nil"/>
                  <w:left w:val="nil"/>
                  <w:bottom w:val="nil"/>
                  <w:right w:val="nil"/>
                </w:tcBorders>
                <w:shd w:val="clear" w:color="auto" w:fill="auto"/>
                <w:noWrap/>
                <w:vAlign w:val="bottom"/>
                <w:hideMark/>
              </w:tcPr>
            </w:tcPrChange>
          </w:tcPr>
          <w:p w14:paraId="7E21D568" w14:textId="5F6B4614" w:rsidR="00884C10" w:rsidRPr="008536F7" w:rsidDel="00C1732E" w:rsidRDefault="00884C10">
            <w:pPr>
              <w:widowControl/>
              <w:snapToGrid w:val="0"/>
              <w:ind w:firstLine="567"/>
              <w:rPr>
                <w:ins w:id="3819" w:author="Ragdad Cani Miranti" w:date="2020-11-09T16:52:00Z"/>
                <w:del w:id="3820" w:author="Harry" w:date="2020-11-21T12:55:00Z"/>
                <w:rFonts w:ascii="Times New Roman" w:eastAsia="Times New Roman" w:hAnsi="Times New Roman" w:cs="Times New Roman"/>
                <w:color w:val="000000"/>
                <w:kern w:val="0"/>
                <w:sz w:val="18"/>
                <w:szCs w:val="18"/>
                <w:rPrChange w:id="3821" w:author="Harry" w:date="2020-11-21T12:51:00Z">
                  <w:rPr>
                    <w:ins w:id="3822" w:author="Ragdad Cani Miranti" w:date="2020-11-09T16:52:00Z"/>
                    <w:del w:id="3823" w:author="Harry" w:date="2020-11-21T12:55:00Z"/>
                    <w:rFonts w:ascii="Times New Roman" w:eastAsia="Times New Roman" w:hAnsi="Times New Roman" w:cs="Times New Roman"/>
                    <w:color w:val="000000"/>
                    <w:kern w:val="0"/>
                    <w:sz w:val="24"/>
                    <w:szCs w:val="24"/>
                  </w:rPr>
                </w:rPrChange>
              </w:rPr>
              <w:pPrChange w:id="3824" w:author="Harry" w:date="2020-11-28T17:40:00Z">
                <w:pPr>
                  <w:widowControl/>
                  <w:jc w:val="left"/>
                </w:pPr>
              </w:pPrChange>
            </w:pPr>
            <w:ins w:id="3825" w:author="Ragdad Cani Miranti" w:date="2020-11-09T16:52:00Z">
              <w:del w:id="3826" w:author="Harry" w:date="2020-11-21T12:55:00Z">
                <w:r w:rsidRPr="008536F7" w:rsidDel="00C1732E">
                  <w:rPr>
                    <w:rFonts w:ascii="Times New Roman" w:eastAsia="Times New Roman" w:hAnsi="Times New Roman" w:cs="Times New Roman"/>
                    <w:color w:val="000000"/>
                    <w:kern w:val="0"/>
                    <w:sz w:val="18"/>
                    <w:szCs w:val="18"/>
                    <w:rPrChange w:id="3827" w:author="Harry" w:date="2020-11-21T12:51:00Z">
                      <w:rPr>
                        <w:rFonts w:ascii="Times New Roman" w:eastAsia="Times New Roman" w:hAnsi="Times New Roman" w:cs="Times New Roman"/>
                        <w:color w:val="000000"/>
                        <w:kern w:val="0"/>
                        <w:sz w:val="24"/>
                        <w:szCs w:val="24"/>
                      </w:rPr>
                    </w:rPrChange>
                  </w:rPr>
                  <w:delText xml:space="preserve">Log of </w:delText>
                </w:r>
              </w:del>
            </w:ins>
            <w:ins w:id="3828" w:author="Ragdad Cani Miranti" w:date="2020-11-09T17:54:00Z">
              <w:del w:id="3829" w:author="Harry" w:date="2020-11-21T12:55:00Z">
                <w:r w:rsidR="00B0317C" w:rsidRPr="008536F7" w:rsidDel="00C1732E">
                  <w:rPr>
                    <w:rFonts w:ascii="Times New Roman" w:eastAsia="Times New Roman" w:hAnsi="Times New Roman" w:cs="Times New Roman"/>
                    <w:color w:val="000000"/>
                    <w:kern w:val="0"/>
                    <w:sz w:val="18"/>
                    <w:szCs w:val="18"/>
                    <w:rPrChange w:id="3830" w:author="Harry" w:date="2020-11-21T12:51:00Z">
                      <w:rPr>
                        <w:rFonts w:ascii="Times New Roman" w:eastAsia="Times New Roman" w:hAnsi="Times New Roman" w:cs="Times New Roman"/>
                        <w:color w:val="000000"/>
                        <w:kern w:val="0"/>
                        <w:sz w:val="16"/>
                        <w:szCs w:val="16"/>
                      </w:rPr>
                    </w:rPrChange>
                  </w:rPr>
                  <w:delText>GDP</w:delText>
                </w:r>
              </w:del>
            </w:ins>
            <w:ins w:id="3831" w:author="Ragdad Cani Miranti" w:date="2020-11-09T16:52:00Z">
              <w:del w:id="3832" w:author="Harry" w:date="2020-11-21T12:55:00Z">
                <w:r w:rsidRPr="008536F7" w:rsidDel="00C1732E">
                  <w:rPr>
                    <w:rFonts w:ascii="Times New Roman" w:eastAsia="Times New Roman" w:hAnsi="Times New Roman" w:cs="Times New Roman"/>
                    <w:color w:val="000000"/>
                    <w:kern w:val="0"/>
                    <w:sz w:val="18"/>
                    <w:szCs w:val="18"/>
                    <w:rPrChange w:id="3833" w:author="Harry" w:date="2020-11-21T12:51:00Z">
                      <w:rPr>
                        <w:rFonts w:ascii="Times New Roman" w:eastAsia="Times New Roman" w:hAnsi="Times New Roman" w:cs="Times New Roman"/>
                        <w:color w:val="000000"/>
                        <w:kern w:val="0"/>
                        <w:sz w:val="24"/>
                        <w:szCs w:val="24"/>
                      </w:rPr>
                    </w:rPrChange>
                  </w:rPr>
                  <w:delText xml:space="preserve"> in 2019Q1</w:delText>
                </w:r>
              </w:del>
            </w:ins>
          </w:p>
        </w:tc>
        <w:tc>
          <w:tcPr>
            <w:tcW w:w="992" w:type="dxa"/>
            <w:tcBorders>
              <w:top w:val="nil"/>
              <w:left w:val="nil"/>
              <w:bottom w:val="nil"/>
              <w:right w:val="nil"/>
            </w:tcBorders>
            <w:shd w:val="clear" w:color="auto" w:fill="auto"/>
            <w:noWrap/>
            <w:vAlign w:val="center"/>
            <w:hideMark/>
            <w:tcPrChange w:id="3834" w:author="Harry" w:date="2020-11-21T12:48:00Z">
              <w:tcPr>
                <w:tcW w:w="992" w:type="dxa"/>
                <w:gridSpan w:val="2"/>
                <w:tcBorders>
                  <w:top w:val="nil"/>
                  <w:left w:val="nil"/>
                  <w:bottom w:val="nil"/>
                  <w:right w:val="nil"/>
                </w:tcBorders>
                <w:shd w:val="clear" w:color="auto" w:fill="auto"/>
                <w:noWrap/>
                <w:vAlign w:val="center"/>
                <w:hideMark/>
              </w:tcPr>
            </w:tcPrChange>
          </w:tcPr>
          <w:p w14:paraId="7304E36D" w14:textId="316C551F" w:rsidR="00884C10" w:rsidRPr="008536F7" w:rsidDel="00C1732E" w:rsidRDefault="00884C10">
            <w:pPr>
              <w:widowControl/>
              <w:snapToGrid w:val="0"/>
              <w:ind w:firstLine="567"/>
              <w:rPr>
                <w:ins w:id="3835" w:author="Ragdad Cani Miranti" w:date="2020-11-09T16:52:00Z"/>
                <w:del w:id="3836" w:author="Harry" w:date="2020-11-21T12:55:00Z"/>
                <w:rFonts w:ascii="Times New Roman" w:eastAsia="Times New Roman" w:hAnsi="Times New Roman" w:cs="Times New Roman"/>
                <w:color w:val="000000"/>
                <w:kern w:val="0"/>
                <w:sz w:val="18"/>
                <w:szCs w:val="18"/>
                <w:rPrChange w:id="3837" w:author="Harry" w:date="2020-11-21T12:51:00Z">
                  <w:rPr>
                    <w:ins w:id="3838" w:author="Ragdad Cani Miranti" w:date="2020-11-09T16:52:00Z"/>
                    <w:del w:id="3839" w:author="Harry" w:date="2020-11-21T12:55:00Z"/>
                    <w:rFonts w:ascii="Times New Roman" w:eastAsia="Times New Roman" w:hAnsi="Times New Roman" w:cs="Times New Roman"/>
                    <w:color w:val="000000"/>
                    <w:kern w:val="0"/>
                    <w:sz w:val="24"/>
                    <w:szCs w:val="24"/>
                  </w:rPr>
                </w:rPrChange>
              </w:rPr>
              <w:pPrChange w:id="3840" w:author="Harry" w:date="2020-11-28T17:40:00Z">
                <w:pPr>
                  <w:widowControl/>
                  <w:jc w:val="left"/>
                </w:pPr>
              </w:pPrChange>
            </w:pPr>
          </w:p>
        </w:tc>
        <w:tc>
          <w:tcPr>
            <w:tcW w:w="992" w:type="dxa"/>
            <w:tcBorders>
              <w:top w:val="nil"/>
              <w:left w:val="nil"/>
              <w:bottom w:val="nil"/>
              <w:right w:val="nil"/>
            </w:tcBorders>
            <w:shd w:val="clear" w:color="auto" w:fill="auto"/>
            <w:vAlign w:val="center"/>
            <w:hideMark/>
            <w:tcPrChange w:id="3841" w:author="Harry" w:date="2020-11-21T12:48:00Z">
              <w:tcPr>
                <w:tcW w:w="992" w:type="dxa"/>
                <w:tcBorders>
                  <w:top w:val="nil"/>
                  <w:left w:val="nil"/>
                  <w:bottom w:val="nil"/>
                  <w:right w:val="nil"/>
                </w:tcBorders>
                <w:shd w:val="clear" w:color="auto" w:fill="auto"/>
                <w:vAlign w:val="center"/>
                <w:hideMark/>
              </w:tcPr>
            </w:tcPrChange>
          </w:tcPr>
          <w:p w14:paraId="1D95C084" w14:textId="240A474D" w:rsidR="00884C10" w:rsidRPr="008536F7" w:rsidDel="00C1732E" w:rsidRDefault="00884C10">
            <w:pPr>
              <w:widowControl/>
              <w:snapToGrid w:val="0"/>
              <w:ind w:firstLine="567"/>
              <w:rPr>
                <w:ins w:id="3842" w:author="Ragdad Cani Miranti" w:date="2020-11-09T16:52:00Z"/>
                <w:del w:id="3843" w:author="Harry" w:date="2020-11-21T12:55:00Z"/>
                <w:rFonts w:ascii="Times New Roman" w:eastAsia="Times New Roman" w:hAnsi="Times New Roman" w:cs="Times New Roman"/>
                <w:kern w:val="0"/>
                <w:sz w:val="18"/>
                <w:szCs w:val="18"/>
                <w:rPrChange w:id="3844" w:author="Harry" w:date="2020-11-21T12:51:00Z">
                  <w:rPr>
                    <w:ins w:id="3845" w:author="Ragdad Cani Miranti" w:date="2020-11-09T16:52:00Z"/>
                    <w:del w:id="3846" w:author="Harry" w:date="2020-11-21T12:55:00Z"/>
                    <w:rFonts w:ascii="Times New Roman" w:eastAsia="Times New Roman" w:hAnsi="Times New Roman" w:cs="Times New Roman"/>
                    <w:kern w:val="0"/>
                    <w:sz w:val="20"/>
                    <w:szCs w:val="20"/>
                  </w:rPr>
                </w:rPrChange>
              </w:rPr>
              <w:pPrChange w:id="3847"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3848" w:author="Harry" w:date="2020-11-21T12:48:00Z">
              <w:tcPr>
                <w:tcW w:w="992" w:type="dxa"/>
                <w:tcBorders>
                  <w:top w:val="nil"/>
                  <w:left w:val="nil"/>
                  <w:bottom w:val="nil"/>
                  <w:right w:val="nil"/>
                </w:tcBorders>
                <w:shd w:val="clear" w:color="auto" w:fill="auto"/>
                <w:vAlign w:val="center"/>
                <w:hideMark/>
              </w:tcPr>
            </w:tcPrChange>
          </w:tcPr>
          <w:p w14:paraId="15073B6F" w14:textId="395E21ED" w:rsidR="00884C10" w:rsidRPr="008536F7" w:rsidDel="00C1732E" w:rsidRDefault="00884C10">
            <w:pPr>
              <w:widowControl/>
              <w:snapToGrid w:val="0"/>
              <w:ind w:firstLine="567"/>
              <w:rPr>
                <w:ins w:id="3849" w:author="Ragdad Cani Miranti" w:date="2020-11-09T16:52:00Z"/>
                <w:del w:id="3850" w:author="Harry" w:date="2020-11-21T12:55:00Z"/>
                <w:rFonts w:ascii="Times New Roman" w:eastAsia="Times New Roman" w:hAnsi="Times New Roman" w:cs="Times New Roman"/>
                <w:kern w:val="0"/>
                <w:sz w:val="18"/>
                <w:szCs w:val="18"/>
                <w:rPrChange w:id="3851" w:author="Harry" w:date="2020-11-21T12:51:00Z">
                  <w:rPr>
                    <w:ins w:id="3852" w:author="Ragdad Cani Miranti" w:date="2020-11-09T16:52:00Z"/>
                    <w:del w:id="3853" w:author="Harry" w:date="2020-11-21T12:55:00Z"/>
                    <w:rFonts w:ascii="Times New Roman" w:eastAsia="Times New Roman" w:hAnsi="Times New Roman" w:cs="Times New Roman"/>
                    <w:kern w:val="0"/>
                    <w:sz w:val="20"/>
                    <w:szCs w:val="20"/>
                  </w:rPr>
                </w:rPrChange>
              </w:rPr>
              <w:pPrChange w:id="3854" w:author="Harry" w:date="2020-11-28T17:40:00Z">
                <w:pPr>
                  <w:widowControl/>
                  <w:jc w:val="center"/>
                </w:pPr>
              </w:pPrChange>
            </w:pPr>
          </w:p>
        </w:tc>
        <w:tc>
          <w:tcPr>
            <w:tcW w:w="993" w:type="dxa"/>
            <w:tcBorders>
              <w:top w:val="nil"/>
              <w:left w:val="nil"/>
              <w:bottom w:val="nil"/>
              <w:right w:val="nil"/>
            </w:tcBorders>
            <w:shd w:val="clear" w:color="auto" w:fill="auto"/>
            <w:vAlign w:val="center"/>
            <w:hideMark/>
            <w:tcPrChange w:id="3855" w:author="Harry" w:date="2020-11-21T12:48:00Z">
              <w:tcPr>
                <w:tcW w:w="993" w:type="dxa"/>
                <w:tcBorders>
                  <w:top w:val="nil"/>
                  <w:left w:val="nil"/>
                  <w:bottom w:val="nil"/>
                  <w:right w:val="nil"/>
                </w:tcBorders>
                <w:shd w:val="clear" w:color="auto" w:fill="auto"/>
                <w:vAlign w:val="bottom"/>
                <w:hideMark/>
              </w:tcPr>
            </w:tcPrChange>
          </w:tcPr>
          <w:p w14:paraId="517FBCA2" w14:textId="6B48497A" w:rsidR="00884C10" w:rsidRPr="008536F7" w:rsidDel="00C1732E" w:rsidRDefault="00884C10">
            <w:pPr>
              <w:widowControl/>
              <w:snapToGrid w:val="0"/>
              <w:ind w:firstLine="567"/>
              <w:rPr>
                <w:ins w:id="3856" w:author="Ragdad Cani Miranti" w:date="2020-11-09T16:52:00Z"/>
                <w:del w:id="3857" w:author="Harry" w:date="2020-11-21T12:55:00Z"/>
                <w:rFonts w:ascii="Times New Roman" w:eastAsia="Times New Roman" w:hAnsi="Times New Roman" w:cs="Times New Roman"/>
                <w:kern w:val="0"/>
                <w:sz w:val="18"/>
                <w:szCs w:val="18"/>
                <w:rPrChange w:id="3858" w:author="Harry" w:date="2020-11-21T12:51:00Z">
                  <w:rPr>
                    <w:ins w:id="3859" w:author="Ragdad Cani Miranti" w:date="2020-11-09T16:52:00Z"/>
                    <w:del w:id="3860" w:author="Harry" w:date="2020-11-21T12:55:00Z"/>
                    <w:rFonts w:ascii="Times New Roman" w:eastAsia="Times New Roman" w:hAnsi="Times New Roman" w:cs="Times New Roman"/>
                    <w:kern w:val="0"/>
                    <w:sz w:val="20"/>
                    <w:szCs w:val="20"/>
                  </w:rPr>
                </w:rPrChange>
              </w:rPr>
              <w:pPrChange w:id="3861"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3862" w:author="Harry" w:date="2020-11-21T12:48:00Z">
              <w:tcPr>
                <w:tcW w:w="992" w:type="dxa"/>
                <w:gridSpan w:val="2"/>
                <w:tcBorders>
                  <w:top w:val="nil"/>
                  <w:left w:val="nil"/>
                  <w:bottom w:val="nil"/>
                  <w:right w:val="nil"/>
                </w:tcBorders>
                <w:shd w:val="clear" w:color="auto" w:fill="auto"/>
                <w:vAlign w:val="bottom"/>
                <w:hideMark/>
              </w:tcPr>
            </w:tcPrChange>
          </w:tcPr>
          <w:p w14:paraId="2C746C3E" w14:textId="4F37B8FE" w:rsidR="00884C10" w:rsidRPr="008536F7" w:rsidDel="00C1732E" w:rsidRDefault="00884C10">
            <w:pPr>
              <w:widowControl/>
              <w:snapToGrid w:val="0"/>
              <w:ind w:firstLine="567"/>
              <w:rPr>
                <w:ins w:id="3863" w:author="Ragdad Cani Miranti" w:date="2020-11-09T16:52:00Z"/>
                <w:del w:id="3864" w:author="Harry" w:date="2020-11-21T12:55:00Z"/>
                <w:rFonts w:ascii="Times New Roman" w:eastAsia="Times New Roman" w:hAnsi="Times New Roman" w:cs="Times New Roman"/>
                <w:kern w:val="0"/>
                <w:sz w:val="18"/>
                <w:szCs w:val="18"/>
                <w:rPrChange w:id="3865" w:author="Harry" w:date="2020-11-21T12:51:00Z">
                  <w:rPr>
                    <w:ins w:id="3866" w:author="Ragdad Cani Miranti" w:date="2020-11-09T16:52:00Z"/>
                    <w:del w:id="3867" w:author="Harry" w:date="2020-11-21T12:55:00Z"/>
                    <w:rFonts w:ascii="Times New Roman" w:eastAsia="Times New Roman" w:hAnsi="Times New Roman" w:cs="Times New Roman"/>
                    <w:kern w:val="0"/>
                    <w:sz w:val="20"/>
                    <w:szCs w:val="20"/>
                  </w:rPr>
                </w:rPrChange>
              </w:rPr>
              <w:pPrChange w:id="3868"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3869" w:author="Harry" w:date="2020-11-21T12:48:00Z">
              <w:tcPr>
                <w:tcW w:w="2329" w:type="dxa"/>
                <w:gridSpan w:val="2"/>
                <w:tcBorders>
                  <w:top w:val="nil"/>
                  <w:left w:val="nil"/>
                  <w:bottom w:val="nil"/>
                  <w:right w:val="nil"/>
                </w:tcBorders>
                <w:shd w:val="clear" w:color="auto" w:fill="auto"/>
                <w:vAlign w:val="bottom"/>
                <w:hideMark/>
              </w:tcPr>
            </w:tcPrChange>
          </w:tcPr>
          <w:p w14:paraId="096954C1" w14:textId="27C0C2DD" w:rsidR="00884C10" w:rsidRPr="008536F7" w:rsidDel="00C1732E" w:rsidRDefault="00884C10">
            <w:pPr>
              <w:widowControl/>
              <w:snapToGrid w:val="0"/>
              <w:ind w:firstLine="567"/>
              <w:rPr>
                <w:ins w:id="3870" w:author="Ragdad Cani Miranti" w:date="2020-11-09T16:52:00Z"/>
                <w:del w:id="3871" w:author="Harry" w:date="2020-11-21T12:55:00Z"/>
                <w:rFonts w:ascii="Times New Roman" w:eastAsia="Times New Roman" w:hAnsi="Times New Roman" w:cs="Times New Roman"/>
                <w:kern w:val="0"/>
                <w:sz w:val="18"/>
                <w:szCs w:val="18"/>
                <w:rPrChange w:id="3872" w:author="Harry" w:date="2020-11-21T12:51:00Z">
                  <w:rPr>
                    <w:ins w:id="3873" w:author="Ragdad Cani Miranti" w:date="2020-11-09T16:52:00Z"/>
                    <w:del w:id="3874" w:author="Harry" w:date="2020-11-21T12:55:00Z"/>
                    <w:rFonts w:ascii="Times New Roman" w:eastAsia="Times New Roman" w:hAnsi="Times New Roman" w:cs="Times New Roman"/>
                    <w:kern w:val="0"/>
                    <w:sz w:val="20"/>
                    <w:szCs w:val="20"/>
                  </w:rPr>
                </w:rPrChange>
              </w:rPr>
              <w:pPrChange w:id="3875" w:author="Harry" w:date="2020-11-28T17:40:00Z">
                <w:pPr>
                  <w:widowControl/>
                  <w:jc w:val="center"/>
                </w:pPr>
              </w:pPrChange>
            </w:pPr>
          </w:p>
        </w:tc>
      </w:tr>
      <w:tr w:rsidR="0058187F" w:rsidRPr="00884C10" w:rsidDel="00C1732E" w14:paraId="08DA0F4F" w14:textId="53191155" w:rsidTr="008E309A">
        <w:trPr>
          <w:trHeight w:val="307"/>
          <w:ins w:id="3876" w:author="Ragdad Cani Miranti" w:date="2020-11-09T16:52:00Z"/>
          <w:del w:id="3877" w:author="Harry" w:date="2020-11-21T12:55:00Z"/>
          <w:trPrChange w:id="3878"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3879" w:author="Harry" w:date="2020-11-21T12:48:00Z">
              <w:tcPr>
                <w:tcW w:w="2694" w:type="dxa"/>
                <w:tcBorders>
                  <w:top w:val="nil"/>
                  <w:left w:val="nil"/>
                  <w:bottom w:val="nil"/>
                  <w:right w:val="nil"/>
                </w:tcBorders>
                <w:shd w:val="clear" w:color="auto" w:fill="auto"/>
                <w:noWrap/>
                <w:vAlign w:val="bottom"/>
                <w:hideMark/>
              </w:tcPr>
            </w:tcPrChange>
          </w:tcPr>
          <w:p w14:paraId="7776C1D6" w14:textId="0EDF818E" w:rsidR="00884C10" w:rsidRPr="008536F7" w:rsidDel="00C1732E" w:rsidRDefault="00884C10">
            <w:pPr>
              <w:widowControl/>
              <w:snapToGrid w:val="0"/>
              <w:ind w:firstLine="567"/>
              <w:rPr>
                <w:ins w:id="3880" w:author="Ragdad Cani Miranti" w:date="2020-11-09T16:52:00Z"/>
                <w:del w:id="3881" w:author="Harry" w:date="2020-11-21T12:55:00Z"/>
                <w:rFonts w:ascii="Times New Roman" w:eastAsia="Times New Roman" w:hAnsi="Times New Roman" w:cs="Times New Roman"/>
                <w:kern w:val="0"/>
                <w:sz w:val="18"/>
                <w:szCs w:val="18"/>
                <w:rPrChange w:id="3882" w:author="Harry" w:date="2020-11-21T12:51:00Z">
                  <w:rPr>
                    <w:ins w:id="3883" w:author="Ragdad Cani Miranti" w:date="2020-11-09T16:52:00Z"/>
                    <w:del w:id="3884" w:author="Harry" w:date="2020-11-21T12:55:00Z"/>
                    <w:rFonts w:ascii="Times New Roman" w:eastAsia="Times New Roman" w:hAnsi="Times New Roman" w:cs="Times New Roman"/>
                    <w:kern w:val="0"/>
                    <w:sz w:val="20"/>
                    <w:szCs w:val="20"/>
                  </w:rPr>
                </w:rPrChange>
              </w:rPr>
              <w:pPrChange w:id="3885"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3886" w:author="Harry" w:date="2020-11-21T12:48:00Z">
              <w:tcPr>
                <w:tcW w:w="992" w:type="dxa"/>
                <w:gridSpan w:val="2"/>
                <w:tcBorders>
                  <w:top w:val="nil"/>
                  <w:left w:val="nil"/>
                  <w:bottom w:val="nil"/>
                  <w:right w:val="nil"/>
                </w:tcBorders>
                <w:shd w:val="clear" w:color="auto" w:fill="auto"/>
                <w:noWrap/>
                <w:vAlign w:val="center"/>
                <w:hideMark/>
              </w:tcPr>
            </w:tcPrChange>
          </w:tcPr>
          <w:p w14:paraId="21F735FD" w14:textId="2F79D032" w:rsidR="00884C10" w:rsidRPr="008536F7" w:rsidDel="00C1732E" w:rsidRDefault="00884C10">
            <w:pPr>
              <w:widowControl/>
              <w:snapToGrid w:val="0"/>
              <w:ind w:firstLine="567"/>
              <w:rPr>
                <w:ins w:id="3887" w:author="Ragdad Cani Miranti" w:date="2020-11-09T16:52:00Z"/>
                <w:del w:id="3888" w:author="Harry" w:date="2020-11-21T12:55:00Z"/>
                <w:rFonts w:ascii="Times New Roman" w:eastAsia="Times New Roman" w:hAnsi="Times New Roman" w:cs="Times New Roman"/>
                <w:kern w:val="0"/>
                <w:sz w:val="18"/>
                <w:szCs w:val="18"/>
                <w:rPrChange w:id="3889" w:author="Harry" w:date="2020-11-21T12:51:00Z">
                  <w:rPr>
                    <w:ins w:id="3890" w:author="Ragdad Cani Miranti" w:date="2020-11-09T16:52:00Z"/>
                    <w:del w:id="3891" w:author="Harry" w:date="2020-11-21T12:55:00Z"/>
                    <w:rFonts w:ascii="Times New Roman" w:eastAsia="Times New Roman" w:hAnsi="Times New Roman" w:cs="Times New Roman"/>
                    <w:kern w:val="0"/>
                    <w:sz w:val="20"/>
                    <w:szCs w:val="20"/>
                  </w:rPr>
                </w:rPrChange>
              </w:rPr>
              <w:pPrChange w:id="3892" w:author="Harry" w:date="2020-11-28T17:40:00Z">
                <w:pPr>
                  <w:widowControl/>
                  <w:jc w:val="left"/>
                </w:pPr>
              </w:pPrChange>
            </w:pPr>
          </w:p>
        </w:tc>
        <w:tc>
          <w:tcPr>
            <w:tcW w:w="992" w:type="dxa"/>
            <w:tcBorders>
              <w:top w:val="nil"/>
              <w:left w:val="nil"/>
              <w:bottom w:val="nil"/>
              <w:right w:val="nil"/>
            </w:tcBorders>
            <w:shd w:val="clear" w:color="auto" w:fill="auto"/>
            <w:vAlign w:val="center"/>
            <w:hideMark/>
            <w:tcPrChange w:id="3893" w:author="Harry" w:date="2020-11-21T12:48:00Z">
              <w:tcPr>
                <w:tcW w:w="992" w:type="dxa"/>
                <w:tcBorders>
                  <w:top w:val="nil"/>
                  <w:left w:val="nil"/>
                  <w:bottom w:val="nil"/>
                  <w:right w:val="nil"/>
                </w:tcBorders>
                <w:shd w:val="clear" w:color="auto" w:fill="auto"/>
                <w:vAlign w:val="center"/>
                <w:hideMark/>
              </w:tcPr>
            </w:tcPrChange>
          </w:tcPr>
          <w:p w14:paraId="23DEFF82" w14:textId="6F34DD10" w:rsidR="00884C10" w:rsidRPr="008536F7" w:rsidDel="00C1732E" w:rsidRDefault="00884C10">
            <w:pPr>
              <w:widowControl/>
              <w:snapToGrid w:val="0"/>
              <w:ind w:firstLine="567"/>
              <w:rPr>
                <w:ins w:id="3894" w:author="Ragdad Cani Miranti" w:date="2020-11-09T16:52:00Z"/>
                <w:del w:id="3895" w:author="Harry" w:date="2020-11-21T12:55:00Z"/>
                <w:rFonts w:ascii="Times New Roman" w:eastAsia="Times New Roman" w:hAnsi="Times New Roman" w:cs="Times New Roman"/>
                <w:kern w:val="0"/>
                <w:sz w:val="18"/>
                <w:szCs w:val="18"/>
                <w:rPrChange w:id="3896" w:author="Harry" w:date="2020-11-21T12:51:00Z">
                  <w:rPr>
                    <w:ins w:id="3897" w:author="Ragdad Cani Miranti" w:date="2020-11-09T16:52:00Z"/>
                    <w:del w:id="3898" w:author="Harry" w:date="2020-11-21T12:55:00Z"/>
                    <w:rFonts w:ascii="Times New Roman" w:eastAsia="Times New Roman" w:hAnsi="Times New Roman" w:cs="Times New Roman"/>
                    <w:kern w:val="0"/>
                    <w:sz w:val="20"/>
                    <w:szCs w:val="20"/>
                  </w:rPr>
                </w:rPrChange>
              </w:rPr>
              <w:pPrChange w:id="3899"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3900" w:author="Harry" w:date="2020-11-21T12:48:00Z">
              <w:tcPr>
                <w:tcW w:w="992" w:type="dxa"/>
                <w:tcBorders>
                  <w:top w:val="nil"/>
                  <w:left w:val="nil"/>
                  <w:bottom w:val="nil"/>
                  <w:right w:val="nil"/>
                </w:tcBorders>
                <w:shd w:val="clear" w:color="auto" w:fill="auto"/>
                <w:vAlign w:val="center"/>
                <w:hideMark/>
              </w:tcPr>
            </w:tcPrChange>
          </w:tcPr>
          <w:p w14:paraId="3CFCD47A" w14:textId="5A1192EA" w:rsidR="00884C10" w:rsidRPr="008536F7" w:rsidDel="00C1732E" w:rsidRDefault="00884C10">
            <w:pPr>
              <w:widowControl/>
              <w:snapToGrid w:val="0"/>
              <w:ind w:firstLine="567"/>
              <w:rPr>
                <w:ins w:id="3901" w:author="Ragdad Cani Miranti" w:date="2020-11-09T16:52:00Z"/>
                <w:del w:id="3902" w:author="Harry" w:date="2020-11-21T12:55:00Z"/>
                <w:rFonts w:ascii="Times New Roman" w:eastAsia="Times New Roman" w:hAnsi="Times New Roman" w:cs="Times New Roman"/>
                <w:kern w:val="0"/>
                <w:sz w:val="18"/>
                <w:szCs w:val="18"/>
                <w:rPrChange w:id="3903" w:author="Harry" w:date="2020-11-21T12:51:00Z">
                  <w:rPr>
                    <w:ins w:id="3904" w:author="Ragdad Cani Miranti" w:date="2020-11-09T16:52:00Z"/>
                    <w:del w:id="3905" w:author="Harry" w:date="2020-11-21T12:55:00Z"/>
                    <w:rFonts w:ascii="Times New Roman" w:eastAsia="Times New Roman" w:hAnsi="Times New Roman" w:cs="Times New Roman"/>
                    <w:kern w:val="0"/>
                    <w:sz w:val="20"/>
                    <w:szCs w:val="20"/>
                  </w:rPr>
                </w:rPrChange>
              </w:rPr>
              <w:pPrChange w:id="3906" w:author="Harry" w:date="2020-11-28T17:40:00Z">
                <w:pPr>
                  <w:widowControl/>
                  <w:jc w:val="center"/>
                </w:pPr>
              </w:pPrChange>
            </w:pPr>
          </w:p>
        </w:tc>
        <w:tc>
          <w:tcPr>
            <w:tcW w:w="993" w:type="dxa"/>
            <w:tcBorders>
              <w:top w:val="nil"/>
              <w:left w:val="nil"/>
              <w:bottom w:val="nil"/>
              <w:right w:val="nil"/>
            </w:tcBorders>
            <w:shd w:val="clear" w:color="auto" w:fill="auto"/>
            <w:vAlign w:val="center"/>
            <w:hideMark/>
            <w:tcPrChange w:id="3907" w:author="Harry" w:date="2020-11-21T12:48:00Z">
              <w:tcPr>
                <w:tcW w:w="993" w:type="dxa"/>
                <w:tcBorders>
                  <w:top w:val="nil"/>
                  <w:left w:val="nil"/>
                  <w:bottom w:val="nil"/>
                  <w:right w:val="nil"/>
                </w:tcBorders>
                <w:shd w:val="clear" w:color="auto" w:fill="auto"/>
                <w:vAlign w:val="bottom"/>
                <w:hideMark/>
              </w:tcPr>
            </w:tcPrChange>
          </w:tcPr>
          <w:p w14:paraId="4A701347" w14:textId="6F3E0E9F" w:rsidR="00884C10" w:rsidRPr="008536F7" w:rsidDel="00C1732E" w:rsidRDefault="00884C10">
            <w:pPr>
              <w:widowControl/>
              <w:snapToGrid w:val="0"/>
              <w:ind w:firstLine="567"/>
              <w:rPr>
                <w:ins w:id="3908" w:author="Ragdad Cani Miranti" w:date="2020-11-09T16:52:00Z"/>
                <w:del w:id="3909" w:author="Harry" w:date="2020-11-21T12:55:00Z"/>
                <w:rFonts w:ascii="Times New Roman" w:eastAsia="Times New Roman" w:hAnsi="Times New Roman" w:cs="Times New Roman"/>
                <w:kern w:val="0"/>
                <w:sz w:val="18"/>
                <w:szCs w:val="18"/>
                <w:rPrChange w:id="3910" w:author="Harry" w:date="2020-11-21T12:51:00Z">
                  <w:rPr>
                    <w:ins w:id="3911" w:author="Ragdad Cani Miranti" w:date="2020-11-09T16:52:00Z"/>
                    <w:del w:id="3912" w:author="Harry" w:date="2020-11-21T12:55:00Z"/>
                    <w:rFonts w:ascii="Times New Roman" w:eastAsia="Times New Roman" w:hAnsi="Times New Roman" w:cs="Times New Roman"/>
                    <w:kern w:val="0"/>
                    <w:sz w:val="20"/>
                    <w:szCs w:val="20"/>
                  </w:rPr>
                </w:rPrChange>
              </w:rPr>
              <w:pPrChange w:id="3913"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3914" w:author="Harry" w:date="2020-11-21T12:48:00Z">
              <w:tcPr>
                <w:tcW w:w="992" w:type="dxa"/>
                <w:gridSpan w:val="2"/>
                <w:tcBorders>
                  <w:top w:val="nil"/>
                  <w:left w:val="nil"/>
                  <w:bottom w:val="nil"/>
                  <w:right w:val="nil"/>
                </w:tcBorders>
                <w:shd w:val="clear" w:color="auto" w:fill="auto"/>
                <w:vAlign w:val="bottom"/>
                <w:hideMark/>
              </w:tcPr>
            </w:tcPrChange>
          </w:tcPr>
          <w:p w14:paraId="48A06528" w14:textId="3AC3CE04" w:rsidR="00884C10" w:rsidRPr="008536F7" w:rsidDel="00C1732E" w:rsidRDefault="00884C10">
            <w:pPr>
              <w:widowControl/>
              <w:snapToGrid w:val="0"/>
              <w:ind w:firstLine="567"/>
              <w:rPr>
                <w:ins w:id="3915" w:author="Ragdad Cani Miranti" w:date="2020-11-09T16:52:00Z"/>
                <w:del w:id="3916" w:author="Harry" w:date="2020-11-21T12:55:00Z"/>
                <w:rFonts w:ascii="Times New Roman" w:eastAsia="Times New Roman" w:hAnsi="Times New Roman" w:cs="Times New Roman"/>
                <w:kern w:val="0"/>
                <w:sz w:val="18"/>
                <w:szCs w:val="18"/>
                <w:rPrChange w:id="3917" w:author="Harry" w:date="2020-11-21T12:51:00Z">
                  <w:rPr>
                    <w:ins w:id="3918" w:author="Ragdad Cani Miranti" w:date="2020-11-09T16:52:00Z"/>
                    <w:del w:id="3919" w:author="Harry" w:date="2020-11-21T12:55:00Z"/>
                    <w:rFonts w:ascii="Times New Roman" w:eastAsia="Times New Roman" w:hAnsi="Times New Roman" w:cs="Times New Roman"/>
                    <w:kern w:val="0"/>
                    <w:sz w:val="20"/>
                    <w:szCs w:val="20"/>
                  </w:rPr>
                </w:rPrChange>
              </w:rPr>
              <w:pPrChange w:id="3920"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3921" w:author="Harry" w:date="2020-11-21T12:48:00Z">
              <w:tcPr>
                <w:tcW w:w="2329" w:type="dxa"/>
                <w:gridSpan w:val="2"/>
                <w:tcBorders>
                  <w:top w:val="nil"/>
                  <w:left w:val="nil"/>
                  <w:bottom w:val="nil"/>
                  <w:right w:val="nil"/>
                </w:tcBorders>
                <w:shd w:val="clear" w:color="auto" w:fill="auto"/>
                <w:vAlign w:val="bottom"/>
                <w:hideMark/>
              </w:tcPr>
            </w:tcPrChange>
          </w:tcPr>
          <w:p w14:paraId="4C558B9E" w14:textId="04C34ACB" w:rsidR="00884C10" w:rsidRPr="008536F7" w:rsidDel="00C1732E" w:rsidRDefault="00884C10">
            <w:pPr>
              <w:widowControl/>
              <w:snapToGrid w:val="0"/>
              <w:ind w:firstLine="567"/>
              <w:rPr>
                <w:ins w:id="3922" w:author="Ragdad Cani Miranti" w:date="2020-11-09T16:52:00Z"/>
                <w:del w:id="3923" w:author="Harry" w:date="2020-11-21T12:55:00Z"/>
                <w:rFonts w:ascii="Times New Roman" w:eastAsia="Times New Roman" w:hAnsi="Times New Roman" w:cs="Times New Roman"/>
                <w:kern w:val="0"/>
                <w:sz w:val="18"/>
                <w:szCs w:val="18"/>
                <w:rPrChange w:id="3924" w:author="Harry" w:date="2020-11-21T12:51:00Z">
                  <w:rPr>
                    <w:ins w:id="3925" w:author="Ragdad Cani Miranti" w:date="2020-11-09T16:52:00Z"/>
                    <w:del w:id="3926" w:author="Harry" w:date="2020-11-21T12:55:00Z"/>
                    <w:rFonts w:ascii="Times New Roman" w:eastAsia="Times New Roman" w:hAnsi="Times New Roman" w:cs="Times New Roman"/>
                    <w:kern w:val="0"/>
                    <w:sz w:val="20"/>
                    <w:szCs w:val="20"/>
                  </w:rPr>
                </w:rPrChange>
              </w:rPr>
              <w:pPrChange w:id="3927" w:author="Harry" w:date="2020-11-28T17:40:00Z">
                <w:pPr>
                  <w:widowControl/>
                  <w:jc w:val="center"/>
                </w:pPr>
              </w:pPrChange>
            </w:pPr>
          </w:p>
        </w:tc>
      </w:tr>
      <w:tr w:rsidR="0058187F" w:rsidRPr="00884C10" w:rsidDel="00C1732E" w14:paraId="0689C654" w14:textId="50FC3742" w:rsidTr="008E309A">
        <w:trPr>
          <w:trHeight w:val="246"/>
          <w:ins w:id="3928" w:author="Ragdad Cani Miranti" w:date="2020-11-09T16:52:00Z"/>
          <w:del w:id="3929" w:author="Harry" w:date="2020-11-21T12:55:00Z"/>
          <w:trPrChange w:id="3930"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3931" w:author="Harry" w:date="2020-11-21T12:48:00Z">
              <w:tcPr>
                <w:tcW w:w="2694" w:type="dxa"/>
                <w:tcBorders>
                  <w:top w:val="nil"/>
                  <w:left w:val="nil"/>
                  <w:bottom w:val="nil"/>
                  <w:right w:val="nil"/>
                </w:tcBorders>
                <w:shd w:val="clear" w:color="auto" w:fill="auto"/>
                <w:noWrap/>
                <w:vAlign w:val="bottom"/>
                <w:hideMark/>
              </w:tcPr>
            </w:tcPrChange>
          </w:tcPr>
          <w:p w14:paraId="3089F42F" w14:textId="2E07861F" w:rsidR="00884C10" w:rsidRPr="008536F7" w:rsidDel="00C1732E" w:rsidRDefault="00884C10">
            <w:pPr>
              <w:widowControl/>
              <w:snapToGrid w:val="0"/>
              <w:ind w:firstLine="567"/>
              <w:rPr>
                <w:ins w:id="3932" w:author="Ragdad Cani Miranti" w:date="2020-11-09T16:52:00Z"/>
                <w:del w:id="3933" w:author="Harry" w:date="2020-11-21T12:55:00Z"/>
                <w:rFonts w:ascii="Times New Roman" w:eastAsia="Times New Roman" w:hAnsi="Times New Roman" w:cs="Times New Roman"/>
                <w:color w:val="000000"/>
                <w:kern w:val="0"/>
                <w:sz w:val="18"/>
                <w:szCs w:val="18"/>
                <w:rPrChange w:id="3934" w:author="Harry" w:date="2020-11-21T12:51:00Z">
                  <w:rPr>
                    <w:ins w:id="3935" w:author="Ragdad Cani Miranti" w:date="2020-11-09T16:52:00Z"/>
                    <w:del w:id="3936" w:author="Harry" w:date="2020-11-21T12:55:00Z"/>
                    <w:rFonts w:ascii="Times New Roman" w:eastAsia="Times New Roman" w:hAnsi="Times New Roman" w:cs="Times New Roman"/>
                    <w:color w:val="000000"/>
                    <w:kern w:val="0"/>
                    <w:sz w:val="24"/>
                    <w:szCs w:val="24"/>
                  </w:rPr>
                </w:rPrChange>
              </w:rPr>
              <w:pPrChange w:id="3937" w:author="Harry" w:date="2020-11-28T17:40:00Z">
                <w:pPr>
                  <w:widowControl/>
                  <w:jc w:val="left"/>
                </w:pPr>
              </w:pPrChange>
            </w:pPr>
            <w:ins w:id="3938" w:author="Ragdad Cani Miranti" w:date="2020-11-09T16:52:00Z">
              <w:del w:id="3939" w:author="Harry" w:date="2020-11-21T12:55:00Z">
                <w:r w:rsidRPr="008536F7" w:rsidDel="00C1732E">
                  <w:rPr>
                    <w:rFonts w:ascii="Times New Roman" w:eastAsia="Times New Roman" w:hAnsi="Times New Roman" w:cs="Times New Roman"/>
                    <w:color w:val="000000"/>
                    <w:kern w:val="0"/>
                    <w:sz w:val="18"/>
                    <w:szCs w:val="18"/>
                    <w:rPrChange w:id="3940" w:author="Harry" w:date="2020-11-21T12:51:00Z">
                      <w:rPr>
                        <w:rFonts w:ascii="Times New Roman" w:eastAsia="Times New Roman" w:hAnsi="Times New Roman" w:cs="Times New Roman"/>
                        <w:color w:val="000000"/>
                        <w:kern w:val="0"/>
                        <w:sz w:val="24"/>
                        <w:szCs w:val="24"/>
                      </w:rPr>
                    </w:rPrChange>
                  </w:rPr>
                  <w:delText>Spatial Lag Coefficient</w:delText>
                </w:r>
              </w:del>
            </w:ins>
          </w:p>
        </w:tc>
        <w:tc>
          <w:tcPr>
            <w:tcW w:w="992" w:type="dxa"/>
            <w:tcBorders>
              <w:top w:val="nil"/>
              <w:left w:val="nil"/>
              <w:bottom w:val="nil"/>
              <w:right w:val="nil"/>
            </w:tcBorders>
            <w:shd w:val="clear" w:color="auto" w:fill="auto"/>
            <w:noWrap/>
            <w:vAlign w:val="center"/>
            <w:hideMark/>
            <w:tcPrChange w:id="3941" w:author="Harry" w:date="2020-11-21T12:48:00Z">
              <w:tcPr>
                <w:tcW w:w="992" w:type="dxa"/>
                <w:gridSpan w:val="2"/>
                <w:tcBorders>
                  <w:top w:val="nil"/>
                  <w:left w:val="nil"/>
                  <w:bottom w:val="nil"/>
                  <w:right w:val="nil"/>
                </w:tcBorders>
                <w:shd w:val="clear" w:color="auto" w:fill="auto"/>
                <w:noWrap/>
                <w:vAlign w:val="center"/>
                <w:hideMark/>
              </w:tcPr>
            </w:tcPrChange>
          </w:tcPr>
          <w:p w14:paraId="3769888A" w14:textId="71B1254E" w:rsidR="00884C10" w:rsidRPr="008536F7" w:rsidDel="00C1732E" w:rsidRDefault="00884C10">
            <w:pPr>
              <w:widowControl/>
              <w:snapToGrid w:val="0"/>
              <w:ind w:firstLine="567"/>
              <w:rPr>
                <w:ins w:id="3942" w:author="Ragdad Cani Miranti" w:date="2020-11-09T16:52:00Z"/>
                <w:del w:id="3943" w:author="Harry" w:date="2020-11-21T12:55:00Z"/>
                <w:rFonts w:ascii="Times New Roman" w:eastAsia="Times New Roman" w:hAnsi="Times New Roman" w:cs="Times New Roman"/>
                <w:color w:val="000000"/>
                <w:kern w:val="0"/>
                <w:sz w:val="18"/>
                <w:szCs w:val="18"/>
                <w:rPrChange w:id="3944" w:author="Harry" w:date="2020-11-21T12:51:00Z">
                  <w:rPr>
                    <w:ins w:id="3945" w:author="Ragdad Cani Miranti" w:date="2020-11-09T16:52:00Z"/>
                    <w:del w:id="3946" w:author="Harry" w:date="2020-11-21T12:55:00Z"/>
                    <w:rFonts w:ascii="Times New Roman" w:eastAsia="Times New Roman" w:hAnsi="Times New Roman" w:cs="Times New Roman"/>
                    <w:color w:val="000000"/>
                    <w:kern w:val="0"/>
                    <w:sz w:val="24"/>
                    <w:szCs w:val="24"/>
                  </w:rPr>
                </w:rPrChange>
              </w:rPr>
              <w:pPrChange w:id="3947"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3948" w:author="Harry" w:date="2020-11-21T12:48:00Z">
              <w:tcPr>
                <w:tcW w:w="992" w:type="dxa"/>
                <w:tcBorders>
                  <w:top w:val="nil"/>
                  <w:left w:val="nil"/>
                  <w:bottom w:val="nil"/>
                  <w:right w:val="nil"/>
                </w:tcBorders>
                <w:shd w:val="clear" w:color="auto" w:fill="auto"/>
                <w:noWrap/>
                <w:vAlign w:val="center"/>
                <w:hideMark/>
              </w:tcPr>
            </w:tcPrChange>
          </w:tcPr>
          <w:p w14:paraId="66A7EB53" w14:textId="440823CF" w:rsidR="00884C10" w:rsidRPr="008536F7" w:rsidDel="00C1732E" w:rsidRDefault="00884C10">
            <w:pPr>
              <w:widowControl/>
              <w:snapToGrid w:val="0"/>
              <w:ind w:firstLine="567"/>
              <w:rPr>
                <w:ins w:id="3949" w:author="Ragdad Cani Miranti" w:date="2020-11-09T16:52:00Z"/>
                <w:del w:id="3950" w:author="Harry" w:date="2020-11-21T12:55:00Z"/>
                <w:rFonts w:ascii="Times New Roman" w:eastAsia="Times New Roman" w:hAnsi="Times New Roman" w:cs="Times New Roman"/>
                <w:color w:val="000000"/>
                <w:kern w:val="0"/>
                <w:sz w:val="18"/>
                <w:szCs w:val="18"/>
                <w:rPrChange w:id="3951" w:author="Harry" w:date="2020-11-21T12:51:00Z">
                  <w:rPr>
                    <w:ins w:id="3952" w:author="Ragdad Cani Miranti" w:date="2020-11-09T16:52:00Z"/>
                    <w:del w:id="3953" w:author="Harry" w:date="2020-11-21T12:55:00Z"/>
                    <w:rFonts w:ascii="Times New Roman" w:eastAsia="Times New Roman" w:hAnsi="Times New Roman" w:cs="Times New Roman"/>
                    <w:color w:val="000000"/>
                    <w:kern w:val="0"/>
                    <w:sz w:val="24"/>
                    <w:szCs w:val="24"/>
                  </w:rPr>
                </w:rPrChange>
              </w:rPr>
              <w:pPrChange w:id="3954" w:author="Harry" w:date="2020-11-28T17:40:00Z">
                <w:pPr>
                  <w:widowControl/>
                  <w:jc w:val="center"/>
                </w:pPr>
              </w:pPrChange>
            </w:pPr>
            <w:ins w:id="3955" w:author="Ragdad Cani Miranti" w:date="2020-11-09T16:52:00Z">
              <w:del w:id="3956" w:author="Harry" w:date="2020-11-21T12:55:00Z">
                <w:r w:rsidRPr="008536F7" w:rsidDel="00C1732E">
                  <w:rPr>
                    <w:rFonts w:ascii="Times New Roman" w:eastAsia="Times New Roman" w:hAnsi="Times New Roman" w:cs="Times New Roman"/>
                    <w:color w:val="000000"/>
                    <w:kern w:val="0"/>
                    <w:sz w:val="18"/>
                    <w:szCs w:val="18"/>
                    <w:rPrChange w:id="3957" w:author="Harry" w:date="2020-11-21T12:51:00Z">
                      <w:rPr>
                        <w:rFonts w:ascii="Times New Roman" w:eastAsia="Times New Roman" w:hAnsi="Times New Roman" w:cs="Times New Roman"/>
                        <w:color w:val="000000"/>
                        <w:kern w:val="0"/>
                        <w:sz w:val="24"/>
                        <w:szCs w:val="24"/>
                      </w:rPr>
                    </w:rPrChange>
                  </w:rPr>
                  <w:delText>0.253</w:delText>
                </w:r>
              </w:del>
            </w:ins>
          </w:p>
        </w:tc>
        <w:tc>
          <w:tcPr>
            <w:tcW w:w="992" w:type="dxa"/>
            <w:tcBorders>
              <w:top w:val="nil"/>
              <w:left w:val="nil"/>
              <w:bottom w:val="nil"/>
              <w:right w:val="nil"/>
            </w:tcBorders>
            <w:shd w:val="clear" w:color="auto" w:fill="auto"/>
            <w:noWrap/>
            <w:vAlign w:val="center"/>
            <w:hideMark/>
            <w:tcPrChange w:id="3958" w:author="Harry" w:date="2020-11-21T12:48:00Z">
              <w:tcPr>
                <w:tcW w:w="992" w:type="dxa"/>
                <w:tcBorders>
                  <w:top w:val="nil"/>
                  <w:left w:val="nil"/>
                  <w:bottom w:val="nil"/>
                  <w:right w:val="nil"/>
                </w:tcBorders>
                <w:shd w:val="clear" w:color="auto" w:fill="auto"/>
                <w:noWrap/>
                <w:vAlign w:val="center"/>
                <w:hideMark/>
              </w:tcPr>
            </w:tcPrChange>
          </w:tcPr>
          <w:p w14:paraId="52FBBD25" w14:textId="075297C4" w:rsidR="00884C10" w:rsidRPr="008536F7" w:rsidDel="00C1732E" w:rsidRDefault="00884C10">
            <w:pPr>
              <w:widowControl/>
              <w:snapToGrid w:val="0"/>
              <w:ind w:firstLine="567"/>
              <w:rPr>
                <w:ins w:id="3959" w:author="Ragdad Cani Miranti" w:date="2020-11-09T16:52:00Z"/>
                <w:del w:id="3960" w:author="Harry" w:date="2020-11-21T12:55:00Z"/>
                <w:rFonts w:ascii="Times New Roman" w:eastAsia="Times New Roman" w:hAnsi="Times New Roman" w:cs="Times New Roman"/>
                <w:color w:val="000000"/>
                <w:kern w:val="0"/>
                <w:sz w:val="18"/>
                <w:szCs w:val="18"/>
                <w:rPrChange w:id="3961" w:author="Harry" w:date="2020-11-21T12:51:00Z">
                  <w:rPr>
                    <w:ins w:id="3962" w:author="Ragdad Cani Miranti" w:date="2020-11-09T16:52:00Z"/>
                    <w:del w:id="3963" w:author="Harry" w:date="2020-11-21T12:55:00Z"/>
                    <w:rFonts w:ascii="Times New Roman" w:eastAsia="Times New Roman" w:hAnsi="Times New Roman" w:cs="Times New Roman"/>
                    <w:color w:val="000000"/>
                    <w:kern w:val="0"/>
                    <w:sz w:val="24"/>
                    <w:szCs w:val="24"/>
                  </w:rPr>
                </w:rPrChange>
              </w:rPr>
              <w:pPrChange w:id="3964" w:author="Harry" w:date="2020-11-28T17:40:00Z">
                <w:pPr>
                  <w:widowControl/>
                  <w:jc w:val="center"/>
                </w:pPr>
              </w:pPrChange>
            </w:pPr>
          </w:p>
        </w:tc>
        <w:tc>
          <w:tcPr>
            <w:tcW w:w="993" w:type="dxa"/>
            <w:tcBorders>
              <w:top w:val="nil"/>
              <w:left w:val="nil"/>
              <w:bottom w:val="nil"/>
              <w:right w:val="nil"/>
            </w:tcBorders>
            <w:shd w:val="clear" w:color="auto" w:fill="auto"/>
            <w:noWrap/>
            <w:vAlign w:val="center"/>
            <w:hideMark/>
            <w:tcPrChange w:id="3965" w:author="Harry" w:date="2020-11-21T12:48:00Z">
              <w:tcPr>
                <w:tcW w:w="993" w:type="dxa"/>
                <w:tcBorders>
                  <w:top w:val="nil"/>
                  <w:left w:val="nil"/>
                  <w:bottom w:val="nil"/>
                  <w:right w:val="nil"/>
                </w:tcBorders>
                <w:shd w:val="clear" w:color="auto" w:fill="auto"/>
                <w:noWrap/>
                <w:vAlign w:val="bottom"/>
                <w:hideMark/>
              </w:tcPr>
            </w:tcPrChange>
          </w:tcPr>
          <w:p w14:paraId="1E942729" w14:textId="0694EC56" w:rsidR="00884C10" w:rsidRPr="008536F7" w:rsidDel="00C1732E" w:rsidRDefault="00884C10">
            <w:pPr>
              <w:widowControl/>
              <w:snapToGrid w:val="0"/>
              <w:ind w:firstLine="567"/>
              <w:rPr>
                <w:ins w:id="3966" w:author="Ragdad Cani Miranti" w:date="2020-11-09T16:52:00Z"/>
                <w:del w:id="3967" w:author="Harry" w:date="2020-11-21T12:55:00Z"/>
                <w:rFonts w:ascii="Times New Roman" w:eastAsia="Times New Roman" w:hAnsi="Times New Roman" w:cs="Times New Roman"/>
                <w:kern w:val="0"/>
                <w:sz w:val="18"/>
                <w:szCs w:val="18"/>
                <w:rPrChange w:id="3968" w:author="Harry" w:date="2020-11-21T12:51:00Z">
                  <w:rPr>
                    <w:ins w:id="3969" w:author="Ragdad Cani Miranti" w:date="2020-11-09T16:52:00Z"/>
                    <w:del w:id="3970" w:author="Harry" w:date="2020-11-21T12:55:00Z"/>
                    <w:rFonts w:ascii="Times New Roman" w:eastAsia="Times New Roman" w:hAnsi="Times New Roman" w:cs="Times New Roman"/>
                    <w:kern w:val="0"/>
                    <w:sz w:val="20"/>
                    <w:szCs w:val="20"/>
                  </w:rPr>
                </w:rPrChange>
              </w:rPr>
              <w:pPrChange w:id="3971"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3972" w:author="Harry" w:date="2020-11-21T12:48:00Z">
              <w:tcPr>
                <w:tcW w:w="992" w:type="dxa"/>
                <w:gridSpan w:val="2"/>
                <w:tcBorders>
                  <w:top w:val="nil"/>
                  <w:left w:val="nil"/>
                  <w:bottom w:val="nil"/>
                  <w:right w:val="nil"/>
                </w:tcBorders>
                <w:shd w:val="clear" w:color="auto" w:fill="auto"/>
                <w:noWrap/>
                <w:vAlign w:val="bottom"/>
                <w:hideMark/>
              </w:tcPr>
            </w:tcPrChange>
          </w:tcPr>
          <w:p w14:paraId="34AF06E5" w14:textId="6E1B2E75" w:rsidR="00884C10" w:rsidRPr="008536F7" w:rsidDel="00C1732E" w:rsidRDefault="00884C10">
            <w:pPr>
              <w:widowControl/>
              <w:snapToGrid w:val="0"/>
              <w:ind w:firstLine="567"/>
              <w:rPr>
                <w:ins w:id="3973" w:author="Ragdad Cani Miranti" w:date="2020-11-09T16:52:00Z"/>
                <w:del w:id="3974" w:author="Harry" w:date="2020-11-21T12:55:00Z"/>
                <w:rFonts w:ascii="Times New Roman" w:eastAsia="Times New Roman" w:hAnsi="Times New Roman" w:cs="Times New Roman"/>
                <w:color w:val="000000"/>
                <w:kern w:val="0"/>
                <w:sz w:val="18"/>
                <w:szCs w:val="18"/>
                <w:rPrChange w:id="3975" w:author="Harry" w:date="2020-11-21T12:51:00Z">
                  <w:rPr>
                    <w:ins w:id="3976" w:author="Ragdad Cani Miranti" w:date="2020-11-09T16:52:00Z"/>
                    <w:del w:id="3977" w:author="Harry" w:date="2020-11-21T12:55:00Z"/>
                    <w:rFonts w:ascii="Times New Roman" w:eastAsia="Times New Roman" w:hAnsi="Times New Roman" w:cs="Times New Roman"/>
                    <w:color w:val="000000"/>
                    <w:kern w:val="0"/>
                    <w:sz w:val="24"/>
                    <w:szCs w:val="24"/>
                  </w:rPr>
                </w:rPrChange>
              </w:rPr>
              <w:pPrChange w:id="3978" w:author="Harry" w:date="2020-11-28T17:40:00Z">
                <w:pPr>
                  <w:widowControl/>
                  <w:jc w:val="center"/>
                </w:pPr>
              </w:pPrChange>
            </w:pPr>
            <w:ins w:id="3979" w:author="Ragdad Cani Miranti" w:date="2020-11-09T16:52:00Z">
              <w:del w:id="3980" w:author="Harry" w:date="2020-11-21T12:55:00Z">
                <w:r w:rsidRPr="008536F7" w:rsidDel="00C1732E">
                  <w:rPr>
                    <w:rFonts w:ascii="Times New Roman" w:eastAsia="Times New Roman" w:hAnsi="Times New Roman" w:cs="Times New Roman"/>
                    <w:color w:val="000000"/>
                    <w:kern w:val="0"/>
                    <w:sz w:val="18"/>
                    <w:szCs w:val="18"/>
                    <w:rPrChange w:id="3981" w:author="Harry" w:date="2020-11-21T12:51:00Z">
                      <w:rPr>
                        <w:rFonts w:ascii="Times New Roman" w:eastAsia="Times New Roman" w:hAnsi="Times New Roman" w:cs="Times New Roman"/>
                        <w:color w:val="000000"/>
                        <w:kern w:val="0"/>
                        <w:sz w:val="24"/>
                        <w:szCs w:val="24"/>
                      </w:rPr>
                    </w:rPrChange>
                  </w:rPr>
                  <w:delText>0.018</w:delText>
                </w:r>
              </w:del>
            </w:ins>
          </w:p>
        </w:tc>
        <w:tc>
          <w:tcPr>
            <w:tcW w:w="992" w:type="dxa"/>
            <w:tcBorders>
              <w:top w:val="nil"/>
              <w:left w:val="nil"/>
              <w:bottom w:val="nil"/>
              <w:right w:val="nil"/>
            </w:tcBorders>
            <w:shd w:val="clear" w:color="auto" w:fill="auto"/>
            <w:noWrap/>
            <w:vAlign w:val="center"/>
            <w:hideMark/>
            <w:tcPrChange w:id="3982" w:author="Harry" w:date="2020-11-21T12:48:00Z">
              <w:tcPr>
                <w:tcW w:w="2329" w:type="dxa"/>
                <w:gridSpan w:val="2"/>
                <w:tcBorders>
                  <w:top w:val="nil"/>
                  <w:left w:val="nil"/>
                  <w:bottom w:val="nil"/>
                  <w:right w:val="nil"/>
                </w:tcBorders>
                <w:shd w:val="clear" w:color="auto" w:fill="auto"/>
                <w:noWrap/>
                <w:vAlign w:val="bottom"/>
                <w:hideMark/>
              </w:tcPr>
            </w:tcPrChange>
          </w:tcPr>
          <w:p w14:paraId="39A83F1B" w14:textId="23D22C5A" w:rsidR="00884C10" w:rsidRPr="008536F7" w:rsidDel="00C1732E" w:rsidRDefault="00884C10">
            <w:pPr>
              <w:widowControl/>
              <w:snapToGrid w:val="0"/>
              <w:ind w:firstLine="567"/>
              <w:rPr>
                <w:ins w:id="3983" w:author="Ragdad Cani Miranti" w:date="2020-11-09T16:52:00Z"/>
                <w:del w:id="3984" w:author="Harry" w:date="2020-11-21T12:55:00Z"/>
                <w:rFonts w:ascii="Times New Roman" w:eastAsia="Times New Roman" w:hAnsi="Times New Roman" w:cs="Times New Roman"/>
                <w:color w:val="000000"/>
                <w:kern w:val="0"/>
                <w:sz w:val="18"/>
                <w:szCs w:val="18"/>
                <w:rPrChange w:id="3985" w:author="Harry" w:date="2020-11-21T12:51:00Z">
                  <w:rPr>
                    <w:ins w:id="3986" w:author="Ragdad Cani Miranti" w:date="2020-11-09T16:52:00Z"/>
                    <w:del w:id="3987" w:author="Harry" w:date="2020-11-21T12:55:00Z"/>
                    <w:rFonts w:ascii="Times New Roman" w:eastAsia="Times New Roman" w:hAnsi="Times New Roman" w:cs="Times New Roman"/>
                    <w:color w:val="000000"/>
                    <w:kern w:val="0"/>
                    <w:sz w:val="24"/>
                    <w:szCs w:val="24"/>
                  </w:rPr>
                </w:rPrChange>
              </w:rPr>
              <w:pPrChange w:id="3988" w:author="Harry" w:date="2020-11-28T17:40:00Z">
                <w:pPr>
                  <w:widowControl/>
                  <w:jc w:val="center"/>
                </w:pPr>
              </w:pPrChange>
            </w:pPr>
          </w:p>
        </w:tc>
      </w:tr>
      <w:tr w:rsidR="0058187F" w:rsidRPr="00884C10" w:rsidDel="00C1732E" w14:paraId="4540B6E7" w14:textId="534F4B26" w:rsidTr="008E309A">
        <w:trPr>
          <w:trHeight w:val="246"/>
          <w:ins w:id="3989" w:author="Ragdad Cani Miranti" w:date="2020-11-09T16:52:00Z"/>
          <w:del w:id="3990" w:author="Harry" w:date="2020-11-21T12:55:00Z"/>
          <w:trPrChange w:id="3991"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3992" w:author="Harry" w:date="2020-11-21T12:48:00Z">
              <w:tcPr>
                <w:tcW w:w="2694" w:type="dxa"/>
                <w:tcBorders>
                  <w:top w:val="nil"/>
                  <w:left w:val="nil"/>
                  <w:bottom w:val="nil"/>
                  <w:right w:val="nil"/>
                </w:tcBorders>
                <w:shd w:val="clear" w:color="auto" w:fill="auto"/>
                <w:noWrap/>
                <w:vAlign w:val="bottom"/>
                <w:hideMark/>
              </w:tcPr>
            </w:tcPrChange>
          </w:tcPr>
          <w:p w14:paraId="6E8A3DFC" w14:textId="76E0D283" w:rsidR="00884C10" w:rsidRPr="008536F7" w:rsidDel="00C1732E" w:rsidRDefault="00884C10">
            <w:pPr>
              <w:widowControl/>
              <w:snapToGrid w:val="0"/>
              <w:ind w:firstLine="567"/>
              <w:rPr>
                <w:ins w:id="3993" w:author="Ragdad Cani Miranti" w:date="2020-11-09T16:52:00Z"/>
                <w:del w:id="3994" w:author="Harry" w:date="2020-11-21T12:55:00Z"/>
                <w:rFonts w:ascii="Times New Roman" w:eastAsia="Times New Roman" w:hAnsi="Times New Roman" w:cs="Times New Roman"/>
                <w:kern w:val="0"/>
                <w:sz w:val="18"/>
                <w:szCs w:val="18"/>
                <w:rPrChange w:id="3995" w:author="Harry" w:date="2020-11-21T12:51:00Z">
                  <w:rPr>
                    <w:ins w:id="3996" w:author="Ragdad Cani Miranti" w:date="2020-11-09T16:52:00Z"/>
                    <w:del w:id="3997" w:author="Harry" w:date="2020-11-21T12:55:00Z"/>
                    <w:rFonts w:ascii="Times New Roman" w:eastAsia="Times New Roman" w:hAnsi="Times New Roman" w:cs="Times New Roman"/>
                    <w:kern w:val="0"/>
                    <w:sz w:val="20"/>
                    <w:szCs w:val="20"/>
                  </w:rPr>
                </w:rPrChange>
              </w:rPr>
              <w:pPrChange w:id="3998"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3999" w:author="Harry" w:date="2020-11-21T12:48:00Z">
              <w:tcPr>
                <w:tcW w:w="992" w:type="dxa"/>
                <w:gridSpan w:val="2"/>
                <w:tcBorders>
                  <w:top w:val="nil"/>
                  <w:left w:val="nil"/>
                  <w:bottom w:val="nil"/>
                  <w:right w:val="nil"/>
                </w:tcBorders>
                <w:shd w:val="clear" w:color="auto" w:fill="auto"/>
                <w:noWrap/>
                <w:vAlign w:val="center"/>
                <w:hideMark/>
              </w:tcPr>
            </w:tcPrChange>
          </w:tcPr>
          <w:p w14:paraId="4878D299" w14:textId="29F8EF3E" w:rsidR="00884C10" w:rsidRPr="008536F7" w:rsidDel="00C1732E" w:rsidRDefault="00884C10">
            <w:pPr>
              <w:widowControl/>
              <w:snapToGrid w:val="0"/>
              <w:ind w:firstLine="567"/>
              <w:rPr>
                <w:ins w:id="4000" w:author="Ragdad Cani Miranti" w:date="2020-11-09T16:52:00Z"/>
                <w:del w:id="4001" w:author="Harry" w:date="2020-11-21T12:55:00Z"/>
                <w:rFonts w:ascii="Times New Roman" w:eastAsia="Times New Roman" w:hAnsi="Times New Roman" w:cs="Times New Roman"/>
                <w:kern w:val="0"/>
                <w:sz w:val="18"/>
                <w:szCs w:val="18"/>
                <w:rPrChange w:id="4002" w:author="Harry" w:date="2020-11-21T12:51:00Z">
                  <w:rPr>
                    <w:ins w:id="4003" w:author="Ragdad Cani Miranti" w:date="2020-11-09T16:52:00Z"/>
                    <w:del w:id="4004" w:author="Harry" w:date="2020-11-21T12:55:00Z"/>
                    <w:rFonts w:ascii="Times New Roman" w:eastAsia="Times New Roman" w:hAnsi="Times New Roman" w:cs="Times New Roman"/>
                    <w:kern w:val="0"/>
                    <w:sz w:val="20"/>
                    <w:szCs w:val="20"/>
                  </w:rPr>
                </w:rPrChange>
              </w:rPr>
              <w:pPrChange w:id="4005"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006" w:author="Harry" w:date="2020-11-21T12:48:00Z">
              <w:tcPr>
                <w:tcW w:w="992" w:type="dxa"/>
                <w:tcBorders>
                  <w:top w:val="nil"/>
                  <w:left w:val="nil"/>
                  <w:bottom w:val="nil"/>
                  <w:right w:val="nil"/>
                </w:tcBorders>
                <w:shd w:val="clear" w:color="auto" w:fill="auto"/>
                <w:noWrap/>
                <w:vAlign w:val="center"/>
                <w:hideMark/>
              </w:tcPr>
            </w:tcPrChange>
          </w:tcPr>
          <w:p w14:paraId="5E3420B4" w14:textId="4479751A" w:rsidR="00884C10" w:rsidRPr="008536F7" w:rsidDel="00C1732E" w:rsidRDefault="00884C10">
            <w:pPr>
              <w:widowControl/>
              <w:snapToGrid w:val="0"/>
              <w:ind w:firstLine="567"/>
              <w:rPr>
                <w:ins w:id="4007" w:author="Ragdad Cani Miranti" w:date="2020-11-09T16:52:00Z"/>
                <w:del w:id="4008" w:author="Harry" w:date="2020-11-21T12:55:00Z"/>
                <w:rFonts w:ascii="Times New Roman" w:eastAsia="Times New Roman" w:hAnsi="Times New Roman" w:cs="Times New Roman"/>
                <w:color w:val="000000"/>
                <w:kern w:val="0"/>
                <w:sz w:val="18"/>
                <w:szCs w:val="18"/>
                <w:rPrChange w:id="4009" w:author="Harry" w:date="2020-11-21T12:51:00Z">
                  <w:rPr>
                    <w:ins w:id="4010" w:author="Ragdad Cani Miranti" w:date="2020-11-09T16:52:00Z"/>
                    <w:del w:id="4011" w:author="Harry" w:date="2020-11-21T12:55:00Z"/>
                    <w:rFonts w:ascii="Times New Roman" w:eastAsia="Times New Roman" w:hAnsi="Times New Roman" w:cs="Times New Roman"/>
                    <w:color w:val="000000"/>
                    <w:kern w:val="0"/>
                    <w:sz w:val="24"/>
                    <w:szCs w:val="24"/>
                  </w:rPr>
                </w:rPrChange>
              </w:rPr>
              <w:pPrChange w:id="4012" w:author="Harry" w:date="2020-11-28T17:40:00Z">
                <w:pPr>
                  <w:widowControl/>
                  <w:jc w:val="center"/>
                </w:pPr>
              </w:pPrChange>
            </w:pPr>
            <w:ins w:id="4013" w:author="Ragdad Cani Miranti" w:date="2020-11-09T16:52:00Z">
              <w:del w:id="4014" w:author="Harry" w:date="2020-11-21T12:55:00Z">
                <w:r w:rsidRPr="008536F7" w:rsidDel="00C1732E">
                  <w:rPr>
                    <w:rFonts w:ascii="Times New Roman" w:eastAsia="Times New Roman" w:hAnsi="Times New Roman" w:cs="Times New Roman"/>
                    <w:color w:val="000000"/>
                    <w:kern w:val="0"/>
                    <w:sz w:val="18"/>
                    <w:szCs w:val="18"/>
                    <w:rPrChange w:id="4015" w:author="Harry" w:date="2020-11-21T12:51:00Z">
                      <w:rPr>
                        <w:rFonts w:ascii="Times New Roman" w:eastAsia="Times New Roman" w:hAnsi="Times New Roman" w:cs="Times New Roman"/>
                        <w:color w:val="000000"/>
                        <w:kern w:val="0"/>
                        <w:sz w:val="24"/>
                        <w:szCs w:val="24"/>
                      </w:rPr>
                    </w:rPrChange>
                  </w:rPr>
                  <w:delText>(0.235)</w:delText>
                </w:r>
              </w:del>
            </w:ins>
          </w:p>
        </w:tc>
        <w:tc>
          <w:tcPr>
            <w:tcW w:w="992" w:type="dxa"/>
            <w:tcBorders>
              <w:top w:val="nil"/>
              <w:left w:val="nil"/>
              <w:bottom w:val="nil"/>
              <w:right w:val="nil"/>
            </w:tcBorders>
            <w:shd w:val="clear" w:color="auto" w:fill="auto"/>
            <w:noWrap/>
            <w:vAlign w:val="center"/>
            <w:hideMark/>
            <w:tcPrChange w:id="4016" w:author="Harry" w:date="2020-11-21T12:48:00Z">
              <w:tcPr>
                <w:tcW w:w="992" w:type="dxa"/>
                <w:tcBorders>
                  <w:top w:val="nil"/>
                  <w:left w:val="nil"/>
                  <w:bottom w:val="nil"/>
                  <w:right w:val="nil"/>
                </w:tcBorders>
                <w:shd w:val="clear" w:color="auto" w:fill="auto"/>
                <w:noWrap/>
                <w:vAlign w:val="center"/>
                <w:hideMark/>
              </w:tcPr>
            </w:tcPrChange>
          </w:tcPr>
          <w:p w14:paraId="10D79387" w14:textId="028E41C9" w:rsidR="00884C10" w:rsidRPr="008536F7" w:rsidDel="00C1732E" w:rsidRDefault="00884C10">
            <w:pPr>
              <w:widowControl/>
              <w:snapToGrid w:val="0"/>
              <w:ind w:firstLine="567"/>
              <w:rPr>
                <w:ins w:id="4017" w:author="Ragdad Cani Miranti" w:date="2020-11-09T16:52:00Z"/>
                <w:del w:id="4018" w:author="Harry" w:date="2020-11-21T12:55:00Z"/>
                <w:rFonts w:ascii="Times New Roman" w:eastAsia="Times New Roman" w:hAnsi="Times New Roman" w:cs="Times New Roman"/>
                <w:color w:val="000000"/>
                <w:kern w:val="0"/>
                <w:sz w:val="18"/>
                <w:szCs w:val="18"/>
                <w:rPrChange w:id="4019" w:author="Harry" w:date="2020-11-21T12:51:00Z">
                  <w:rPr>
                    <w:ins w:id="4020" w:author="Ragdad Cani Miranti" w:date="2020-11-09T16:52:00Z"/>
                    <w:del w:id="4021" w:author="Harry" w:date="2020-11-21T12:55:00Z"/>
                    <w:rFonts w:ascii="Times New Roman" w:eastAsia="Times New Roman" w:hAnsi="Times New Roman" w:cs="Times New Roman"/>
                    <w:color w:val="000000"/>
                    <w:kern w:val="0"/>
                    <w:sz w:val="24"/>
                    <w:szCs w:val="24"/>
                  </w:rPr>
                </w:rPrChange>
              </w:rPr>
              <w:pPrChange w:id="4022" w:author="Harry" w:date="2020-11-28T17:40:00Z">
                <w:pPr>
                  <w:widowControl/>
                  <w:jc w:val="center"/>
                </w:pPr>
              </w:pPrChange>
            </w:pPr>
          </w:p>
        </w:tc>
        <w:tc>
          <w:tcPr>
            <w:tcW w:w="993" w:type="dxa"/>
            <w:tcBorders>
              <w:top w:val="nil"/>
              <w:left w:val="nil"/>
              <w:bottom w:val="nil"/>
              <w:right w:val="nil"/>
            </w:tcBorders>
            <w:shd w:val="clear" w:color="auto" w:fill="auto"/>
            <w:noWrap/>
            <w:vAlign w:val="center"/>
            <w:hideMark/>
            <w:tcPrChange w:id="4023" w:author="Harry" w:date="2020-11-21T12:48:00Z">
              <w:tcPr>
                <w:tcW w:w="993" w:type="dxa"/>
                <w:tcBorders>
                  <w:top w:val="nil"/>
                  <w:left w:val="nil"/>
                  <w:bottom w:val="nil"/>
                  <w:right w:val="nil"/>
                </w:tcBorders>
                <w:shd w:val="clear" w:color="auto" w:fill="auto"/>
                <w:noWrap/>
                <w:vAlign w:val="bottom"/>
                <w:hideMark/>
              </w:tcPr>
            </w:tcPrChange>
          </w:tcPr>
          <w:p w14:paraId="3943585E" w14:textId="267E7F9B" w:rsidR="00884C10" w:rsidRPr="008536F7" w:rsidDel="00C1732E" w:rsidRDefault="00884C10">
            <w:pPr>
              <w:widowControl/>
              <w:snapToGrid w:val="0"/>
              <w:ind w:firstLine="567"/>
              <w:rPr>
                <w:ins w:id="4024" w:author="Ragdad Cani Miranti" w:date="2020-11-09T16:52:00Z"/>
                <w:del w:id="4025" w:author="Harry" w:date="2020-11-21T12:55:00Z"/>
                <w:rFonts w:ascii="Times New Roman" w:eastAsia="Times New Roman" w:hAnsi="Times New Roman" w:cs="Times New Roman"/>
                <w:kern w:val="0"/>
                <w:sz w:val="18"/>
                <w:szCs w:val="18"/>
                <w:rPrChange w:id="4026" w:author="Harry" w:date="2020-11-21T12:51:00Z">
                  <w:rPr>
                    <w:ins w:id="4027" w:author="Ragdad Cani Miranti" w:date="2020-11-09T16:52:00Z"/>
                    <w:del w:id="4028" w:author="Harry" w:date="2020-11-21T12:55:00Z"/>
                    <w:rFonts w:ascii="Times New Roman" w:eastAsia="Times New Roman" w:hAnsi="Times New Roman" w:cs="Times New Roman"/>
                    <w:kern w:val="0"/>
                    <w:sz w:val="20"/>
                    <w:szCs w:val="20"/>
                  </w:rPr>
                </w:rPrChange>
              </w:rPr>
              <w:pPrChange w:id="4029"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030" w:author="Harry" w:date="2020-11-21T12:48:00Z">
              <w:tcPr>
                <w:tcW w:w="992" w:type="dxa"/>
                <w:gridSpan w:val="2"/>
                <w:tcBorders>
                  <w:top w:val="nil"/>
                  <w:left w:val="nil"/>
                  <w:bottom w:val="nil"/>
                  <w:right w:val="nil"/>
                </w:tcBorders>
                <w:shd w:val="clear" w:color="auto" w:fill="auto"/>
                <w:noWrap/>
                <w:vAlign w:val="bottom"/>
                <w:hideMark/>
              </w:tcPr>
            </w:tcPrChange>
          </w:tcPr>
          <w:p w14:paraId="67A1DC12" w14:textId="2F4EE016" w:rsidR="00884C10" w:rsidRPr="008536F7" w:rsidDel="00C1732E" w:rsidRDefault="00884C10">
            <w:pPr>
              <w:widowControl/>
              <w:snapToGrid w:val="0"/>
              <w:ind w:firstLine="567"/>
              <w:rPr>
                <w:ins w:id="4031" w:author="Ragdad Cani Miranti" w:date="2020-11-09T16:52:00Z"/>
                <w:del w:id="4032" w:author="Harry" w:date="2020-11-21T12:55:00Z"/>
                <w:rFonts w:ascii="Times New Roman" w:eastAsia="Times New Roman" w:hAnsi="Times New Roman" w:cs="Times New Roman"/>
                <w:color w:val="000000"/>
                <w:kern w:val="0"/>
                <w:sz w:val="18"/>
                <w:szCs w:val="18"/>
                <w:rPrChange w:id="4033" w:author="Harry" w:date="2020-11-21T12:51:00Z">
                  <w:rPr>
                    <w:ins w:id="4034" w:author="Ragdad Cani Miranti" w:date="2020-11-09T16:52:00Z"/>
                    <w:del w:id="4035" w:author="Harry" w:date="2020-11-21T12:55:00Z"/>
                    <w:rFonts w:ascii="Times New Roman" w:eastAsia="Times New Roman" w:hAnsi="Times New Roman" w:cs="Times New Roman"/>
                    <w:color w:val="000000"/>
                    <w:kern w:val="0"/>
                    <w:sz w:val="24"/>
                    <w:szCs w:val="24"/>
                  </w:rPr>
                </w:rPrChange>
              </w:rPr>
              <w:pPrChange w:id="4036" w:author="Harry" w:date="2020-11-28T17:40:00Z">
                <w:pPr>
                  <w:widowControl/>
                  <w:jc w:val="center"/>
                </w:pPr>
              </w:pPrChange>
            </w:pPr>
            <w:ins w:id="4037" w:author="Ragdad Cani Miranti" w:date="2020-11-09T16:52:00Z">
              <w:del w:id="4038" w:author="Harry" w:date="2020-11-21T12:55:00Z">
                <w:r w:rsidRPr="008536F7" w:rsidDel="00C1732E">
                  <w:rPr>
                    <w:rFonts w:ascii="Times New Roman" w:eastAsia="Times New Roman" w:hAnsi="Times New Roman" w:cs="Times New Roman"/>
                    <w:color w:val="000000"/>
                    <w:kern w:val="0"/>
                    <w:sz w:val="18"/>
                    <w:szCs w:val="18"/>
                    <w:rPrChange w:id="4039" w:author="Harry" w:date="2020-11-21T12:51:00Z">
                      <w:rPr>
                        <w:rFonts w:ascii="Times New Roman" w:eastAsia="Times New Roman" w:hAnsi="Times New Roman" w:cs="Times New Roman"/>
                        <w:color w:val="000000"/>
                        <w:kern w:val="0"/>
                        <w:sz w:val="24"/>
                        <w:szCs w:val="24"/>
                      </w:rPr>
                    </w:rPrChange>
                  </w:rPr>
                  <w:delText>(0.264)</w:delText>
                </w:r>
              </w:del>
            </w:ins>
          </w:p>
        </w:tc>
        <w:tc>
          <w:tcPr>
            <w:tcW w:w="992" w:type="dxa"/>
            <w:tcBorders>
              <w:top w:val="nil"/>
              <w:left w:val="nil"/>
              <w:bottom w:val="nil"/>
              <w:right w:val="nil"/>
            </w:tcBorders>
            <w:shd w:val="clear" w:color="auto" w:fill="auto"/>
            <w:noWrap/>
            <w:vAlign w:val="center"/>
            <w:hideMark/>
            <w:tcPrChange w:id="4040" w:author="Harry" w:date="2020-11-21T12:48:00Z">
              <w:tcPr>
                <w:tcW w:w="2329" w:type="dxa"/>
                <w:gridSpan w:val="2"/>
                <w:tcBorders>
                  <w:top w:val="nil"/>
                  <w:left w:val="nil"/>
                  <w:bottom w:val="nil"/>
                  <w:right w:val="nil"/>
                </w:tcBorders>
                <w:shd w:val="clear" w:color="auto" w:fill="auto"/>
                <w:noWrap/>
                <w:vAlign w:val="bottom"/>
                <w:hideMark/>
              </w:tcPr>
            </w:tcPrChange>
          </w:tcPr>
          <w:p w14:paraId="47849B25" w14:textId="7FF774F8" w:rsidR="00884C10" w:rsidRPr="008536F7" w:rsidDel="00C1732E" w:rsidRDefault="00884C10">
            <w:pPr>
              <w:widowControl/>
              <w:snapToGrid w:val="0"/>
              <w:ind w:firstLine="567"/>
              <w:rPr>
                <w:ins w:id="4041" w:author="Ragdad Cani Miranti" w:date="2020-11-09T16:52:00Z"/>
                <w:del w:id="4042" w:author="Harry" w:date="2020-11-21T12:55:00Z"/>
                <w:rFonts w:ascii="Times New Roman" w:eastAsia="Times New Roman" w:hAnsi="Times New Roman" w:cs="Times New Roman"/>
                <w:color w:val="000000"/>
                <w:kern w:val="0"/>
                <w:sz w:val="18"/>
                <w:szCs w:val="18"/>
                <w:rPrChange w:id="4043" w:author="Harry" w:date="2020-11-21T12:51:00Z">
                  <w:rPr>
                    <w:ins w:id="4044" w:author="Ragdad Cani Miranti" w:date="2020-11-09T16:52:00Z"/>
                    <w:del w:id="4045" w:author="Harry" w:date="2020-11-21T12:55:00Z"/>
                    <w:rFonts w:ascii="Times New Roman" w:eastAsia="Times New Roman" w:hAnsi="Times New Roman" w:cs="Times New Roman"/>
                    <w:color w:val="000000"/>
                    <w:kern w:val="0"/>
                    <w:sz w:val="24"/>
                    <w:szCs w:val="24"/>
                  </w:rPr>
                </w:rPrChange>
              </w:rPr>
              <w:pPrChange w:id="4046" w:author="Harry" w:date="2020-11-28T17:40:00Z">
                <w:pPr>
                  <w:widowControl/>
                  <w:jc w:val="center"/>
                </w:pPr>
              </w:pPrChange>
            </w:pPr>
          </w:p>
        </w:tc>
      </w:tr>
      <w:tr w:rsidR="0058187F" w:rsidRPr="00884C10" w:rsidDel="00C1732E" w14:paraId="543527FF" w14:textId="1B9069E4" w:rsidTr="008E309A">
        <w:trPr>
          <w:trHeight w:val="246"/>
          <w:ins w:id="4047" w:author="Ragdad Cani Miranti" w:date="2020-11-09T16:52:00Z"/>
          <w:del w:id="4048" w:author="Harry" w:date="2020-11-21T12:55:00Z"/>
          <w:trPrChange w:id="4049"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050" w:author="Harry" w:date="2020-11-21T12:48:00Z">
              <w:tcPr>
                <w:tcW w:w="2694" w:type="dxa"/>
                <w:tcBorders>
                  <w:top w:val="nil"/>
                  <w:left w:val="nil"/>
                  <w:bottom w:val="nil"/>
                  <w:right w:val="nil"/>
                </w:tcBorders>
                <w:shd w:val="clear" w:color="auto" w:fill="auto"/>
                <w:noWrap/>
                <w:vAlign w:val="bottom"/>
                <w:hideMark/>
              </w:tcPr>
            </w:tcPrChange>
          </w:tcPr>
          <w:p w14:paraId="5EB59B4D" w14:textId="1B10A303" w:rsidR="00884C10" w:rsidRPr="008536F7" w:rsidDel="00C1732E" w:rsidRDefault="00884C10">
            <w:pPr>
              <w:widowControl/>
              <w:snapToGrid w:val="0"/>
              <w:ind w:firstLine="567"/>
              <w:rPr>
                <w:ins w:id="4051" w:author="Ragdad Cani Miranti" w:date="2020-11-09T16:52:00Z"/>
                <w:del w:id="4052" w:author="Harry" w:date="2020-11-21T12:55:00Z"/>
                <w:rFonts w:ascii="Times New Roman" w:eastAsia="Times New Roman" w:hAnsi="Times New Roman" w:cs="Times New Roman"/>
                <w:color w:val="000000"/>
                <w:kern w:val="0"/>
                <w:sz w:val="18"/>
                <w:szCs w:val="18"/>
                <w:rPrChange w:id="4053" w:author="Harry" w:date="2020-11-21T12:51:00Z">
                  <w:rPr>
                    <w:ins w:id="4054" w:author="Ragdad Cani Miranti" w:date="2020-11-09T16:52:00Z"/>
                    <w:del w:id="4055" w:author="Harry" w:date="2020-11-21T12:55:00Z"/>
                    <w:rFonts w:ascii="Times New Roman" w:eastAsia="Times New Roman" w:hAnsi="Times New Roman" w:cs="Times New Roman"/>
                    <w:color w:val="000000"/>
                    <w:kern w:val="0"/>
                    <w:sz w:val="24"/>
                    <w:szCs w:val="24"/>
                  </w:rPr>
                </w:rPrChange>
              </w:rPr>
              <w:pPrChange w:id="4056" w:author="Harry" w:date="2020-11-28T17:40:00Z">
                <w:pPr>
                  <w:widowControl/>
                  <w:jc w:val="left"/>
                </w:pPr>
              </w:pPrChange>
            </w:pPr>
            <w:ins w:id="4057" w:author="Ragdad Cani Miranti" w:date="2020-11-09T16:52:00Z">
              <w:del w:id="4058" w:author="Harry" w:date="2020-11-21T12:55:00Z">
                <w:r w:rsidRPr="008536F7" w:rsidDel="00C1732E">
                  <w:rPr>
                    <w:rFonts w:ascii="Times New Roman" w:eastAsia="Times New Roman" w:hAnsi="Times New Roman" w:cs="Times New Roman"/>
                    <w:color w:val="000000"/>
                    <w:kern w:val="0"/>
                    <w:sz w:val="18"/>
                    <w:szCs w:val="18"/>
                    <w:rPrChange w:id="4059" w:author="Harry" w:date="2020-11-21T12:51:00Z">
                      <w:rPr>
                        <w:rFonts w:ascii="Times New Roman" w:eastAsia="Times New Roman" w:hAnsi="Times New Roman" w:cs="Times New Roman"/>
                        <w:color w:val="000000"/>
                        <w:kern w:val="0"/>
                        <w:sz w:val="24"/>
                        <w:szCs w:val="24"/>
                      </w:rPr>
                    </w:rPrChange>
                  </w:rPr>
                  <w:delText>Spatial Error Coefficient</w:delText>
                </w:r>
              </w:del>
            </w:ins>
          </w:p>
        </w:tc>
        <w:tc>
          <w:tcPr>
            <w:tcW w:w="992" w:type="dxa"/>
            <w:tcBorders>
              <w:top w:val="nil"/>
              <w:left w:val="nil"/>
              <w:bottom w:val="nil"/>
              <w:right w:val="nil"/>
            </w:tcBorders>
            <w:shd w:val="clear" w:color="auto" w:fill="auto"/>
            <w:noWrap/>
            <w:vAlign w:val="center"/>
            <w:hideMark/>
            <w:tcPrChange w:id="4060" w:author="Harry" w:date="2020-11-21T12:48:00Z">
              <w:tcPr>
                <w:tcW w:w="992" w:type="dxa"/>
                <w:gridSpan w:val="2"/>
                <w:tcBorders>
                  <w:top w:val="nil"/>
                  <w:left w:val="nil"/>
                  <w:bottom w:val="nil"/>
                  <w:right w:val="nil"/>
                </w:tcBorders>
                <w:shd w:val="clear" w:color="auto" w:fill="auto"/>
                <w:noWrap/>
                <w:vAlign w:val="bottom"/>
                <w:hideMark/>
              </w:tcPr>
            </w:tcPrChange>
          </w:tcPr>
          <w:p w14:paraId="7813BB93" w14:textId="684A6475" w:rsidR="00884C10" w:rsidRPr="008536F7" w:rsidDel="00C1732E" w:rsidRDefault="00884C10">
            <w:pPr>
              <w:widowControl/>
              <w:snapToGrid w:val="0"/>
              <w:ind w:firstLine="567"/>
              <w:rPr>
                <w:ins w:id="4061" w:author="Ragdad Cani Miranti" w:date="2020-11-09T16:52:00Z"/>
                <w:del w:id="4062" w:author="Harry" w:date="2020-11-21T12:55:00Z"/>
                <w:rFonts w:ascii="Times New Roman" w:eastAsia="Times New Roman" w:hAnsi="Times New Roman" w:cs="Times New Roman"/>
                <w:color w:val="000000"/>
                <w:kern w:val="0"/>
                <w:sz w:val="18"/>
                <w:szCs w:val="18"/>
                <w:rPrChange w:id="4063" w:author="Harry" w:date="2020-11-21T12:51:00Z">
                  <w:rPr>
                    <w:ins w:id="4064" w:author="Ragdad Cani Miranti" w:date="2020-11-09T16:52:00Z"/>
                    <w:del w:id="4065" w:author="Harry" w:date="2020-11-21T12:55:00Z"/>
                    <w:rFonts w:ascii="Times New Roman" w:eastAsia="Times New Roman" w:hAnsi="Times New Roman" w:cs="Times New Roman"/>
                    <w:color w:val="000000"/>
                    <w:kern w:val="0"/>
                    <w:sz w:val="24"/>
                    <w:szCs w:val="24"/>
                  </w:rPr>
                </w:rPrChange>
              </w:rPr>
              <w:pPrChange w:id="4066"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067" w:author="Harry" w:date="2020-11-21T12:48:00Z">
              <w:tcPr>
                <w:tcW w:w="992" w:type="dxa"/>
                <w:tcBorders>
                  <w:top w:val="nil"/>
                  <w:left w:val="nil"/>
                  <w:bottom w:val="nil"/>
                  <w:right w:val="nil"/>
                </w:tcBorders>
                <w:shd w:val="clear" w:color="auto" w:fill="auto"/>
                <w:noWrap/>
                <w:vAlign w:val="bottom"/>
                <w:hideMark/>
              </w:tcPr>
            </w:tcPrChange>
          </w:tcPr>
          <w:p w14:paraId="280FF81B" w14:textId="08FCC974" w:rsidR="00884C10" w:rsidRPr="008536F7" w:rsidDel="00C1732E" w:rsidRDefault="00884C10">
            <w:pPr>
              <w:widowControl/>
              <w:snapToGrid w:val="0"/>
              <w:ind w:firstLine="567"/>
              <w:rPr>
                <w:ins w:id="4068" w:author="Ragdad Cani Miranti" w:date="2020-11-09T16:52:00Z"/>
                <w:del w:id="4069" w:author="Harry" w:date="2020-11-21T12:55:00Z"/>
                <w:rFonts w:ascii="Times New Roman" w:eastAsia="Times New Roman" w:hAnsi="Times New Roman" w:cs="Times New Roman"/>
                <w:kern w:val="0"/>
                <w:sz w:val="18"/>
                <w:szCs w:val="18"/>
                <w:rPrChange w:id="4070" w:author="Harry" w:date="2020-11-21T12:51:00Z">
                  <w:rPr>
                    <w:ins w:id="4071" w:author="Ragdad Cani Miranti" w:date="2020-11-09T16:52:00Z"/>
                    <w:del w:id="4072" w:author="Harry" w:date="2020-11-21T12:55:00Z"/>
                    <w:rFonts w:ascii="Times New Roman" w:eastAsia="Times New Roman" w:hAnsi="Times New Roman" w:cs="Times New Roman"/>
                    <w:kern w:val="0"/>
                    <w:sz w:val="20"/>
                    <w:szCs w:val="20"/>
                  </w:rPr>
                </w:rPrChange>
              </w:rPr>
              <w:pPrChange w:id="4073"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074" w:author="Harry" w:date="2020-11-21T12:48:00Z">
              <w:tcPr>
                <w:tcW w:w="992" w:type="dxa"/>
                <w:tcBorders>
                  <w:top w:val="nil"/>
                  <w:left w:val="nil"/>
                  <w:bottom w:val="nil"/>
                  <w:right w:val="nil"/>
                </w:tcBorders>
                <w:shd w:val="clear" w:color="auto" w:fill="auto"/>
                <w:noWrap/>
                <w:vAlign w:val="bottom"/>
                <w:hideMark/>
              </w:tcPr>
            </w:tcPrChange>
          </w:tcPr>
          <w:p w14:paraId="07ADE779" w14:textId="12AA2A17" w:rsidR="00884C10" w:rsidRPr="008536F7" w:rsidDel="00C1732E" w:rsidRDefault="00884C10">
            <w:pPr>
              <w:widowControl/>
              <w:snapToGrid w:val="0"/>
              <w:ind w:firstLine="567"/>
              <w:rPr>
                <w:ins w:id="4075" w:author="Ragdad Cani Miranti" w:date="2020-11-09T16:52:00Z"/>
                <w:del w:id="4076" w:author="Harry" w:date="2020-11-21T12:55:00Z"/>
                <w:rFonts w:ascii="Times New Roman" w:eastAsia="Times New Roman" w:hAnsi="Times New Roman" w:cs="Times New Roman"/>
                <w:color w:val="000000"/>
                <w:kern w:val="0"/>
                <w:sz w:val="18"/>
                <w:szCs w:val="18"/>
                <w:rPrChange w:id="4077" w:author="Harry" w:date="2020-11-21T12:51:00Z">
                  <w:rPr>
                    <w:ins w:id="4078" w:author="Ragdad Cani Miranti" w:date="2020-11-09T16:52:00Z"/>
                    <w:del w:id="4079" w:author="Harry" w:date="2020-11-21T12:55:00Z"/>
                    <w:rFonts w:ascii="Times New Roman" w:eastAsia="Times New Roman" w:hAnsi="Times New Roman" w:cs="Times New Roman"/>
                    <w:color w:val="000000"/>
                    <w:kern w:val="0"/>
                    <w:sz w:val="24"/>
                    <w:szCs w:val="24"/>
                  </w:rPr>
                </w:rPrChange>
              </w:rPr>
              <w:pPrChange w:id="4080" w:author="Harry" w:date="2020-11-28T17:40:00Z">
                <w:pPr>
                  <w:widowControl/>
                  <w:jc w:val="center"/>
                </w:pPr>
              </w:pPrChange>
            </w:pPr>
            <w:ins w:id="4081" w:author="Ragdad Cani Miranti" w:date="2020-11-09T16:52:00Z">
              <w:del w:id="4082" w:author="Harry" w:date="2020-11-21T12:55:00Z">
                <w:r w:rsidRPr="008536F7" w:rsidDel="00C1732E">
                  <w:rPr>
                    <w:rFonts w:ascii="Times New Roman" w:eastAsia="Times New Roman" w:hAnsi="Times New Roman" w:cs="Times New Roman"/>
                    <w:color w:val="000000"/>
                    <w:kern w:val="0"/>
                    <w:sz w:val="18"/>
                    <w:szCs w:val="18"/>
                    <w:rPrChange w:id="4083" w:author="Harry" w:date="2020-11-21T12:51:00Z">
                      <w:rPr>
                        <w:rFonts w:ascii="Times New Roman" w:eastAsia="Times New Roman" w:hAnsi="Times New Roman" w:cs="Times New Roman"/>
                        <w:color w:val="000000"/>
                        <w:kern w:val="0"/>
                        <w:sz w:val="24"/>
                        <w:szCs w:val="24"/>
                      </w:rPr>
                    </w:rPrChange>
                  </w:rPr>
                  <w:delText>0.318</w:delText>
                </w:r>
              </w:del>
            </w:ins>
          </w:p>
        </w:tc>
        <w:tc>
          <w:tcPr>
            <w:tcW w:w="993" w:type="dxa"/>
            <w:tcBorders>
              <w:top w:val="nil"/>
              <w:left w:val="nil"/>
              <w:bottom w:val="nil"/>
              <w:right w:val="nil"/>
            </w:tcBorders>
            <w:shd w:val="clear" w:color="auto" w:fill="auto"/>
            <w:noWrap/>
            <w:vAlign w:val="center"/>
            <w:hideMark/>
            <w:tcPrChange w:id="4084" w:author="Harry" w:date="2020-11-21T12:48:00Z">
              <w:tcPr>
                <w:tcW w:w="993" w:type="dxa"/>
                <w:tcBorders>
                  <w:top w:val="nil"/>
                  <w:left w:val="nil"/>
                  <w:bottom w:val="nil"/>
                  <w:right w:val="nil"/>
                </w:tcBorders>
                <w:shd w:val="clear" w:color="auto" w:fill="auto"/>
                <w:noWrap/>
                <w:vAlign w:val="bottom"/>
                <w:hideMark/>
              </w:tcPr>
            </w:tcPrChange>
          </w:tcPr>
          <w:p w14:paraId="3595C142" w14:textId="251D6F07" w:rsidR="00884C10" w:rsidRPr="008536F7" w:rsidDel="00C1732E" w:rsidRDefault="00884C10">
            <w:pPr>
              <w:widowControl/>
              <w:snapToGrid w:val="0"/>
              <w:ind w:firstLine="567"/>
              <w:rPr>
                <w:ins w:id="4085" w:author="Ragdad Cani Miranti" w:date="2020-11-09T16:52:00Z"/>
                <w:del w:id="4086" w:author="Harry" w:date="2020-11-21T12:55:00Z"/>
                <w:rFonts w:ascii="Times New Roman" w:eastAsia="Times New Roman" w:hAnsi="Times New Roman" w:cs="Times New Roman"/>
                <w:color w:val="000000"/>
                <w:kern w:val="0"/>
                <w:sz w:val="18"/>
                <w:szCs w:val="18"/>
                <w:rPrChange w:id="4087" w:author="Harry" w:date="2020-11-21T12:51:00Z">
                  <w:rPr>
                    <w:ins w:id="4088" w:author="Ragdad Cani Miranti" w:date="2020-11-09T16:52:00Z"/>
                    <w:del w:id="4089" w:author="Harry" w:date="2020-11-21T12:55:00Z"/>
                    <w:rFonts w:ascii="Times New Roman" w:eastAsia="Times New Roman" w:hAnsi="Times New Roman" w:cs="Times New Roman"/>
                    <w:color w:val="000000"/>
                    <w:kern w:val="0"/>
                    <w:sz w:val="24"/>
                    <w:szCs w:val="24"/>
                  </w:rPr>
                </w:rPrChange>
              </w:rPr>
              <w:pPrChange w:id="4090"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091" w:author="Harry" w:date="2020-11-21T12:48:00Z">
              <w:tcPr>
                <w:tcW w:w="992" w:type="dxa"/>
                <w:gridSpan w:val="2"/>
                <w:tcBorders>
                  <w:top w:val="nil"/>
                  <w:left w:val="nil"/>
                  <w:bottom w:val="nil"/>
                  <w:right w:val="nil"/>
                </w:tcBorders>
                <w:shd w:val="clear" w:color="auto" w:fill="auto"/>
                <w:noWrap/>
                <w:vAlign w:val="bottom"/>
                <w:hideMark/>
              </w:tcPr>
            </w:tcPrChange>
          </w:tcPr>
          <w:p w14:paraId="4D23D293" w14:textId="75391BA2" w:rsidR="00884C10" w:rsidRPr="008536F7" w:rsidDel="00C1732E" w:rsidRDefault="00884C10">
            <w:pPr>
              <w:widowControl/>
              <w:snapToGrid w:val="0"/>
              <w:ind w:firstLine="567"/>
              <w:rPr>
                <w:ins w:id="4092" w:author="Ragdad Cani Miranti" w:date="2020-11-09T16:52:00Z"/>
                <w:del w:id="4093" w:author="Harry" w:date="2020-11-21T12:55:00Z"/>
                <w:rFonts w:ascii="Times New Roman" w:eastAsia="Times New Roman" w:hAnsi="Times New Roman" w:cs="Times New Roman"/>
                <w:kern w:val="0"/>
                <w:sz w:val="18"/>
                <w:szCs w:val="18"/>
                <w:rPrChange w:id="4094" w:author="Harry" w:date="2020-11-21T12:51:00Z">
                  <w:rPr>
                    <w:ins w:id="4095" w:author="Ragdad Cani Miranti" w:date="2020-11-09T16:52:00Z"/>
                    <w:del w:id="4096" w:author="Harry" w:date="2020-11-21T12:55:00Z"/>
                    <w:rFonts w:ascii="Times New Roman" w:eastAsia="Times New Roman" w:hAnsi="Times New Roman" w:cs="Times New Roman"/>
                    <w:kern w:val="0"/>
                    <w:sz w:val="20"/>
                    <w:szCs w:val="20"/>
                  </w:rPr>
                </w:rPrChange>
              </w:rPr>
              <w:pPrChange w:id="4097"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098" w:author="Harry" w:date="2020-11-21T12:48:00Z">
              <w:tcPr>
                <w:tcW w:w="2329" w:type="dxa"/>
                <w:gridSpan w:val="2"/>
                <w:tcBorders>
                  <w:top w:val="nil"/>
                  <w:left w:val="nil"/>
                  <w:bottom w:val="nil"/>
                  <w:right w:val="nil"/>
                </w:tcBorders>
                <w:shd w:val="clear" w:color="auto" w:fill="auto"/>
                <w:noWrap/>
                <w:vAlign w:val="bottom"/>
                <w:hideMark/>
              </w:tcPr>
            </w:tcPrChange>
          </w:tcPr>
          <w:p w14:paraId="725223D2" w14:textId="560BBE4D" w:rsidR="00884C10" w:rsidRPr="008536F7" w:rsidDel="00C1732E" w:rsidRDefault="00884C10">
            <w:pPr>
              <w:widowControl/>
              <w:snapToGrid w:val="0"/>
              <w:ind w:firstLine="567"/>
              <w:rPr>
                <w:ins w:id="4099" w:author="Ragdad Cani Miranti" w:date="2020-11-09T16:52:00Z"/>
                <w:del w:id="4100" w:author="Harry" w:date="2020-11-21T12:55:00Z"/>
                <w:rFonts w:ascii="Times New Roman" w:eastAsia="Times New Roman" w:hAnsi="Times New Roman" w:cs="Times New Roman"/>
                <w:color w:val="000000"/>
                <w:kern w:val="0"/>
                <w:sz w:val="18"/>
                <w:szCs w:val="18"/>
                <w:rPrChange w:id="4101" w:author="Harry" w:date="2020-11-21T12:51:00Z">
                  <w:rPr>
                    <w:ins w:id="4102" w:author="Ragdad Cani Miranti" w:date="2020-11-09T16:52:00Z"/>
                    <w:del w:id="4103" w:author="Harry" w:date="2020-11-21T12:55:00Z"/>
                    <w:rFonts w:ascii="Times New Roman" w:eastAsia="Times New Roman" w:hAnsi="Times New Roman" w:cs="Times New Roman"/>
                    <w:color w:val="000000"/>
                    <w:kern w:val="0"/>
                    <w:sz w:val="24"/>
                    <w:szCs w:val="24"/>
                  </w:rPr>
                </w:rPrChange>
              </w:rPr>
              <w:pPrChange w:id="4104" w:author="Harry" w:date="2020-11-28T17:40:00Z">
                <w:pPr>
                  <w:widowControl/>
                  <w:jc w:val="center"/>
                </w:pPr>
              </w:pPrChange>
            </w:pPr>
            <w:ins w:id="4105" w:author="Ragdad Cani Miranti" w:date="2020-11-09T16:52:00Z">
              <w:del w:id="4106" w:author="Harry" w:date="2020-11-21T12:55:00Z">
                <w:r w:rsidRPr="008536F7" w:rsidDel="00C1732E">
                  <w:rPr>
                    <w:rFonts w:ascii="Times New Roman" w:eastAsia="Times New Roman" w:hAnsi="Times New Roman" w:cs="Times New Roman"/>
                    <w:color w:val="000000"/>
                    <w:kern w:val="0"/>
                    <w:sz w:val="18"/>
                    <w:szCs w:val="18"/>
                    <w:rPrChange w:id="4107" w:author="Harry" w:date="2020-11-21T12:51:00Z">
                      <w:rPr>
                        <w:rFonts w:ascii="Times New Roman" w:eastAsia="Times New Roman" w:hAnsi="Times New Roman" w:cs="Times New Roman"/>
                        <w:color w:val="000000"/>
                        <w:kern w:val="0"/>
                        <w:sz w:val="24"/>
                        <w:szCs w:val="24"/>
                      </w:rPr>
                    </w:rPrChange>
                  </w:rPr>
                  <w:delText>-0.004</w:delText>
                </w:r>
              </w:del>
            </w:ins>
          </w:p>
        </w:tc>
      </w:tr>
      <w:tr w:rsidR="0058187F" w:rsidRPr="00884C10" w:rsidDel="00C1732E" w14:paraId="4F23DBCE" w14:textId="709B1A8F" w:rsidTr="008E309A">
        <w:trPr>
          <w:trHeight w:val="246"/>
          <w:ins w:id="4108" w:author="Ragdad Cani Miranti" w:date="2020-11-09T16:52:00Z"/>
          <w:del w:id="4109" w:author="Harry" w:date="2020-11-21T12:55:00Z"/>
          <w:trPrChange w:id="4110"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111" w:author="Harry" w:date="2020-11-21T12:48:00Z">
              <w:tcPr>
                <w:tcW w:w="2694" w:type="dxa"/>
                <w:tcBorders>
                  <w:top w:val="nil"/>
                  <w:left w:val="nil"/>
                  <w:bottom w:val="nil"/>
                  <w:right w:val="nil"/>
                </w:tcBorders>
                <w:shd w:val="clear" w:color="auto" w:fill="auto"/>
                <w:noWrap/>
                <w:vAlign w:val="bottom"/>
                <w:hideMark/>
              </w:tcPr>
            </w:tcPrChange>
          </w:tcPr>
          <w:p w14:paraId="164C5375" w14:textId="0E3B021C" w:rsidR="00884C10" w:rsidRPr="008536F7" w:rsidDel="00C1732E" w:rsidRDefault="00884C10">
            <w:pPr>
              <w:widowControl/>
              <w:snapToGrid w:val="0"/>
              <w:ind w:firstLine="567"/>
              <w:rPr>
                <w:ins w:id="4112" w:author="Ragdad Cani Miranti" w:date="2020-11-09T16:52:00Z"/>
                <w:del w:id="4113" w:author="Harry" w:date="2020-11-21T12:55:00Z"/>
                <w:rFonts w:ascii="Times New Roman" w:eastAsia="Times New Roman" w:hAnsi="Times New Roman" w:cs="Times New Roman"/>
                <w:color w:val="000000"/>
                <w:kern w:val="0"/>
                <w:sz w:val="18"/>
                <w:szCs w:val="18"/>
                <w:rPrChange w:id="4114" w:author="Harry" w:date="2020-11-21T12:51:00Z">
                  <w:rPr>
                    <w:ins w:id="4115" w:author="Ragdad Cani Miranti" w:date="2020-11-09T16:52:00Z"/>
                    <w:del w:id="4116" w:author="Harry" w:date="2020-11-21T12:55:00Z"/>
                    <w:rFonts w:ascii="Times New Roman" w:eastAsia="Times New Roman" w:hAnsi="Times New Roman" w:cs="Times New Roman"/>
                    <w:color w:val="000000"/>
                    <w:kern w:val="0"/>
                    <w:sz w:val="24"/>
                    <w:szCs w:val="24"/>
                  </w:rPr>
                </w:rPrChange>
              </w:rPr>
              <w:pPrChange w:id="4117"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118" w:author="Harry" w:date="2020-11-21T12:48:00Z">
              <w:tcPr>
                <w:tcW w:w="992" w:type="dxa"/>
                <w:gridSpan w:val="2"/>
                <w:tcBorders>
                  <w:top w:val="nil"/>
                  <w:left w:val="nil"/>
                  <w:bottom w:val="nil"/>
                  <w:right w:val="nil"/>
                </w:tcBorders>
                <w:shd w:val="clear" w:color="auto" w:fill="auto"/>
                <w:noWrap/>
                <w:vAlign w:val="bottom"/>
                <w:hideMark/>
              </w:tcPr>
            </w:tcPrChange>
          </w:tcPr>
          <w:p w14:paraId="092A5F9D" w14:textId="08CC9B15" w:rsidR="00884C10" w:rsidRPr="008536F7" w:rsidDel="00C1732E" w:rsidRDefault="00884C10">
            <w:pPr>
              <w:widowControl/>
              <w:snapToGrid w:val="0"/>
              <w:ind w:firstLine="567"/>
              <w:rPr>
                <w:ins w:id="4119" w:author="Ragdad Cani Miranti" w:date="2020-11-09T16:52:00Z"/>
                <w:del w:id="4120" w:author="Harry" w:date="2020-11-21T12:55:00Z"/>
                <w:rFonts w:ascii="Times New Roman" w:eastAsia="Times New Roman" w:hAnsi="Times New Roman" w:cs="Times New Roman"/>
                <w:kern w:val="0"/>
                <w:sz w:val="18"/>
                <w:szCs w:val="18"/>
                <w:rPrChange w:id="4121" w:author="Harry" w:date="2020-11-21T12:51:00Z">
                  <w:rPr>
                    <w:ins w:id="4122" w:author="Ragdad Cani Miranti" w:date="2020-11-09T16:52:00Z"/>
                    <w:del w:id="4123" w:author="Harry" w:date="2020-11-21T12:55:00Z"/>
                    <w:rFonts w:ascii="Times New Roman" w:eastAsia="Times New Roman" w:hAnsi="Times New Roman" w:cs="Times New Roman"/>
                    <w:kern w:val="0"/>
                    <w:sz w:val="20"/>
                    <w:szCs w:val="20"/>
                  </w:rPr>
                </w:rPrChange>
              </w:rPr>
              <w:pPrChange w:id="4124"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125" w:author="Harry" w:date="2020-11-21T12:48:00Z">
              <w:tcPr>
                <w:tcW w:w="992" w:type="dxa"/>
                <w:tcBorders>
                  <w:top w:val="nil"/>
                  <w:left w:val="nil"/>
                  <w:bottom w:val="nil"/>
                  <w:right w:val="nil"/>
                </w:tcBorders>
                <w:shd w:val="clear" w:color="auto" w:fill="auto"/>
                <w:noWrap/>
                <w:vAlign w:val="bottom"/>
                <w:hideMark/>
              </w:tcPr>
            </w:tcPrChange>
          </w:tcPr>
          <w:p w14:paraId="39A2AEAD" w14:textId="2C661CDE" w:rsidR="00884C10" w:rsidRPr="008536F7" w:rsidDel="00C1732E" w:rsidRDefault="00884C10">
            <w:pPr>
              <w:widowControl/>
              <w:snapToGrid w:val="0"/>
              <w:ind w:firstLine="567"/>
              <w:rPr>
                <w:ins w:id="4126" w:author="Ragdad Cani Miranti" w:date="2020-11-09T16:52:00Z"/>
                <w:del w:id="4127" w:author="Harry" w:date="2020-11-21T12:55:00Z"/>
                <w:rFonts w:ascii="Times New Roman" w:eastAsia="Times New Roman" w:hAnsi="Times New Roman" w:cs="Times New Roman"/>
                <w:kern w:val="0"/>
                <w:sz w:val="18"/>
                <w:szCs w:val="18"/>
                <w:rPrChange w:id="4128" w:author="Harry" w:date="2020-11-21T12:51:00Z">
                  <w:rPr>
                    <w:ins w:id="4129" w:author="Ragdad Cani Miranti" w:date="2020-11-09T16:52:00Z"/>
                    <w:del w:id="4130" w:author="Harry" w:date="2020-11-21T12:55:00Z"/>
                    <w:rFonts w:ascii="Times New Roman" w:eastAsia="Times New Roman" w:hAnsi="Times New Roman" w:cs="Times New Roman"/>
                    <w:kern w:val="0"/>
                    <w:sz w:val="20"/>
                    <w:szCs w:val="20"/>
                  </w:rPr>
                </w:rPrChange>
              </w:rPr>
              <w:pPrChange w:id="4131"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132" w:author="Harry" w:date="2020-11-21T12:48:00Z">
              <w:tcPr>
                <w:tcW w:w="992" w:type="dxa"/>
                <w:tcBorders>
                  <w:top w:val="nil"/>
                  <w:left w:val="nil"/>
                  <w:bottom w:val="nil"/>
                  <w:right w:val="nil"/>
                </w:tcBorders>
                <w:shd w:val="clear" w:color="auto" w:fill="auto"/>
                <w:noWrap/>
                <w:vAlign w:val="bottom"/>
                <w:hideMark/>
              </w:tcPr>
            </w:tcPrChange>
          </w:tcPr>
          <w:p w14:paraId="3113F5DF" w14:textId="7388ED79" w:rsidR="00884C10" w:rsidRPr="008536F7" w:rsidDel="00C1732E" w:rsidRDefault="00884C10">
            <w:pPr>
              <w:widowControl/>
              <w:snapToGrid w:val="0"/>
              <w:ind w:firstLine="567"/>
              <w:rPr>
                <w:ins w:id="4133" w:author="Ragdad Cani Miranti" w:date="2020-11-09T16:52:00Z"/>
                <w:del w:id="4134" w:author="Harry" w:date="2020-11-21T12:55:00Z"/>
                <w:rFonts w:ascii="Times New Roman" w:eastAsia="Times New Roman" w:hAnsi="Times New Roman" w:cs="Times New Roman"/>
                <w:color w:val="000000"/>
                <w:kern w:val="0"/>
                <w:sz w:val="18"/>
                <w:szCs w:val="18"/>
                <w:rPrChange w:id="4135" w:author="Harry" w:date="2020-11-21T12:51:00Z">
                  <w:rPr>
                    <w:ins w:id="4136" w:author="Ragdad Cani Miranti" w:date="2020-11-09T16:52:00Z"/>
                    <w:del w:id="4137" w:author="Harry" w:date="2020-11-21T12:55:00Z"/>
                    <w:rFonts w:ascii="Times New Roman" w:eastAsia="Times New Roman" w:hAnsi="Times New Roman" w:cs="Times New Roman"/>
                    <w:color w:val="000000"/>
                    <w:kern w:val="0"/>
                    <w:sz w:val="24"/>
                    <w:szCs w:val="24"/>
                  </w:rPr>
                </w:rPrChange>
              </w:rPr>
              <w:pPrChange w:id="4138" w:author="Harry" w:date="2020-11-28T17:40:00Z">
                <w:pPr>
                  <w:widowControl/>
                  <w:jc w:val="center"/>
                </w:pPr>
              </w:pPrChange>
            </w:pPr>
            <w:ins w:id="4139" w:author="Ragdad Cani Miranti" w:date="2020-11-09T16:52:00Z">
              <w:del w:id="4140" w:author="Harry" w:date="2020-11-21T12:55:00Z">
                <w:r w:rsidRPr="008536F7" w:rsidDel="00C1732E">
                  <w:rPr>
                    <w:rFonts w:ascii="Times New Roman" w:eastAsia="Times New Roman" w:hAnsi="Times New Roman" w:cs="Times New Roman"/>
                    <w:color w:val="000000"/>
                    <w:kern w:val="0"/>
                    <w:sz w:val="18"/>
                    <w:szCs w:val="18"/>
                    <w:rPrChange w:id="4141" w:author="Harry" w:date="2020-11-21T12:51:00Z">
                      <w:rPr>
                        <w:rFonts w:ascii="Times New Roman" w:eastAsia="Times New Roman" w:hAnsi="Times New Roman" w:cs="Times New Roman"/>
                        <w:color w:val="000000"/>
                        <w:kern w:val="0"/>
                        <w:sz w:val="24"/>
                        <w:szCs w:val="24"/>
                      </w:rPr>
                    </w:rPrChange>
                  </w:rPr>
                  <w:delText>(0.235)</w:delText>
                </w:r>
              </w:del>
            </w:ins>
          </w:p>
        </w:tc>
        <w:tc>
          <w:tcPr>
            <w:tcW w:w="993" w:type="dxa"/>
            <w:tcBorders>
              <w:top w:val="nil"/>
              <w:left w:val="nil"/>
              <w:bottom w:val="nil"/>
              <w:right w:val="nil"/>
            </w:tcBorders>
            <w:shd w:val="clear" w:color="auto" w:fill="auto"/>
            <w:noWrap/>
            <w:vAlign w:val="center"/>
            <w:hideMark/>
            <w:tcPrChange w:id="4142" w:author="Harry" w:date="2020-11-21T12:48:00Z">
              <w:tcPr>
                <w:tcW w:w="993" w:type="dxa"/>
                <w:tcBorders>
                  <w:top w:val="nil"/>
                  <w:left w:val="nil"/>
                  <w:bottom w:val="nil"/>
                  <w:right w:val="nil"/>
                </w:tcBorders>
                <w:shd w:val="clear" w:color="auto" w:fill="auto"/>
                <w:noWrap/>
                <w:vAlign w:val="bottom"/>
                <w:hideMark/>
              </w:tcPr>
            </w:tcPrChange>
          </w:tcPr>
          <w:p w14:paraId="65CC2960" w14:textId="670B1DB6" w:rsidR="00884C10" w:rsidRPr="008536F7" w:rsidDel="00C1732E" w:rsidRDefault="00884C10">
            <w:pPr>
              <w:widowControl/>
              <w:snapToGrid w:val="0"/>
              <w:ind w:firstLine="567"/>
              <w:rPr>
                <w:ins w:id="4143" w:author="Ragdad Cani Miranti" w:date="2020-11-09T16:52:00Z"/>
                <w:del w:id="4144" w:author="Harry" w:date="2020-11-21T12:55:00Z"/>
                <w:rFonts w:ascii="Times New Roman" w:eastAsia="Times New Roman" w:hAnsi="Times New Roman" w:cs="Times New Roman"/>
                <w:color w:val="000000"/>
                <w:kern w:val="0"/>
                <w:sz w:val="18"/>
                <w:szCs w:val="18"/>
                <w:rPrChange w:id="4145" w:author="Harry" w:date="2020-11-21T12:51:00Z">
                  <w:rPr>
                    <w:ins w:id="4146" w:author="Ragdad Cani Miranti" w:date="2020-11-09T16:52:00Z"/>
                    <w:del w:id="4147" w:author="Harry" w:date="2020-11-21T12:55:00Z"/>
                    <w:rFonts w:ascii="Times New Roman" w:eastAsia="Times New Roman" w:hAnsi="Times New Roman" w:cs="Times New Roman"/>
                    <w:color w:val="000000"/>
                    <w:kern w:val="0"/>
                    <w:sz w:val="24"/>
                    <w:szCs w:val="24"/>
                  </w:rPr>
                </w:rPrChange>
              </w:rPr>
              <w:pPrChange w:id="4148"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149" w:author="Harry" w:date="2020-11-21T12:48:00Z">
              <w:tcPr>
                <w:tcW w:w="992" w:type="dxa"/>
                <w:gridSpan w:val="2"/>
                <w:tcBorders>
                  <w:top w:val="nil"/>
                  <w:left w:val="nil"/>
                  <w:bottom w:val="nil"/>
                  <w:right w:val="nil"/>
                </w:tcBorders>
                <w:shd w:val="clear" w:color="auto" w:fill="auto"/>
                <w:noWrap/>
                <w:vAlign w:val="bottom"/>
                <w:hideMark/>
              </w:tcPr>
            </w:tcPrChange>
          </w:tcPr>
          <w:p w14:paraId="645C3F02" w14:textId="307FB88B" w:rsidR="00884C10" w:rsidRPr="008536F7" w:rsidDel="00C1732E" w:rsidRDefault="00884C10">
            <w:pPr>
              <w:widowControl/>
              <w:snapToGrid w:val="0"/>
              <w:ind w:firstLine="567"/>
              <w:rPr>
                <w:ins w:id="4150" w:author="Ragdad Cani Miranti" w:date="2020-11-09T16:52:00Z"/>
                <w:del w:id="4151" w:author="Harry" w:date="2020-11-21T12:55:00Z"/>
                <w:rFonts w:ascii="Times New Roman" w:eastAsia="Times New Roman" w:hAnsi="Times New Roman" w:cs="Times New Roman"/>
                <w:kern w:val="0"/>
                <w:sz w:val="18"/>
                <w:szCs w:val="18"/>
                <w:rPrChange w:id="4152" w:author="Harry" w:date="2020-11-21T12:51:00Z">
                  <w:rPr>
                    <w:ins w:id="4153" w:author="Ragdad Cani Miranti" w:date="2020-11-09T16:52:00Z"/>
                    <w:del w:id="4154" w:author="Harry" w:date="2020-11-21T12:55:00Z"/>
                    <w:rFonts w:ascii="Times New Roman" w:eastAsia="Times New Roman" w:hAnsi="Times New Roman" w:cs="Times New Roman"/>
                    <w:kern w:val="0"/>
                    <w:sz w:val="20"/>
                    <w:szCs w:val="20"/>
                  </w:rPr>
                </w:rPrChange>
              </w:rPr>
              <w:pPrChange w:id="4155"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156" w:author="Harry" w:date="2020-11-21T12:48:00Z">
              <w:tcPr>
                <w:tcW w:w="2329" w:type="dxa"/>
                <w:gridSpan w:val="2"/>
                <w:tcBorders>
                  <w:top w:val="nil"/>
                  <w:left w:val="nil"/>
                  <w:bottom w:val="nil"/>
                  <w:right w:val="nil"/>
                </w:tcBorders>
                <w:shd w:val="clear" w:color="auto" w:fill="auto"/>
                <w:noWrap/>
                <w:vAlign w:val="bottom"/>
                <w:hideMark/>
              </w:tcPr>
            </w:tcPrChange>
          </w:tcPr>
          <w:p w14:paraId="41EA2896" w14:textId="1ACE1F7F" w:rsidR="00884C10" w:rsidRPr="008536F7" w:rsidDel="00C1732E" w:rsidRDefault="00884C10">
            <w:pPr>
              <w:widowControl/>
              <w:snapToGrid w:val="0"/>
              <w:ind w:firstLine="567"/>
              <w:rPr>
                <w:ins w:id="4157" w:author="Ragdad Cani Miranti" w:date="2020-11-09T16:52:00Z"/>
                <w:del w:id="4158" w:author="Harry" w:date="2020-11-21T12:55:00Z"/>
                <w:rFonts w:ascii="Times New Roman" w:eastAsia="Times New Roman" w:hAnsi="Times New Roman" w:cs="Times New Roman"/>
                <w:color w:val="000000"/>
                <w:kern w:val="0"/>
                <w:sz w:val="18"/>
                <w:szCs w:val="18"/>
                <w:rPrChange w:id="4159" w:author="Harry" w:date="2020-11-21T12:51:00Z">
                  <w:rPr>
                    <w:ins w:id="4160" w:author="Ragdad Cani Miranti" w:date="2020-11-09T16:52:00Z"/>
                    <w:del w:id="4161" w:author="Harry" w:date="2020-11-21T12:55:00Z"/>
                    <w:rFonts w:ascii="Times New Roman" w:eastAsia="Times New Roman" w:hAnsi="Times New Roman" w:cs="Times New Roman"/>
                    <w:color w:val="000000"/>
                    <w:kern w:val="0"/>
                    <w:sz w:val="24"/>
                    <w:szCs w:val="24"/>
                  </w:rPr>
                </w:rPrChange>
              </w:rPr>
              <w:pPrChange w:id="4162" w:author="Harry" w:date="2020-11-28T17:40:00Z">
                <w:pPr>
                  <w:widowControl/>
                  <w:jc w:val="center"/>
                </w:pPr>
              </w:pPrChange>
            </w:pPr>
            <w:ins w:id="4163" w:author="Ragdad Cani Miranti" w:date="2020-11-09T16:52:00Z">
              <w:del w:id="4164" w:author="Harry" w:date="2020-11-21T12:55:00Z">
                <w:r w:rsidRPr="008536F7" w:rsidDel="00C1732E">
                  <w:rPr>
                    <w:rFonts w:ascii="Times New Roman" w:eastAsia="Times New Roman" w:hAnsi="Times New Roman" w:cs="Times New Roman"/>
                    <w:color w:val="000000"/>
                    <w:kern w:val="0"/>
                    <w:sz w:val="18"/>
                    <w:szCs w:val="18"/>
                    <w:rPrChange w:id="4165" w:author="Harry" w:date="2020-11-21T12:51:00Z">
                      <w:rPr>
                        <w:rFonts w:ascii="Times New Roman" w:eastAsia="Times New Roman" w:hAnsi="Times New Roman" w:cs="Times New Roman"/>
                        <w:color w:val="000000"/>
                        <w:kern w:val="0"/>
                        <w:sz w:val="24"/>
                        <w:szCs w:val="24"/>
                      </w:rPr>
                    </w:rPrChange>
                  </w:rPr>
                  <w:delText>(0.278)</w:delText>
                </w:r>
              </w:del>
            </w:ins>
          </w:p>
        </w:tc>
      </w:tr>
      <w:tr w:rsidR="0058187F" w:rsidRPr="00884C10" w:rsidDel="00C1732E" w14:paraId="36239CAB" w14:textId="5EAC15BA" w:rsidTr="008E309A">
        <w:trPr>
          <w:trHeight w:val="246"/>
          <w:ins w:id="4166" w:author="Ragdad Cani Miranti" w:date="2020-11-09T16:52:00Z"/>
          <w:del w:id="4167" w:author="Harry" w:date="2020-11-21T12:55:00Z"/>
          <w:trPrChange w:id="4168"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169" w:author="Harry" w:date="2020-11-21T12:48:00Z">
              <w:tcPr>
                <w:tcW w:w="2694" w:type="dxa"/>
                <w:tcBorders>
                  <w:top w:val="nil"/>
                  <w:left w:val="nil"/>
                  <w:bottom w:val="nil"/>
                  <w:right w:val="nil"/>
                </w:tcBorders>
                <w:shd w:val="clear" w:color="auto" w:fill="auto"/>
                <w:noWrap/>
                <w:vAlign w:val="bottom"/>
                <w:hideMark/>
              </w:tcPr>
            </w:tcPrChange>
          </w:tcPr>
          <w:p w14:paraId="2DB45B75" w14:textId="623BA86F" w:rsidR="00884C10" w:rsidRPr="008536F7" w:rsidDel="00C1732E" w:rsidRDefault="00884C10">
            <w:pPr>
              <w:widowControl/>
              <w:snapToGrid w:val="0"/>
              <w:ind w:firstLine="567"/>
              <w:rPr>
                <w:ins w:id="4170" w:author="Ragdad Cani Miranti" w:date="2020-11-09T16:52:00Z"/>
                <w:del w:id="4171" w:author="Harry" w:date="2020-11-21T12:55:00Z"/>
                <w:rFonts w:ascii="Times New Roman" w:eastAsia="Times New Roman" w:hAnsi="Times New Roman" w:cs="Times New Roman"/>
                <w:color w:val="000000"/>
                <w:kern w:val="0"/>
                <w:sz w:val="18"/>
                <w:szCs w:val="18"/>
                <w:rPrChange w:id="4172" w:author="Harry" w:date="2020-11-21T12:51:00Z">
                  <w:rPr>
                    <w:ins w:id="4173" w:author="Ragdad Cani Miranti" w:date="2020-11-09T16:52:00Z"/>
                    <w:del w:id="4174" w:author="Harry" w:date="2020-11-21T12:55:00Z"/>
                    <w:rFonts w:ascii="Times New Roman" w:eastAsia="Times New Roman" w:hAnsi="Times New Roman" w:cs="Times New Roman"/>
                    <w:color w:val="000000"/>
                    <w:kern w:val="0"/>
                    <w:sz w:val="24"/>
                    <w:szCs w:val="24"/>
                  </w:rPr>
                </w:rPrChange>
              </w:rPr>
              <w:pPrChange w:id="4175" w:author="Harry" w:date="2020-11-28T17:40:00Z">
                <w:pPr>
                  <w:widowControl/>
                  <w:jc w:val="left"/>
                </w:pPr>
              </w:pPrChange>
            </w:pPr>
            <w:ins w:id="4176" w:author="Ragdad Cani Miranti" w:date="2020-11-09T16:52:00Z">
              <w:del w:id="4177" w:author="Harry" w:date="2020-11-21T12:55:00Z">
                <w:r w:rsidRPr="008536F7" w:rsidDel="00C1732E">
                  <w:rPr>
                    <w:rFonts w:ascii="Times New Roman" w:eastAsia="Times New Roman" w:hAnsi="Times New Roman" w:cs="Times New Roman"/>
                    <w:color w:val="000000"/>
                    <w:kern w:val="0"/>
                    <w:sz w:val="18"/>
                    <w:szCs w:val="18"/>
                    <w:rPrChange w:id="4178" w:author="Harry" w:date="2020-11-21T12:51:00Z">
                      <w:rPr>
                        <w:rFonts w:ascii="Times New Roman" w:eastAsia="Times New Roman" w:hAnsi="Times New Roman" w:cs="Times New Roman"/>
                        <w:color w:val="000000"/>
                        <w:kern w:val="0"/>
                        <w:sz w:val="24"/>
                        <w:szCs w:val="24"/>
                      </w:rPr>
                    </w:rPrChange>
                  </w:rPr>
                  <w:delText>Constant</w:delText>
                </w:r>
              </w:del>
            </w:ins>
          </w:p>
        </w:tc>
        <w:tc>
          <w:tcPr>
            <w:tcW w:w="992" w:type="dxa"/>
            <w:tcBorders>
              <w:top w:val="nil"/>
              <w:left w:val="nil"/>
              <w:bottom w:val="nil"/>
              <w:right w:val="nil"/>
            </w:tcBorders>
            <w:shd w:val="clear" w:color="auto" w:fill="auto"/>
            <w:noWrap/>
            <w:vAlign w:val="center"/>
            <w:hideMark/>
            <w:tcPrChange w:id="4179" w:author="Harry" w:date="2020-11-21T12:48:00Z">
              <w:tcPr>
                <w:tcW w:w="992" w:type="dxa"/>
                <w:gridSpan w:val="2"/>
                <w:tcBorders>
                  <w:top w:val="nil"/>
                  <w:left w:val="nil"/>
                  <w:bottom w:val="nil"/>
                  <w:right w:val="nil"/>
                </w:tcBorders>
                <w:shd w:val="clear" w:color="auto" w:fill="auto"/>
                <w:noWrap/>
                <w:vAlign w:val="bottom"/>
                <w:hideMark/>
              </w:tcPr>
            </w:tcPrChange>
          </w:tcPr>
          <w:p w14:paraId="7B256760" w14:textId="5C0F8E66" w:rsidR="00884C10" w:rsidRPr="008536F7" w:rsidDel="00C1732E" w:rsidRDefault="00884C10">
            <w:pPr>
              <w:widowControl/>
              <w:snapToGrid w:val="0"/>
              <w:ind w:firstLine="567"/>
              <w:rPr>
                <w:ins w:id="4180" w:author="Ragdad Cani Miranti" w:date="2020-11-09T16:52:00Z"/>
                <w:del w:id="4181" w:author="Harry" w:date="2020-11-21T12:55:00Z"/>
                <w:rFonts w:ascii="Times New Roman" w:eastAsia="Times New Roman" w:hAnsi="Times New Roman" w:cs="Times New Roman"/>
                <w:color w:val="000000"/>
                <w:kern w:val="0"/>
                <w:sz w:val="18"/>
                <w:szCs w:val="18"/>
                <w:rPrChange w:id="4182" w:author="Harry" w:date="2020-11-21T12:51:00Z">
                  <w:rPr>
                    <w:ins w:id="4183" w:author="Ragdad Cani Miranti" w:date="2020-11-09T16:52:00Z"/>
                    <w:del w:id="4184" w:author="Harry" w:date="2020-11-21T12:55:00Z"/>
                    <w:rFonts w:ascii="Times New Roman" w:eastAsia="Times New Roman" w:hAnsi="Times New Roman" w:cs="Times New Roman"/>
                    <w:color w:val="000000"/>
                    <w:kern w:val="0"/>
                    <w:sz w:val="24"/>
                    <w:szCs w:val="24"/>
                  </w:rPr>
                </w:rPrChange>
              </w:rPr>
              <w:pPrChange w:id="4185" w:author="Harry" w:date="2020-11-28T17:40:00Z">
                <w:pPr>
                  <w:widowControl/>
                  <w:jc w:val="center"/>
                </w:pPr>
              </w:pPrChange>
            </w:pPr>
            <w:ins w:id="4186" w:author="Ragdad Cani Miranti" w:date="2020-11-09T16:52:00Z">
              <w:del w:id="4187" w:author="Harry" w:date="2020-11-21T12:55:00Z">
                <w:r w:rsidRPr="008536F7" w:rsidDel="00C1732E">
                  <w:rPr>
                    <w:rFonts w:ascii="Times New Roman" w:eastAsia="Times New Roman" w:hAnsi="Times New Roman" w:cs="Times New Roman"/>
                    <w:color w:val="000000"/>
                    <w:kern w:val="0"/>
                    <w:sz w:val="18"/>
                    <w:szCs w:val="18"/>
                    <w:rPrChange w:id="4188" w:author="Harry" w:date="2020-11-21T12:51:00Z">
                      <w:rPr>
                        <w:rFonts w:ascii="Times New Roman" w:eastAsia="Times New Roman" w:hAnsi="Times New Roman" w:cs="Times New Roman"/>
                        <w:color w:val="000000"/>
                        <w:kern w:val="0"/>
                        <w:sz w:val="24"/>
                        <w:szCs w:val="24"/>
                      </w:rPr>
                    </w:rPrChange>
                  </w:rPr>
                  <w:delText>0.660*</w:delText>
                </w:r>
              </w:del>
            </w:ins>
          </w:p>
        </w:tc>
        <w:tc>
          <w:tcPr>
            <w:tcW w:w="992" w:type="dxa"/>
            <w:tcBorders>
              <w:top w:val="nil"/>
              <w:left w:val="nil"/>
              <w:bottom w:val="nil"/>
              <w:right w:val="nil"/>
            </w:tcBorders>
            <w:shd w:val="clear" w:color="auto" w:fill="auto"/>
            <w:noWrap/>
            <w:vAlign w:val="center"/>
            <w:hideMark/>
            <w:tcPrChange w:id="4189" w:author="Harry" w:date="2020-11-21T12:48:00Z">
              <w:tcPr>
                <w:tcW w:w="992" w:type="dxa"/>
                <w:tcBorders>
                  <w:top w:val="nil"/>
                  <w:left w:val="nil"/>
                  <w:bottom w:val="nil"/>
                  <w:right w:val="nil"/>
                </w:tcBorders>
                <w:shd w:val="clear" w:color="auto" w:fill="auto"/>
                <w:noWrap/>
                <w:vAlign w:val="bottom"/>
                <w:hideMark/>
              </w:tcPr>
            </w:tcPrChange>
          </w:tcPr>
          <w:p w14:paraId="64FBBFD7" w14:textId="5943468F" w:rsidR="00884C10" w:rsidRPr="008536F7" w:rsidDel="00C1732E" w:rsidRDefault="00884C10">
            <w:pPr>
              <w:widowControl/>
              <w:snapToGrid w:val="0"/>
              <w:ind w:firstLine="567"/>
              <w:rPr>
                <w:ins w:id="4190" w:author="Ragdad Cani Miranti" w:date="2020-11-09T16:52:00Z"/>
                <w:del w:id="4191" w:author="Harry" w:date="2020-11-21T12:55:00Z"/>
                <w:rFonts w:ascii="Times New Roman" w:eastAsia="Times New Roman" w:hAnsi="Times New Roman" w:cs="Times New Roman"/>
                <w:color w:val="000000"/>
                <w:kern w:val="0"/>
                <w:sz w:val="18"/>
                <w:szCs w:val="18"/>
                <w:rPrChange w:id="4192" w:author="Harry" w:date="2020-11-21T12:51:00Z">
                  <w:rPr>
                    <w:ins w:id="4193" w:author="Ragdad Cani Miranti" w:date="2020-11-09T16:52:00Z"/>
                    <w:del w:id="4194" w:author="Harry" w:date="2020-11-21T12:55:00Z"/>
                    <w:rFonts w:ascii="Times New Roman" w:eastAsia="Times New Roman" w:hAnsi="Times New Roman" w:cs="Times New Roman"/>
                    <w:color w:val="000000"/>
                    <w:kern w:val="0"/>
                    <w:sz w:val="24"/>
                    <w:szCs w:val="24"/>
                  </w:rPr>
                </w:rPrChange>
              </w:rPr>
              <w:pPrChange w:id="4195" w:author="Harry" w:date="2020-11-28T17:40:00Z">
                <w:pPr>
                  <w:widowControl/>
                  <w:jc w:val="center"/>
                </w:pPr>
              </w:pPrChange>
            </w:pPr>
            <w:ins w:id="4196" w:author="Ragdad Cani Miranti" w:date="2020-11-09T16:52:00Z">
              <w:del w:id="4197" w:author="Harry" w:date="2020-11-21T12:55:00Z">
                <w:r w:rsidRPr="008536F7" w:rsidDel="00C1732E">
                  <w:rPr>
                    <w:rFonts w:ascii="Times New Roman" w:eastAsia="Times New Roman" w:hAnsi="Times New Roman" w:cs="Times New Roman"/>
                    <w:color w:val="000000"/>
                    <w:kern w:val="0"/>
                    <w:sz w:val="18"/>
                    <w:szCs w:val="18"/>
                    <w:rPrChange w:id="4198" w:author="Harry" w:date="2020-11-21T12:51:00Z">
                      <w:rPr>
                        <w:rFonts w:ascii="Times New Roman" w:eastAsia="Times New Roman" w:hAnsi="Times New Roman" w:cs="Times New Roman"/>
                        <w:color w:val="000000"/>
                        <w:kern w:val="0"/>
                        <w:sz w:val="24"/>
                        <w:szCs w:val="24"/>
                      </w:rPr>
                    </w:rPrChange>
                  </w:rPr>
                  <w:delText>0.586*</w:delText>
                </w:r>
              </w:del>
            </w:ins>
          </w:p>
        </w:tc>
        <w:tc>
          <w:tcPr>
            <w:tcW w:w="992" w:type="dxa"/>
            <w:tcBorders>
              <w:top w:val="nil"/>
              <w:left w:val="nil"/>
              <w:bottom w:val="nil"/>
              <w:right w:val="nil"/>
            </w:tcBorders>
            <w:shd w:val="clear" w:color="auto" w:fill="auto"/>
            <w:noWrap/>
            <w:vAlign w:val="center"/>
            <w:hideMark/>
            <w:tcPrChange w:id="4199" w:author="Harry" w:date="2020-11-21T12:48:00Z">
              <w:tcPr>
                <w:tcW w:w="992" w:type="dxa"/>
                <w:tcBorders>
                  <w:top w:val="nil"/>
                  <w:left w:val="nil"/>
                  <w:bottom w:val="nil"/>
                  <w:right w:val="nil"/>
                </w:tcBorders>
                <w:shd w:val="clear" w:color="auto" w:fill="auto"/>
                <w:noWrap/>
                <w:vAlign w:val="bottom"/>
                <w:hideMark/>
              </w:tcPr>
            </w:tcPrChange>
          </w:tcPr>
          <w:p w14:paraId="28FB7F96" w14:textId="085DEFE9" w:rsidR="00884C10" w:rsidRPr="008536F7" w:rsidDel="00C1732E" w:rsidRDefault="00884C10">
            <w:pPr>
              <w:widowControl/>
              <w:snapToGrid w:val="0"/>
              <w:ind w:firstLine="567"/>
              <w:rPr>
                <w:ins w:id="4200" w:author="Ragdad Cani Miranti" w:date="2020-11-09T16:52:00Z"/>
                <w:del w:id="4201" w:author="Harry" w:date="2020-11-21T12:55:00Z"/>
                <w:rFonts w:ascii="Times New Roman" w:eastAsia="Times New Roman" w:hAnsi="Times New Roman" w:cs="Times New Roman"/>
                <w:color w:val="000000"/>
                <w:kern w:val="0"/>
                <w:sz w:val="18"/>
                <w:szCs w:val="18"/>
                <w:rPrChange w:id="4202" w:author="Harry" w:date="2020-11-21T12:51:00Z">
                  <w:rPr>
                    <w:ins w:id="4203" w:author="Ragdad Cani Miranti" w:date="2020-11-09T16:52:00Z"/>
                    <w:del w:id="4204" w:author="Harry" w:date="2020-11-21T12:55:00Z"/>
                    <w:rFonts w:ascii="Times New Roman" w:eastAsia="Times New Roman" w:hAnsi="Times New Roman" w:cs="Times New Roman"/>
                    <w:color w:val="000000"/>
                    <w:kern w:val="0"/>
                    <w:sz w:val="24"/>
                    <w:szCs w:val="24"/>
                  </w:rPr>
                </w:rPrChange>
              </w:rPr>
              <w:pPrChange w:id="4205" w:author="Harry" w:date="2020-11-28T17:40:00Z">
                <w:pPr>
                  <w:widowControl/>
                  <w:jc w:val="center"/>
                </w:pPr>
              </w:pPrChange>
            </w:pPr>
            <w:ins w:id="4206" w:author="Ragdad Cani Miranti" w:date="2020-11-09T16:52:00Z">
              <w:del w:id="4207" w:author="Harry" w:date="2020-11-21T12:55:00Z">
                <w:r w:rsidRPr="008536F7" w:rsidDel="00C1732E">
                  <w:rPr>
                    <w:rFonts w:ascii="Times New Roman" w:eastAsia="Times New Roman" w:hAnsi="Times New Roman" w:cs="Times New Roman"/>
                    <w:color w:val="000000"/>
                    <w:kern w:val="0"/>
                    <w:sz w:val="18"/>
                    <w:szCs w:val="18"/>
                    <w:rPrChange w:id="4208" w:author="Harry" w:date="2020-11-21T12:51:00Z">
                      <w:rPr>
                        <w:rFonts w:ascii="Times New Roman" w:eastAsia="Times New Roman" w:hAnsi="Times New Roman" w:cs="Times New Roman"/>
                        <w:color w:val="000000"/>
                        <w:kern w:val="0"/>
                        <w:sz w:val="24"/>
                        <w:szCs w:val="24"/>
                      </w:rPr>
                    </w:rPrChange>
                  </w:rPr>
                  <w:delText>0.721*</w:delText>
                </w:r>
              </w:del>
            </w:ins>
          </w:p>
        </w:tc>
        <w:tc>
          <w:tcPr>
            <w:tcW w:w="993" w:type="dxa"/>
            <w:tcBorders>
              <w:top w:val="nil"/>
              <w:left w:val="nil"/>
              <w:bottom w:val="nil"/>
              <w:right w:val="nil"/>
            </w:tcBorders>
            <w:shd w:val="clear" w:color="auto" w:fill="auto"/>
            <w:noWrap/>
            <w:vAlign w:val="center"/>
            <w:hideMark/>
            <w:tcPrChange w:id="4209" w:author="Harry" w:date="2020-11-21T12:48:00Z">
              <w:tcPr>
                <w:tcW w:w="993" w:type="dxa"/>
                <w:tcBorders>
                  <w:top w:val="nil"/>
                  <w:left w:val="nil"/>
                  <w:bottom w:val="nil"/>
                  <w:right w:val="nil"/>
                </w:tcBorders>
                <w:shd w:val="clear" w:color="auto" w:fill="auto"/>
                <w:noWrap/>
                <w:vAlign w:val="bottom"/>
                <w:hideMark/>
              </w:tcPr>
            </w:tcPrChange>
          </w:tcPr>
          <w:p w14:paraId="535A6739" w14:textId="4A4A5552" w:rsidR="00884C10" w:rsidRPr="008536F7" w:rsidDel="00C1732E" w:rsidRDefault="00884C10">
            <w:pPr>
              <w:widowControl/>
              <w:snapToGrid w:val="0"/>
              <w:ind w:firstLine="567"/>
              <w:rPr>
                <w:ins w:id="4210" w:author="Ragdad Cani Miranti" w:date="2020-11-09T16:52:00Z"/>
                <w:del w:id="4211" w:author="Harry" w:date="2020-11-21T12:55:00Z"/>
                <w:rFonts w:ascii="Times New Roman" w:eastAsia="Times New Roman" w:hAnsi="Times New Roman" w:cs="Times New Roman"/>
                <w:color w:val="000000"/>
                <w:kern w:val="0"/>
                <w:sz w:val="18"/>
                <w:szCs w:val="18"/>
                <w:rPrChange w:id="4212" w:author="Harry" w:date="2020-11-21T12:51:00Z">
                  <w:rPr>
                    <w:ins w:id="4213" w:author="Ragdad Cani Miranti" w:date="2020-11-09T16:52:00Z"/>
                    <w:del w:id="4214" w:author="Harry" w:date="2020-11-21T12:55:00Z"/>
                    <w:rFonts w:ascii="Times New Roman" w:eastAsia="Times New Roman" w:hAnsi="Times New Roman" w:cs="Times New Roman"/>
                    <w:color w:val="000000"/>
                    <w:kern w:val="0"/>
                    <w:sz w:val="24"/>
                    <w:szCs w:val="24"/>
                  </w:rPr>
                </w:rPrChange>
              </w:rPr>
              <w:pPrChange w:id="4215" w:author="Harry" w:date="2020-11-28T17:40:00Z">
                <w:pPr>
                  <w:widowControl/>
                  <w:jc w:val="center"/>
                </w:pPr>
              </w:pPrChange>
            </w:pPr>
            <w:ins w:id="4216" w:author="Ragdad Cani Miranti" w:date="2020-11-09T16:52:00Z">
              <w:del w:id="4217" w:author="Harry" w:date="2020-11-21T12:55:00Z">
                <w:r w:rsidRPr="008536F7" w:rsidDel="00C1732E">
                  <w:rPr>
                    <w:rFonts w:ascii="Times New Roman" w:eastAsia="Times New Roman" w:hAnsi="Times New Roman" w:cs="Times New Roman"/>
                    <w:color w:val="000000"/>
                    <w:kern w:val="0"/>
                    <w:sz w:val="18"/>
                    <w:szCs w:val="18"/>
                    <w:rPrChange w:id="4218" w:author="Harry" w:date="2020-11-21T12:51:00Z">
                      <w:rPr>
                        <w:rFonts w:ascii="Times New Roman" w:eastAsia="Times New Roman" w:hAnsi="Times New Roman" w:cs="Times New Roman"/>
                        <w:color w:val="000000"/>
                        <w:kern w:val="0"/>
                        <w:sz w:val="24"/>
                        <w:szCs w:val="24"/>
                      </w:rPr>
                    </w:rPrChange>
                  </w:rPr>
                  <w:delText>0.100</w:delText>
                </w:r>
              </w:del>
            </w:ins>
          </w:p>
        </w:tc>
        <w:tc>
          <w:tcPr>
            <w:tcW w:w="992" w:type="dxa"/>
            <w:tcBorders>
              <w:top w:val="nil"/>
              <w:left w:val="nil"/>
              <w:bottom w:val="nil"/>
              <w:right w:val="nil"/>
            </w:tcBorders>
            <w:shd w:val="clear" w:color="auto" w:fill="auto"/>
            <w:noWrap/>
            <w:vAlign w:val="center"/>
            <w:hideMark/>
            <w:tcPrChange w:id="4219" w:author="Harry" w:date="2020-11-21T12:48:00Z">
              <w:tcPr>
                <w:tcW w:w="992" w:type="dxa"/>
                <w:gridSpan w:val="2"/>
                <w:tcBorders>
                  <w:top w:val="nil"/>
                  <w:left w:val="nil"/>
                  <w:bottom w:val="nil"/>
                  <w:right w:val="nil"/>
                </w:tcBorders>
                <w:shd w:val="clear" w:color="auto" w:fill="auto"/>
                <w:noWrap/>
                <w:vAlign w:val="bottom"/>
                <w:hideMark/>
              </w:tcPr>
            </w:tcPrChange>
          </w:tcPr>
          <w:p w14:paraId="4E36C55B" w14:textId="4DB9101E" w:rsidR="00884C10" w:rsidRPr="008536F7" w:rsidDel="00C1732E" w:rsidRDefault="00884C10">
            <w:pPr>
              <w:widowControl/>
              <w:snapToGrid w:val="0"/>
              <w:ind w:firstLine="567"/>
              <w:rPr>
                <w:ins w:id="4220" w:author="Ragdad Cani Miranti" w:date="2020-11-09T16:52:00Z"/>
                <w:del w:id="4221" w:author="Harry" w:date="2020-11-21T12:55:00Z"/>
                <w:rFonts w:ascii="Times New Roman" w:eastAsia="Times New Roman" w:hAnsi="Times New Roman" w:cs="Times New Roman"/>
                <w:color w:val="000000"/>
                <w:kern w:val="0"/>
                <w:sz w:val="18"/>
                <w:szCs w:val="18"/>
                <w:rPrChange w:id="4222" w:author="Harry" w:date="2020-11-21T12:51:00Z">
                  <w:rPr>
                    <w:ins w:id="4223" w:author="Ragdad Cani Miranti" w:date="2020-11-09T16:52:00Z"/>
                    <w:del w:id="4224" w:author="Harry" w:date="2020-11-21T12:55:00Z"/>
                    <w:rFonts w:ascii="Times New Roman" w:eastAsia="Times New Roman" w:hAnsi="Times New Roman" w:cs="Times New Roman"/>
                    <w:color w:val="000000"/>
                    <w:kern w:val="0"/>
                    <w:sz w:val="24"/>
                    <w:szCs w:val="24"/>
                  </w:rPr>
                </w:rPrChange>
              </w:rPr>
              <w:pPrChange w:id="4225" w:author="Harry" w:date="2020-11-28T17:40:00Z">
                <w:pPr>
                  <w:widowControl/>
                  <w:jc w:val="center"/>
                </w:pPr>
              </w:pPrChange>
            </w:pPr>
            <w:ins w:id="4226" w:author="Ragdad Cani Miranti" w:date="2020-11-09T16:52:00Z">
              <w:del w:id="4227" w:author="Harry" w:date="2020-11-21T12:55:00Z">
                <w:r w:rsidRPr="008536F7" w:rsidDel="00C1732E">
                  <w:rPr>
                    <w:rFonts w:ascii="Times New Roman" w:eastAsia="Times New Roman" w:hAnsi="Times New Roman" w:cs="Times New Roman"/>
                    <w:color w:val="000000"/>
                    <w:kern w:val="0"/>
                    <w:sz w:val="18"/>
                    <w:szCs w:val="18"/>
                    <w:rPrChange w:id="4228" w:author="Harry" w:date="2020-11-21T12:51:00Z">
                      <w:rPr>
                        <w:rFonts w:ascii="Times New Roman" w:eastAsia="Times New Roman" w:hAnsi="Times New Roman" w:cs="Times New Roman"/>
                        <w:color w:val="000000"/>
                        <w:kern w:val="0"/>
                        <w:sz w:val="24"/>
                        <w:szCs w:val="24"/>
                      </w:rPr>
                    </w:rPrChange>
                  </w:rPr>
                  <w:delText>0.098</w:delText>
                </w:r>
              </w:del>
            </w:ins>
          </w:p>
        </w:tc>
        <w:tc>
          <w:tcPr>
            <w:tcW w:w="992" w:type="dxa"/>
            <w:tcBorders>
              <w:top w:val="nil"/>
              <w:left w:val="nil"/>
              <w:bottom w:val="nil"/>
              <w:right w:val="nil"/>
            </w:tcBorders>
            <w:shd w:val="clear" w:color="auto" w:fill="auto"/>
            <w:noWrap/>
            <w:vAlign w:val="center"/>
            <w:hideMark/>
            <w:tcPrChange w:id="4229" w:author="Harry" w:date="2020-11-21T12:48:00Z">
              <w:tcPr>
                <w:tcW w:w="2329" w:type="dxa"/>
                <w:gridSpan w:val="2"/>
                <w:tcBorders>
                  <w:top w:val="nil"/>
                  <w:left w:val="nil"/>
                  <w:bottom w:val="nil"/>
                  <w:right w:val="nil"/>
                </w:tcBorders>
                <w:shd w:val="clear" w:color="auto" w:fill="auto"/>
                <w:noWrap/>
                <w:vAlign w:val="bottom"/>
                <w:hideMark/>
              </w:tcPr>
            </w:tcPrChange>
          </w:tcPr>
          <w:p w14:paraId="263E111F" w14:textId="1C21FB22" w:rsidR="00884C10" w:rsidRPr="008536F7" w:rsidDel="00C1732E" w:rsidRDefault="00884C10">
            <w:pPr>
              <w:widowControl/>
              <w:snapToGrid w:val="0"/>
              <w:ind w:firstLine="567"/>
              <w:rPr>
                <w:ins w:id="4230" w:author="Ragdad Cani Miranti" w:date="2020-11-09T16:52:00Z"/>
                <w:del w:id="4231" w:author="Harry" w:date="2020-11-21T12:55:00Z"/>
                <w:rFonts w:ascii="Times New Roman" w:eastAsia="Times New Roman" w:hAnsi="Times New Roman" w:cs="Times New Roman"/>
                <w:color w:val="000000"/>
                <w:kern w:val="0"/>
                <w:sz w:val="18"/>
                <w:szCs w:val="18"/>
                <w:rPrChange w:id="4232" w:author="Harry" w:date="2020-11-21T12:51:00Z">
                  <w:rPr>
                    <w:ins w:id="4233" w:author="Ragdad Cani Miranti" w:date="2020-11-09T16:52:00Z"/>
                    <w:del w:id="4234" w:author="Harry" w:date="2020-11-21T12:55:00Z"/>
                    <w:rFonts w:ascii="Times New Roman" w:eastAsia="Times New Roman" w:hAnsi="Times New Roman" w:cs="Times New Roman"/>
                    <w:color w:val="000000"/>
                    <w:kern w:val="0"/>
                    <w:sz w:val="24"/>
                    <w:szCs w:val="24"/>
                  </w:rPr>
                </w:rPrChange>
              </w:rPr>
              <w:pPrChange w:id="4235" w:author="Harry" w:date="2020-11-28T17:40:00Z">
                <w:pPr>
                  <w:widowControl/>
                  <w:jc w:val="center"/>
                </w:pPr>
              </w:pPrChange>
            </w:pPr>
            <w:ins w:id="4236" w:author="Ragdad Cani Miranti" w:date="2020-11-09T16:52:00Z">
              <w:del w:id="4237" w:author="Harry" w:date="2020-11-21T12:55:00Z">
                <w:r w:rsidRPr="008536F7" w:rsidDel="00C1732E">
                  <w:rPr>
                    <w:rFonts w:ascii="Times New Roman" w:eastAsia="Times New Roman" w:hAnsi="Times New Roman" w:cs="Times New Roman"/>
                    <w:color w:val="000000"/>
                    <w:kern w:val="0"/>
                    <w:sz w:val="18"/>
                    <w:szCs w:val="18"/>
                    <w:rPrChange w:id="4238" w:author="Harry" w:date="2020-11-21T12:51:00Z">
                      <w:rPr>
                        <w:rFonts w:ascii="Times New Roman" w:eastAsia="Times New Roman" w:hAnsi="Times New Roman" w:cs="Times New Roman"/>
                        <w:color w:val="000000"/>
                        <w:kern w:val="0"/>
                        <w:sz w:val="24"/>
                        <w:szCs w:val="24"/>
                      </w:rPr>
                    </w:rPrChange>
                  </w:rPr>
                  <w:delText>0.101</w:delText>
                </w:r>
              </w:del>
            </w:ins>
          </w:p>
        </w:tc>
      </w:tr>
      <w:tr w:rsidR="0058187F" w:rsidRPr="00884C10" w:rsidDel="00C1732E" w14:paraId="73F914CC" w14:textId="7972687D" w:rsidTr="008E309A">
        <w:trPr>
          <w:trHeight w:val="246"/>
          <w:ins w:id="4239" w:author="Ragdad Cani Miranti" w:date="2020-11-09T16:52:00Z"/>
          <w:del w:id="4240" w:author="Harry" w:date="2020-11-21T12:55:00Z"/>
          <w:trPrChange w:id="4241"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242" w:author="Harry" w:date="2020-11-21T12:48:00Z">
              <w:tcPr>
                <w:tcW w:w="2694" w:type="dxa"/>
                <w:tcBorders>
                  <w:top w:val="nil"/>
                  <w:left w:val="nil"/>
                  <w:bottom w:val="nil"/>
                  <w:right w:val="nil"/>
                </w:tcBorders>
                <w:shd w:val="clear" w:color="auto" w:fill="auto"/>
                <w:noWrap/>
                <w:vAlign w:val="bottom"/>
                <w:hideMark/>
              </w:tcPr>
            </w:tcPrChange>
          </w:tcPr>
          <w:p w14:paraId="0F3E0DC3" w14:textId="0ACA5A43" w:rsidR="00884C10" w:rsidRPr="008536F7" w:rsidDel="00C1732E" w:rsidRDefault="00884C10">
            <w:pPr>
              <w:widowControl/>
              <w:snapToGrid w:val="0"/>
              <w:ind w:firstLine="567"/>
              <w:rPr>
                <w:ins w:id="4243" w:author="Ragdad Cani Miranti" w:date="2020-11-09T16:52:00Z"/>
                <w:del w:id="4244" w:author="Harry" w:date="2020-11-21T12:55:00Z"/>
                <w:rFonts w:ascii="Times New Roman" w:eastAsia="Times New Roman" w:hAnsi="Times New Roman" w:cs="Times New Roman"/>
                <w:color w:val="000000"/>
                <w:kern w:val="0"/>
                <w:sz w:val="18"/>
                <w:szCs w:val="18"/>
                <w:rPrChange w:id="4245" w:author="Harry" w:date="2020-11-21T12:51:00Z">
                  <w:rPr>
                    <w:ins w:id="4246" w:author="Ragdad Cani Miranti" w:date="2020-11-09T16:52:00Z"/>
                    <w:del w:id="4247" w:author="Harry" w:date="2020-11-21T12:55:00Z"/>
                    <w:rFonts w:ascii="Times New Roman" w:eastAsia="Times New Roman" w:hAnsi="Times New Roman" w:cs="Times New Roman"/>
                    <w:color w:val="000000"/>
                    <w:kern w:val="0"/>
                    <w:sz w:val="24"/>
                    <w:szCs w:val="24"/>
                  </w:rPr>
                </w:rPrChange>
              </w:rPr>
              <w:pPrChange w:id="4248"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249" w:author="Harry" w:date="2020-11-21T12:48:00Z">
              <w:tcPr>
                <w:tcW w:w="992" w:type="dxa"/>
                <w:gridSpan w:val="2"/>
                <w:tcBorders>
                  <w:top w:val="nil"/>
                  <w:left w:val="nil"/>
                  <w:bottom w:val="nil"/>
                  <w:right w:val="nil"/>
                </w:tcBorders>
                <w:shd w:val="clear" w:color="auto" w:fill="auto"/>
                <w:noWrap/>
                <w:vAlign w:val="bottom"/>
                <w:hideMark/>
              </w:tcPr>
            </w:tcPrChange>
          </w:tcPr>
          <w:p w14:paraId="5AA2A9CF" w14:textId="583F3A88" w:rsidR="00884C10" w:rsidRPr="008536F7" w:rsidDel="00C1732E" w:rsidRDefault="00884C10">
            <w:pPr>
              <w:widowControl/>
              <w:snapToGrid w:val="0"/>
              <w:ind w:firstLine="567"/>
              <w:rPr>
                <w:ins w:id="4250" w:author="Ragdad Cani Miranti" w:date="2020-11-09T16:52:00Z"/>
                <w:del w:id="4251" w:author="Harry" w:date="2020-11-21T12:55:00Z"/>
                <w:rFonts w:ascii="Times New Roman" w:eastAsia="Times New Roman" w:hAnsi="Times New Roman" w:cs="Times New Roman"/>
                <w:color w:val="000000"/>
                <w:kern w:val="0"/>
                <w:sz w:val="18"/>
                <w:szCs w:val="18"/>
                <w:rPrChange w:id="4252" w:author="Harry" w:date="2020-11-21T12:51:00Z">
                  <w:rPr>
                    <w:ins w:id="4253" w:author="Ragdad Cani Miranti" w:date="2020-11-09T16:52:00Z"/>
                    <w:del w:id="4254" w:author="Harry" w:date="2020-11-21T12:55:00Z"/>
                    <w:rFonts w:ascii="Times New Roman" w:eastAsia="Times New Roman" w:hAnsi="Times New Roman" w:cs="Times New Roman"/>
                    <w:color w:val="000000"/>
                    <w:kern w:val="0"/>
                    <w:sz w:val="24"/>
                    <w:szCs w:val="24"/>
                  </w:rPr>
                </w:rPrChange>
              </w:rPr>
              <w:pPrChange w:id="4255" w:author="Harry" w:date="2020-11-28T17:40:00Z">
                <w:pPr>
                  <w:widowControl/>
                  <w:jc w:val="center"/>
                </w:pPr>
              </w:pPrChange>
            </w:pPr>
            <w:ins w:id="4256" w:author="Ragdad Cani Miranti" w:date="2020-11-09T16:52:00Z">
              <w:del w:id="4257" w:author="Harry" w:date="2020-11-21T12:55:00Z">
                <w:r w:rsidRPr="008536F7" w:rsidDel="00C1732E">
                  <w:rPr>
                    <w:rFonts w:ascii="Times New Roman" w:eastAsia="Times New Roman" w:hAnsi="Times New Roman" w:cs="Times New Roman"/>
                    <w:color w:val="000000"/>
                    <w:kern w:val="0"/>
                    <w:sz w:val="18"/>
                    <w:szCs w:val="18"/>
                    <w:rPrChange w:id="4258" w:author="Harry" w:date="2020-11-21T12:51:00Z">
                      <w:rPr>
                        <w:rFonts w:ascii="Times New Roman" w:eastAsia="Times New Roman" w:hAnsi="Times New Roman" w:cs="Times New Roman"/>
                        <w:color w:val="000000"/>
                        <w:kern w:val="0"/>
                        <w:sz w:val="24"/>
                        <w:szCs w:val="24"/>
                      </w:rPr>
                    </w:rPrChange>
                  </w:rPr>
                  <w:delText>(0.169)</w:delText>
                </w:r>
              </w:del>
            </w:ins>
          </w:p>
        </w:tc>
        <w:tc>
          <w:tcPr>
            <w:tcW w:w="992" w:type="dxa"/>
            <w:tcBorders>
              <w:top w:val="nil"/>
              <w:left w:val="nil"/>
              <w:bottom w:val="nil"/>
              <w:right w:val="nil"/>
            </w:tcBorders>
            <w:shd w:val="clear" w:color="auto" w:fill="auto"/>
            <w:noWrap/>
            <w:vAlign w:val="center"/>
            <w:hideMark/>
            <w:tcPrChange w:id="4259" w:author="Harry" w:date="2020-11-21T12:48:00Z">
              <w:tcPr>
                <w:tcW w:w="992" w:type="dxa"/>
                <w:tcBorders>
                  <w:top w:val="nil"/>
                  <w:left w:val="nil"/>
                  <w:bottom w:val="nil"/>
                  <w:right w:val="nil"/>
                </w:tcBorders>
                <w:shd w:val="clear" w:color="auto" w:fill="auto"/>
                <w:noWrap/>
                <w:vAlign w:val="bottom"/>
                <w:hideMark/>
              </w:tcPr>
            </w:tcPrChange>
          </w:tcPr>
          <w:p w14:paraId="2D595E57" w14:textId="2646AEAF" w:rsidR="00884C10" w:rsidRPr="008536F7" w:rsidDel="00C1732E" w:rsidRDefault="00884C10">
            <w:pPr>
              <w:widowControl/>
              <w:snapToGrid w:val="0"/>
              <w:ind w:firstLine="567"/>
              <w:rPr>
                <w:ins w:id="4260" w:author="Ragdad Cani Miranti" w:date="2020-11-09T16:52:00Z"/>
                <w:del w:id="4261" w:author="Harry" w:date="2020-11-21T12:55:00Z"/>
                <w:rFonts w:ascii="Times New Roman" w:eastAsia="Times New Roman" w:hAnsi="Times New Roman" w:cs="Times New Roman"/>
                <w:color w:val="000000"/>
                <w:kern w:val="0"/>
                <w:sz w:val="18"/>
                <w:szCs w:val="18"/>
                <w:rPrChange w:id="4262" w:author="Harry" w:date="2020-11-21T12:51:00Z">
                  <w:rPr>
                    <w:ins w:id="4263" w:author="Ragdad Cani Miranti" w:date="2020-11-09T16:52:00Z"/>
                    <w:del w:id="4264" w:author="Harry" w:date="2020-11-21T12:55:00Z"/>
                    <w:rFonts w:ascii="Times New Roman" w:eastAsia="Times New Roman" w:hAnsi="Times New Roman" w:cs="Times New Roman"/>
                    <w:color w:val="000000"/>
                    <w:kern w:val="0"/>
                    <w:sz w:val="24"/>
                    <w:szCs w:val="24"/>
                  </w:rPr>
                </w:rPrChange>
              </w:rPr>
              <w:pPrChange w:id="4265" w:author="Harry" w:date="2020-11-28T17:40:00Z">
                <w:pPr>
                  <w:widowControl/>
                  <w:jc w:val="center"/>
                </w:pPr>
              </w:pPrChange>
            </w:pPr>
            <w:ins w:id="4266" w:author="Ragdad Cani Miranti" w:date="2020-11-09T16:52:00Z">
              <w:del w:id="4267" w:author="Harry" w:date="2020-11-21T12:55:00Z">
                <w:r w:rsidRPr="008536F7" w:rsidDel="00C1732E">
                  <w:rPr>
                    <w:rFonts w:ascii="Times New Roman" w:eastAsia="Times New Roman" w:hAnsi="Times New Roman" w:cs="Times New Roman"/>
                    <w:color w:val="000000"/>
                    <w:kern w:val="0"/>
                    <w:sz w:val="18"/>
                    <w:szCs w:val="18"/>
                    <w:rPrChange w:id="4268" w:author="Harry" w:date="2020-11-21T12:51:00Z">
                      <w:rPr>
                        <w:rFonts w:ascii="Times New Roman" w:eastAsia="Times New Roman" w:hAnsi="Times New Roman" w:cs="Times New Roman"/>
                        <w:color w:val="000000"/>
                        <w:kern w:val="0"/>
                        <w:sz w:val="24"/>
                        <w:szCs w:val="24"/>
                      </w:rPr>
                    </w:rPrChange>
                  </w:rPr>
                  <w:delText>(0.216)</w:delText>
                </w:r>
              </w:del>
            </w:ins>
          </w:p>
        </w:tc>
        <w:tc>
          <w:tcPr>
            <w:tcW w:w="992" w:type="dxa"/>
            <w:tcBorders>
              <w:top w:val="nil"/>
              <w:left w:val="nil"/>
              <w:bottom w:val="nil"/>
              <w:right w:val="nil"/>
            </w:tcBorders>
            <w:shd w:val="clear" w:color="auto" w:fill="auto"/>
            <w:noWrap/>
            <w:vAlign w:val="center"/>
            <w:hideMark/>
            <w:tcPrChange w:id="4269" w:author="Harry" w:date="2020-11-21T12:48:00Z">
              <w:tcPr>
                <w:tcW w:w="992" w:type="dxa"/>
                <w:tcBorders>
                  <w:top w:val="nil"/>
                  <w:left w:val="nil"/>
                  <w:bottom w:val="nil"/>
                  <w:right w:val="nil"/>
                </w:tcBorders>
                <w:shd w:val="clear" w:color="auto" w:fill="auto"/>
                <w:noWrap/>
                <w:vAlign w:val="bottom"/>
                <w:hideMark/>
              </w:tcPr>
            </w:tcPrChange>
          </w:tcPr>
          <w:p w14:paraId="5884F7E9" w14:textId="516EAC31" w:rsidR="00884C10" w:rsidRPr="008536F7" w:rsidDel="00C1732E" w:rsidRDefault="00884C10">
            <w:pPr>
              <w:widowControl/>
              <w:snapToGrid w:val="0"/>
              <w:ind w:firstLine="567"/>
              <w:rPr>
                <w:ins w:id="4270" w:author="Ragdad Cani Miranti" w:date="2020-11-09T16:52:00Z"/>
                <w:del w:id="4271" w:author="Harry" w:date="2020-11-21T12:55:00Z"/>
                <w:rFonts w:ascii="Times New Roman" w:eastAsia="Times New Roman" w:hAnsi="Times New Roman" w:cs="Times New Roman"/>
                <w:color w:val="000000"/>
                <w:kern w:val="0"/>
                <w:sz w:val="18"/>
                <w:szCs w:val="18"/>
                <w:rPrChange w:id="4272" w:author="Harry" w:date="2020-11-21T12:51:00Z">
                  <w:rPr>
                    <w:ins w:id="4273" w:author="Ragdad Cani Miranti" w:date="2020-11-09T16:52:00Z"/>
                    <w:del w:id="4274" w:author="Harry" w:date="2020-11-21T12:55:00Z"/>
                    <w:rFonts w:ascii="Times New Roman" w:eastAsia="Times New Roman" w:hAnsi="Times New Roman" w:cs="Times New Roman"/>
                    <w:color w:val="000000"/>
                    <w:kern w:val="0"/>
                    <w:sz w:val="24"/>
                    <w:szCs w:val="24"/>
                  </w:rPr>
                </w:rPrChange>
              </w:rPr>
              <w:pPrChange w:id="4275" w:author="Harry" w:date="2020-11-28T17:40:00Z">
                <w:pPr>
                  <w:widowControl/>
                  <w:jc w:val="center"/>
                </w:pPr>
              </w:pPrChange>
            </w:pPr>
            <w:ins w:id="4276" w:author="Ragdad Cani Miranti" w:date="2020-11-09T16:52:00Z">
              <w:del w:id="4277" w:author="Harry" w:date="2020-11-21T12:55:00Z">
                <w:r w:rsidRPr="008536F7" w:rsidDel="00C1732E">
                  <w:rPr>
                    <w:rFonts w:ascii="Times New Roman" w:eastAsia="Times New Roman" w:hAnsi="Times New Roman" w:cs="Times New Roman"/>
                    <w:color w:val="000000"/>
                    <w:kern w:val="0"/>
                    <w:sz w:val="18"/>
                    <w:szCs w:val="18"/>
                    <w:rPrChange w:id="4278" w:author="Harry" w:date="2020-11-21T12:51:00Z">
                      <w:rPr>
                        <w:rFonts w:ascii="Times New Roman" w:eastAsia="Times New Roman" w:hAnsi="Times New Roman" w:cs="Times New Roman"/>
                        <w:color w:val="000000"/>
                        <w:kern w:val="0"/>
                        <w:sz w:val="24"/>
                        <w:szCs w:val="24"/>
                      </w:rPr>
                    </w:rPrChange>
                  </w:rPr>
                  <w:delText>(0.223)</w:delText>
                </w:r>
              </w:del>
            </w:ins>
          </w:p>
        </w:tc>
        <w:tc>
          <w:tcPr>
            <w:tcW w:w="993" w:type="dxa"/>
            <w:tcBorders>
              <w:top w:val="nil"/>
              <w:left w:val="nil"/>
              <w:bottom w:val="nil"/>
              <w:right w:val="nil"/>
            </w:tcBorders>
            <w:shd w:val="clear" w:color="auto" w:fill="auto"/>
            <w:noWrap/>
            <w:vAlign w:val="center"/>
            <w:hideMark/>
            <w:tcPrChange w:id="4279" w:author="Harry" w:date="2020-11-21T12:48:00Z">
              <w:tcPr>
                <w:tcW w:w="993" w:type="dxa"/>
                <w:tcBorders>
                  <w:top w:val="nil"/>
                  <w:left w:val="nil"/>
                  <w:bottom w:val="nil"/>
                  <w:right w:val="nil"/>
                </w:tcBorders>
                <w:shd w:val="clear" w:color="auto" w:fill="auto"/>
                <w:noWrap/>
                <w:vAlign w:val="bottom"/>
                <w:hideMark/>
              </w:tcPr>
            </w:tcPrChange>
          </w:tcPr>
          <w:p w14:paraId="00278A5A" w14:textId="685D7853" w:rsidR="00884C10" w:rsidRPr="008536F7" w:rsidDel="00C1732E" w:rsidRDefault="00884C10">
            <w:pPr>
              <w:widowControl/>
              <w:snapToGrid w:val="0"/>
              <w:ind w:firstLine="567"/>
              <w:rPr>
                <w:ins w:id="4280" w:author="Ragdad Cani Miranti" w:date="2020-11-09T16:52:00Z"/>
                <w:del w:id="4281" w:author="Harry" w:date="2020-11-21T12:55:00Z"/>
                <w:rFonts w:ascii="Times New Roman" w:eastAsia="Times New Roman" w:hAnsi="Times New Roman" w:cs="Times New Roman"/>
                <w:color w:val="000000"/>
                <w:kern w:val="0"/>
                <w:sz w:val="18"/>
                <w:szCs w:val="18"/>
                <w:rPrChange w:id="4282" w:author="Harry" w:date="2020-11-21T12:51:00Z">
                  <w:rPr>
                    <w:ins w:id="4283" w:author="Ragdad Cani Miranti" w:date="2020-11-09T16:52:00Z"/>
                    <w:del w:id="4284" w:author="Harry" w:date="2020-11-21T12:55:00Z"/>
                    <w:rFonts w:ascii="Times New Roman" w:eastAsia="Times New Roman" w:hAnsi="Times New Roman" w:cs="Times New Roman"/>
                    <w:color w:val="000000"/>
                    <w:kern w:val="0"/>
                    <w:sz w:val="24"/>
                    <w:szCs w:val="24"/>
                  </w:rPr>
                </w:rPrChange>
              </w:rPr>
              <w:pPrChange w:id="4285" w:author="Harry" w:date="2020-11-28T17:40:00Z">
                <w:pPr>
                  <w:widowControl/>
                  <w:jc w:val="center"/>
                </w:pPr>
              </w:pPrChange>
            </w:pPr>
            <w:ins w:id="4286" w:author="Ragdad Cani Miranti" w:date="2020-11-09T16:52:00Z">
              <w:del w:id="4287" w:author="Harry" w:date="2020-11-21T12:55:00Z">
                <w:r w:rsidRPr="008536F7" w:rsidDel="00C1732E">
                  <w:rPr>
                    <w:rFonts w:ascii="Times New Roman" w:eastAsia="Times New Roman" w:hAnsi="Times New Roman" w:cs="Times New Roman"/>
                    <w:color w:val="000000"/>
                    <w:kern w:val="0"/>
                    <w:sz w:val="18"/>
                    <w:szCs w:val="18"/>
                    <w:rPrChange w:id="4288" w:author="Harry" w:date="2020-11-21T12:51:00Z">
                      <w:rPr>
                        <w:rFonts w:ascii="Times New Roman" w:eastAsia="Times New Roman" w:hAnsi="Times New Roman" w:cs="Times New Roman"/>
                        <w:color w:val="000000"/>
                        <w:kern w:val="0"/>
                        <w:sz w:val="24"/>
                        <w:szCs w:val="24"/>
                      </w:rPr>
                    </w:rPrChange>
                  </w:rPr>
                  <w:delText>(0.167)</w:delText>
                </w:r>
              </w:del>
            </w:ins>
          </w:p>
        </w:tc>
        <w:tc>
          <w:tcPr>
            <w:tcW w:w="992" w:type="dxa"/>
            <w:tcBorders>
              <w:top w:val="nil"/>
              <w:left w:val="nil"/>
              <w:bottom w:val="nil"/>
              <w:right w:val="nil"/>
            </w:tcBorders>
            <w:shd w:val="clear" w:color="auto" w:fill="auto"/>
            <w:noWrap/>
            <w:vAlign w:val="center"/>
            <w:hideMark/>
            <w:tcPrChange w:id="4289" w:author="Harry" w:date="2020-11-21T12:48:00Z">
              <w:tcPr>
                <w:tcW w:w="992" w:type="dxa"/>
                <w:gridSpan w:val="2"/>
                <w:tcBorders>
                  <w:top w:val="nil"/>
                  <w:left w:val="nil"/>
                  <w:bottom w:val="nil"/>
                  <w:right w:val="nil"/>
                </w:tcBorders>
                <w:shd w:val="clear" w:color="auto" w:fill="auto"/>
                <w:noWrap/>
                <w:vAlign w:val="bottom"/>
                <w:hideMark/>
              </w:tcPr>
            </w:tcPrChange>
          </w:tcPr>
          <w:p w14:paraId="07F356F8" w14:textId="347AA22A" w:rsidR="00884C10" w:rsidRPr="008536F7" w:rsidDel="00C1732E" w:rsidRDefault="00884C10">
            <w:pPr>
              <w:widowControl/>
              <w:snapToGrid w:val="0"/>
              <w:ind w:firstLine="567"/>
              <w:rPr>
                <w:ins w:id="4290" w:author="Ragdad Cani Miranti" w:date="2020-11-09T16:52:00Z"/>
                <w:del w:id="4291" w:author="Harry" w:date="2020-11-21T12:55:00Z"/>
                <w:rFonts w:ascii="Times New Roman" w:eastAsia="Times New Roman" w:hAnsi="Times New Roman" w:cs="Times New Roman"/>
                <w:color w:val="000000"/>
                <w:kern w:val="0"/>
                <w:sz w:val="18"/>
                <w:szCs w:val="18"/>
                <w:rPrChange w:id="4292" w:author="Harry" w:date="2020-11-21T12:51:00Z">
                  <w:rPr>
                    <w:ins w:id="4293" w:author="Ragdad Cani Miranti" w:date="2020-11-09T16:52:00Z"/>
                    <w:del w:id="4294" w:author="Harry" w:date="2020-11-21T12:55:00Z"/>
                    <w:rFonts w:ascii="Times New Roman" w:eastAsia="Times New Roman" w:hAnsi="Times New Roman" w:cs="Times New Roman"/>
                    <w:color w:val="000000"/>
                    <w:kern w:val="0"/>
                    <w:sz w:val="24"/>
                    <w:szCs w:val="24"/>
                  </w:rPr>
                </w:rPrChange>
              </w:rPr>
              <w:pPrChange w:id="4295" w:author="Harry" w:date="2020-11-28T17:40:00Z">
                <w:pPr>
                  <w:widowControl/>
                  <w:jc w:val="center"/>
                </w:pPr>
              </w:pPrChange>
            </w:pPr>
            <w:ins w:id="4296" w:author="Ragdad Cani Miranti" w:date="2020-11-09T16:52:00Z">
              <w:del w:id="4297" w:author="Harry" w:date="2020-11-21T12:55:00Z">
                <w:r w:rsidRPr="008536F7" w:rsidDel="00C1732E">
                  <w:rPr>
                    <w:rFonts w:ascii="Times New Roman" w:eastAsia="Times New Roman" w:hAnsi="Times New Roman" w:cs="Times New Roman"/>
                    <w:color w:val="000000"/>
                    <w:kern w:val="0"/>
                    <w:sz w:val="18"/>
                    <w:szCs w:val="18"/>
                    <w:rPrChange w:id="4298" w:author="Harry" w:date="2020-11-21T12:51:00Z">
                      <w:rPr>
                        <w:rFonts w:ascii="Times New Roman" w:eastAsia="Times New Roman" w:hAnsi="Times New Roman" w:cs="Times New Roman"/>
                        <w:color w:val="000000"/>
                        <w:kern w:val="0"/>
                        <w:sz w:val="24"/>
                        <w:szCs w:val="24"/>
                      </w:rPr>
                    </w:rPrChange>
                  </w:rPr>
                  <w:delText>(0.184)</w:delText>
                </w:r>
              </w:del>
            </w:ins>
          </w:p>
        </w:tc>
        <w:tc>
          <w:tcPr>
            <w:tcW w:w="992" w:type="dxa"/>
            <w:tcBorders>
              <w:top w:val="nil"/>
              <w:left w:val="nil"/>
              <w:bottom w:val="nil"/>
              <w:right w:val="nil"/>
            </w:tcBorders>
            <w:shd w:val="clear" w:color="auto" w:fill="auto"/>
            <w:noWrap/>
            <w:vAlign w:val="center"/>
            <w:hideMark/>
            <w:tcPrChange w:id="4299" w:author="Harry" w:date="2020-11-21T12:48:00Z">
              <w:tcPr>
                <w:tcW w:w="2329" w:type="dxa"/>
                <w:gridSpan w:val="2"/>
                <w:tcBorders>
                  <w:top w:val="nil"/>
                  <w:left w:val="nil"/>
                  <w:bottom w:val="nil"/>
                  <w:right w:val="nil"/>
                </w:tcBorders>
                <w:shd w:val="clear" w:color="auto" w:fill="auto"/>
                <w:noWrap/>
                <w:vAlign w:val="bottom"/>
                <w:hideMark/>
              </w:tcPr>
            </w:tcPrChange>
          </w:tcPr>
          <w:p w14:paraId="1D5C2B62" w14:textId="618654DC" w:rsidR="00884C10" w:rsidRPr="008536F7" w:rsidDel="00C1732E" w:rsidRDefault="00884C10">
            <w:pPr>
              <w:widowControl/>
              <w:snapToGrid w:val="0"/>
              <w:ind w:firstLine="567"/>
              <w:rPr>
                <w:ins w:id="4300" w:author="Ragdad Cani Miranti" w:date="2020-11-09T16:52:00Z"/>
                <w:del w:id="4301" w:author="Harry" w:date="2020-11-21T12:55:00Z"/>
                <w:rFonts w:ascii="Times New Roman" w:eastAsia="Times New Roman" w:hAnsi="Times New Roman" w:cs="Times New Roman"/>
                <w:color w:val="000000"/>
                <w:kern w:val="0"/>
                <w:sz w:val="18"/>
                <w:szCs w:val="18"/>
                <w:rPrChange w:id="4302" w:author="Harry" w:date="2020-11-21T12:51:00Z">
                  <w:rPr>
                    <w:ins w:id="4303" w:author="Ragdad Cani Miranti" w:date="2020-11-09T16:52:00Z"/>
                    <w:del w:id="4304" w:author="Harry" w:date="2020-11-21T12:55:00Z"/>
                    <w:rFonts w:ascii="Times New Roman" w:eastAsia="Times New Roman" w:hAnsi="Times New Roman" w:cs="Times New Roman"/>
                    <w:color w:val="000000"/>
                    <w:kern w:val="0"/>
                    <w:sz w:val="24"/>
                    <w:szCs w:val="24"/>
                  </w:rPr>
                </w:rPrChange>
              </w:rPr>
              <w:pPrChange w:id="4305" w:author="Harry" w:date="2020-11-28T17:40:00Z">
                <w:pPr>
                  <w:widowControl/>
                  <w:jc w:val="center"/>
                </w:pPr>
              </w:pPrChange>
            </w:pPr>
            <w:ins w:id="4306" w:author="Ragdad Cani Miranti" w:date="2020-11-09T16:52:00Z">
              <w:del w:id="4307" w:author="Harry" w:date="2020-11-21T12:55:00Z">
                <w:r w:rsidRPr="008536F7" w:rsidDel="00C1732E">
                  <w:rPr>
                    <w:rFonts w:ascii="Times New Roman" w:eastAsia="Times New Roman" w:hAnsi="Times New Roman" w:cs="Times New Roman"/>
                    <w:color w:val="000000"/>
                    <w:kern w:val="0"/>
                    <w:sz w:val="18"/>
                    <w:szCs w:val="18"/>
                    <w:rPrChange w:id="4308" w:author="Harry" w:date="2020-11-21T12:51:00Z">
                      <w:rPr>
                        <w:rFonts w:ascii="Times New Roman" w:eastAsia="Times New Roman" w:hAnsi="Times New Roman" w:cs="Times New Roman"/>
                        <w:color w:val="000000"/>
                        <w:kern w:val="0"/>
                        <w:sz w:val="24"/>
                        <w:szCs w:val="24"/>
                      </w:rPr>
                    </w:rPrChange>
                  </w:rPr>
                  <w:delText>(0.189)</w:delText>
                </w:r>
              </w:del>
            </w:ins>
          </w:p>
        </w:tc>
      </w:tr>
      <w:tr w:rsidR="00884C10" w:rsidRPr="00884C10" w:rsidDel="00C1732E" w14:paraId="4EC6EA1A" w14:textId="14A8931A" w:rsidTr="008E309A">
        <w:tblPrEx>
          <w:tblPrExChange w:id="4309" w:author="Harry" w:date="2020-11-21T12:48:00Z">
            <w:tblPrEx>
              <w:tblW w:w="11438" w:type="dxa"/>
            </w:tblPrEx>
          </w:tblPrExChange>
        </w:tblPrEx>
        <w:trPr>
          <w:trHeight w:val="246"/>
          <w:ins w:id="4310" w:author="Ragdad Cani Miranti" w:date="2020-11-09T16:52:00Z"/>
          <w:del w:id="4311" w:author="Harry" w:date="2020-11-21T12:55:00Z"/>
          <w:trPrChange w:id="4312" w:author="Harry" w:date="2020-11-21T12:48:00Z">
            <w:trPr>
              <w:trHeight w:val="320"/>
            </w:trPr>
          </w:trPrChange>
        </w:trPr>
        <w:tc>
          <w:tcPr>
            <w:tcW w:w="8647" w:type="dxa"/>
            <w:gridSpan w:val="7"/>
            <w:tcBorders>
              <w:top w:val="single" w:sz="4" w:space="0" w:color="auto"/>
              <w:left w:val="nil"/>
              <w:right w:val="nil"/>
            </w:tcBorders>
            <w:shd w:val="clear" w:color="auto" w:fill="auto"/>
            <w:noWrap/>
            <w:vAlign w:val="center"/>
            <w:hideMark/>
            <w:tcPrChange w:id="4313" w:author="Harry" w:date="2020-11-21T12:48:00Z">
              <w:tcPr>
                <w:tcW w:w="11438" w:type="dxa"/>
                <w:gridSpan w:val="11"/>
                <w:tcBorders>
                  <w:top w:val="single" w:sz="4" w:space="0" w:color="auto"/>
                  <w:left w:val="nil"/>
                  <w:bottom w:val="single" w:sz="4" w:space="0" w:color="auto"/>
                  <w:right w:val="nil"/>
                </w:tcBorders>
                <w:shd w:val="clear" w:color="auto" w:fill="auto"/>
                <w:noWrap/>
                <w:vAlign w:val="bottom"/>
                <w:hideMark/>
              </w:tcPr>
            </w:tcPrChange>
          </w:tcPr>
          <w:p w14:paraId="359FCEA2" w14:textId="162B42A6" w:rsidR="00884C10" w:rsidRPr="008536F7" w:rsidDel="00C1732E" w:rsidRDefault="00884C10">
            <w:pPr>
              <w:widowControl/>
              <w:snapToGrid w:val="0"/>
              <w:ind w:firstLine="567"/>
              <w:rPr>
                <w:ins w:id="4314" w:author="Ragdad Cani Miranti" w:date="2020-11-09T16:52:00Z"/>
                <w:del w:id="4315" w:author="Harry" w:date="2020-11-21T12:55:00Z"/>
                <w:rFonts w:ascii="Times New Roman" w:eastAsia="Times New Roman" w:hAnsi="Times New Roman" w:cs="Times New Roman"/>
                <w:color w:val="000000"/>
                <w:kern w:val="0"/>
                <w:sz w:val="18"/>
                <w:szCs w:val="18"/>
                <w:rPrChange w:id="4316" w:author="Harry" w:date="2020-11-21T12:51:00Z">
                  <w:rPr>
                    <w:ins w:id="4317" w:author="Ragdad Cani Miranti" w:date="2020-11-09T16:52:00Z"/>
                    <w:del w:id="4318" w:author="Harry" w:date="2020-11-21T12:55:00Z"/>
                    <w:rFonts w:ascii="Times New Roman" w:eastAsia="Times New Roman" w:hAnsi="Times New Roman" w:cs="Times New Roman"/>
                    <w:color w:val="000000"/>
                    <w:kern w:val="0"/>
                    <w:sz w:val="24"/>
                    <w:szCs w:val="24"/>
                  </w:rPr>
                </w:rPrChange>
              </w:rPr>
              <w:pPrChange w:id="4319" w:author="Harry" w:date="2020-11-28T17:40:00Z">
                <w:pPr>
                  <w:widowControl/>
                  <w:jc w:val="center"/>
                </w:pPr>
              </w:pPrChange>
            </w:pPr>
            <w:ins w:id="4320" w:author="Ragdad Cani Miranti" w:date="2020-11-09T16:52:00Z">
              <w:del w:id="4321" w:author="Harry" w:date="2020-11-21T12:55:00Z">
                <w:r w:rsidRPr="008536F7" w:rsidDel="00C1732E">
                  <w:rPr>
                    <w:rFonts w:ascii="Times New Roman" w:eastAsia="Times New Roman" w:hAnsi="Times New Roman" w:cs="Times New Roman"/>
                    <w:color w:val="000000"/>
                    <w:kern w:val="0"/>
                    <w:sz w:val="18"/>
                    <w:szCs w:val="18"/>
                    <w:rPrChange w:id="4322" w:author="Harry" w:date="2020-11-21T12:51:00Z">
                      <w:rPr>
                        <w:rFonts w:ascii="Times New Roman" w:eastAsia="Times New Roman" w:hAnsi="Times New Roman" w:cs="Times New Roman"/>
                        <w:color w:val="000000"/>
                        <w:kern w:val="0"/>
                        <w:sz w:val="24"/>
                        <w:szCs w:val="24"/>
                      </w:rPr>
                    </w:rPrChange>
                  </w:rPr>
                  <w:delText>Model selection/information criteria</w:delText>
                </w:r>
              </w:del>
            </w:ins>
          </w:p>
        </w:tc>
      </w:tr>
      <w:tr w:rsidR="0058187F" w:rsidRPr="00884C10" w:rsidDel="00C1732E" w14:paraId="6B705E90" w14:textId="67D0181D" w:rsidTr="008E309A">
        <w:trPr>
          <w:trHeight w:val="246"/>
          <w:ins w:id="4323" w:author="Ragdad Cani Miranti" w:date="2020-11-09T16:52:00Z"/>
          <w:del w:id="4324" w:author="Harry" w:date="2020-11-21T12:55:00Z"/>
          <w:trPrChange w:id="4325"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326" w:author="Harry" w:date="2020-11-21T12:48:00Z">
              <w:tcPr>
                <w:tcW w:w="2694" w:type="dxa"/>
                <w:tcBorders>
                  <w:top w:val="nil"/>
                  <w:left w:val="nil"/>
                  <w:bottom w:val="nil"/>
                  <w:right w:val="nil"/>
                </w:tcBorders>
                <w:shd w:val="clear" w:color="auto" w:fill="auto"/>
                <w:noWrap/>
                <w:vAlign w:val="bottom"/>
                <w:hideMark/>
              </w:tcPr>
            </w:tcPrChange>
          </w:tcPr>
          <w:p w14:paraId="400FCBB3" w14:textId="4497E524" w:rsidR="00884C10" w:rsidRPr="008536F7" w:rsidDel="00C1732E" w:rsidRDefault="00884C10">
            <w:pPr>
              <w:widowControl/>
              <w:snapToGrid w:val="0"/>
              <w:ind w:firstLine="567"/>
              <w:rPr>
                <w:ins w:id="4327" w:author="Ragdad Cani Miranti" w:date="2020-11-09T16:52:00Z"/>
                <w:del w:id="4328" w:author="Harry" w:date="2020-11-21T12:55:00Z"/>
                <w:rFonts w:ascii="Times New Roman" w:eastAsia="Times New Roman" w:hAnsi="Times New Roman" w:cs="Times New Roman"/>
                <w:color w:val="000000"/>
                <w:kern w:val="0"/>
                <w:sz w:val="18"/>
                <w:szCs w:val="18"/>
                <w:rPrChange w:id="4329" w:author="Harry" w:date="2020-11-21T12:51:00Z">
                  <w:rPr>
                    <w:ins w:id="4330" w:author="Ragdad Cani Miranti" w:date="2020-11-09T16:52:00Z"/>
                    <w:del w:id="4331" w:author="Harry" w:date="2020-11-21T12:55:00Z"/>
                    <w:rFonts w:ascii="Times New Roman" w:eastAsia="Times New Roman" w:hAnsi="Times New Roman" w:cs="Times New Roman"/>
                    <w:color w:val="000000"/>
                    <w:kern w:val="0"/>
                    <w:sz w:val="24"/>
                    <w:szCs w:val="24"/>
                  </w:rPr>
                </w:rPrChange>
              </w:rPr>
              <w:pPrChange w:id="4332" w:author="Harry" w:date="2020-11-28T17:40:00Z">
                <w:pPr>
                  <w:widowControl/>
                  <w:jc w:val="left"/>
                </w:pPr>
              </w:pPrChange>
            </w:pPr>
            <w:ins w:id="4333" w:author="Ragdad Cani Miranti" w:date="2020-11-09T16:52:00Z">
              <w:del w:id="4334" w:author="Harry" w:date="2020-11-21T12:55:00Z">
                <w:r w:rsidRPr="008536F7" w:rsidDel="00C1732E">
                  <w:rPr>
                    <w:rFonts w:ascii="Times New Roman" w:eastAsia="Times New Roman" w:hAnsi="Times New Roman" w:cs="Times New Roman"/>
                    <w:color w:val="000000"/>
                    <w:kern w:val="0"/>
                    <w:sz w:val="18"/>
                    <w:szCs w:val="18"/>
                    <w:rPrChange w:id="4335" w:author="Harry" w:date="2020-11-21T12:51:00Z">
                      <w:rPr>
                        <w:rFonts w:ascii="Times New Roman" w:eastAsia="Times New Roman" w:hAnsi="Times New Roman" w:cs="Times New Roman"/>
                        <w:color w:val="000000"/>
                        <w:kern w:val="0"/>
                        <w:sz w:val="24"/>
                        <w:szCs w:val="24"/>
                      </w:rPr>
                    </w:rPrChange>
                  </w:rPr>
                  <w:delText>AIC</w:delText>
                </w:r>
              </w:del>
            </w:ins>
          </w:p>
        </w:tc>
        <w:tc>
          <w:tcPr>
            <w:tcW w:w="992" w:type="dxa"/>
            <w:tcBorders>
              <w:top w:val="nil"/>
              <w:left w:val="nil"/>
              <w:bottom w:val="nil"/>
              <w:right w:val="nil"/>
            </w:tcBorders>
            <w:shd w:val="clear" w:color="auto" w:fill="auto"/>
            <w:noWrap/>
            <w:vAlign w:val="center"/>
            <w:hideMark/>
            <w:tcPrChange w:id="4336" w:author="Harry" w:date="2020-11-21T12:48:00Z">
              <w:tcPr>
                <w:tcW w:w="992" w:type="dxa"/>
                <w:gridSpan w:val="2"/>
                <w:tcBorders>
                  <w:top w:val="nil"/>
                  <w:left w:val="nil"/>
                  <w:bottom w:val="nil"/>
                  <w:right w:val="nil"/>
                </w:tcBorders>
                <w:shd w:val="clear" w:color="auto" w:fill="auto"/>
                <w:noWrap/>
                <w:vAlign w:val="bottom"/>
                <w:hideMark/>
              </w:tcPr>
            </w:tcPrChange>
          </w:tcPr>
          <w:p w14:paraId="39066D37" w14:textId="0297422F" w:rsidR="00884C10" w:rsidRPr="008536F7" w:rsidDel="00C1732E" w:rsidRDefault="00884C10">
            <w:pPr>
              <w:widowControl/>
              <w:snapToGrid w:val="0"/>
              <w:ind w:firstLine="567"/>
              <w:rPr>
                <w:ins w:id="4337" w:author="Ragdad Cani Miranti" w:date="2020-11-09T16:52:00Z"/>
                <w:del w:id="4338" w:author="Harry" w:date="2020-11-21T12:55:00Z"/>
                <w:rFonts w:ascii="Times New Roman" w:eastAsia="Times New Roman" w:hAnsi="Times New Roman" w:cs="Times New Roman"/>
                <w:color w:val="000000"/>
                <w:kern w:val="0"/>
                <w:sz w:val="18"/>
                <w:szCs w:val="18"/>
                <w:rPrChange w:id="4339" w:author="Harry" w:date="2020-11-21T12:51:00Z">
                  <w:rPr>
                    <w:ins w:id="4340" w:author="Ragdad Cani Miranti" w:date="2020-11-09T16:52:00Z"/>
                    <w:del w:id="4341" w:author="Harry" w:date="2020-11-21T12:55:00Z"/>
                    <w:rFonts w:ascii="Times New Roman" w:eastAsia="Times New Roman" w:hAnsi="Times New Roman" w:cs="Times New Roman"/>
                    <w:color w:val="000000"/>
                    <w:kern w:val="0"/>
                    <w:sz w:val="24"/>
                    <w:szCs w:val="24"/>
                  </w:rPr>
                </w:rPrChange>
              </w:rPr>
              <w:pPrChange w:id="4342" w:author="Harry" w:date="2020-11-28T17:40:00Z">
                <w:pPr>
                  <w:widowControl/>
                  <w:jc w:val="right"/>
                </w:pPr>
              </w:pPrChange>
            </w:pPr>
            <w:ins w:id="4343" w:author="Ragdad Cani Miranti" w:date="2020-11-09T16:52:00Z">
              <w:del w:id="4344" w:author="Harry" w:date="2020-11-21T12:55:00Z">
                <w:r w:rsidRPr="008536F7" w:rsidDel="00C1732E">
                  <w:rPr>
                    <w:rFonts w:ascii="Times New Roman" w:eastAsia="Times New Roman" w:hAnsi="Times New Roman" w:cs="Times New Roman"/>
                    <w:color w:val="000000"/>
                    <w:kern w:val="0"/>
                    <w:sz w:val="18"/>
                    <w:szCs w:val="18"/>
                    <w:rPrChange w:id="4345" w:author="Harry" w:date="2020-11-21T12:51:00Z">
                      <w:rPr>
                        <w:rFonts w:ascii="Times New Roman" w:eastAsia="Times New Roman" w:hAnsi="Times New Roman" w:cs="Times New Roman"/>
                        <w:color w:val="000000"/>
                        <w:kern w:val="0"/>
                        <w:sz w:val="24"/>
                        <w:szCs w:val="24"/>
                      </w:rPr>
                    </w:rPrChange>
                  </w:rPr>
                  <w:delText>-70.570</w:delText>
                </w:r>
              </w:del>
            </w:ins>
          </w:p>
        </w:tc>
        <w:tc>
          <w:tcPr>
            <w:tcW w:w="992" w:type="dxa"/>
            <w:tcBorders>
              <w:top w:val="nil"/>
              <w:left w:val="nil"/>
              <w:bottom w:val="nil"/>
              <w:right w:val="nil"/>
            </w:tcBorders>
            <w:shd w:val="clear" w:color="auto" w:fill="auto"/>
            <w:noWrap/>
            <w:vAlign w:val="center"/>
            <w:hideMark/>
            <w:tcPrChange w:id="4346" w:author="Harry" w:date="2020-11-21T12:48:00Z">
              <w:tcPr>
                <w:tcW w:w="992" w:type="dxa"/>
                <w:tcBorders>
                  <w:top w:val="nil"/>
                  <w:left w:val="nil"/>
                  <w:bottom w:val="nil"/>
                  <w:right w:val="nil"/>
                </w:tcBorders>
                <w:shd w:val="clear" w:color="auto" w:fill="auto"/>
                <w:noWrap/>
                <w:vAlign w:val="bottom"/>
                <w:hideMark/>
              </w:tcPr>
            </w:tcPrChange>
          </w:tcPr>
          <w:p w14:paraId="4698B2FE" w14:textId="4F24ABBF" w:rsidR="00884C10" w:rsidRPr="008536F7" w:rsidDel="00C1732E" w:rsidRDefault="00884C10">
            <w:pPr>
              <w:widowControl/>
              <w:snapToGrid w:val="0"/>
              <w:ind w:firstLine="567"/>
              <w:rPr>
                <w:ins w:id="4347" w:author="Ragdad Cani Miranti" w:date="2020-11-09T16:52:00Z"/>
                <w:del w:id="4348" w:author="Harry" w:date="2020-11-21T12:55:00Z"/>
                <w:rFonts w:ascii="Times New Roman" w:eastAsia="Times New Roman" w:hAnsi="Times New Roman" w:cs="Times New Roman"/>
                <w:color w:val="000000"/>
                <w:kern w:val="0"/>
                <w:sz w:val="18"/>
                <w:szCs w:val="18"/>
                <w:rPrChange w:id="4349" w:author="Harry" w:date="2020-11-21T12:51:00Z">
                  <w:rPr>
                    <w:ins w:id="4350" w:author="Ragdad Cani Miranti" w:date="2020-11-09T16:52:00Z"/>
                    <w:del w:id="4351" w:author="Harry" w:date="2020-11-21T12:55:00Z"/>
                    <w:rFonts w:ascii="Times New Roman" w:eastAsia="Times New Roman" w:hAnsi="Times New Roman" w:cs="Times New Roman"/>
                    <w:color w:val="000000"/>
                    <w:kern w:val="0"/>
                    <w:sz w:val="24"/>
                    <w:szCs w:val="24"/>
                  </w:rPr>
                </w:rPrChange>
              </w:rPr>
              <w:pPrChange w:id="4352" w:author="Harry" w:date="2020-11-28T17:40:00Z">
                <w:pPr>
                  <w:widowControl/>
                  <w:jc w:val="right"/>
                </w:pPr>
              </w:pPrChange>
            </w:pPr>
            <w:ins w:id="4353" w:author="Ragdad Cani Miranti" w:date="2020-11-09T16:52:00Z">
              <w:del w:id="4354" w:author="Harry" w:date="2020-11-21T12:55:00Z">
                <w:r w:rsidRPr="008536F7" w:rsidDel="00C1732E">
                  <w:rPr>
                    <w:rFonts w:ascii="Times New Roman" w:eastAsia="Times New Roman" w:hAnsi="Times New Roman" w:cs="Times New Roman"/>
                    <w:color w:val="000000"/>
                    <w:kern w:val="0"/>
                    <w:sz w:val="18"/>
                    <w:szCs w:val="18"/>
                    <w:rPrChange w:id="4355" w:author="Harry" w:date="2020-11-21T12:51:00Z">
                      <w:rPr>
                        <w:rFonts w:ascii="Times New Roman" w:eastAsia="Times New Roman" w:hAnsi="Times New Roman" w:cs="Times New Roman"/>
                        <w:color w:val="000000"/>
                        <w:kern w:val="0"/>
                        <w:sz w:val="24"/>
                        <w:szCs w:val="24"/>
                      </w:rPr>
                    </w:rPrChange>
                  </w:rPr>
                  <w:delText>-67.653</w:delText>
                </w:r>
              </w:del>
            </w:ins>
          </w:p>
        </w:tc>
        <w:tc>
          <w:tcPr>
            <w:tcW w:w="992" w:type="dxa"/>
            <w:tcBorders>
              <w:top w:val="nil"/>
              <w:left w:val="nil"/>
              <w:bottom w:val="nil"/>
              <w:right w:val="nil"/>
            </w:tcBorders>
            <w:shd w:val="clear" w:color="auto" w:fill="auto"/>
            <w:noWrap/>
            <w:vAlign w:val="center"/>
            <w:hideMark/>
            <w:tcPrChange w:id="4356" w:author="Harry" w:date="2020-11-21T12:48:00Z">
              <w:tcPr>
                <w:tcW w:w="992" w:type="dxa"/>
                <w:tcBorders>
                  <w:top w:val="nil"/>
                  <w:left w:val="nil"/>
                  <w:bottom w:val="nil"/>
                  <w:right w:val="nil"/>
                </w:tcBorders>
                <w:shd w:val="clear" w:color="auto" w:fill="auto"/>
                <w:noWrap/>
                <w:vAlign w:val="bottom"/>
                <w:hideMark/>
              </w:tcPr>
            </w:tcPrChange>
          </w:tcPr>
          <w:p w14:paraId="6B179635" w14:textId="6B6DC304" w:rsidR="00884C10" w:rsidRPr="008536F7" w:rsidDel="00C1732E" w:rsidRDefault="00884C10">
            <w:pPr>
              <w:widowControl/>
              <w:snapToGrid w:val="0"/>
              <w:ind w:firstLine="567"/>
              <w:rPr>
                <w:ins w:id="4357" w:author="Ragdad Cani Miranti" w:date="2020-11-09T16:52:00Z"/>
                <w:del w:id="4358" w:author="Harry" w:date="2020-11-21T12:55:00Z"/>
                <w:rFonts w:ascii="Times New Roman" w:eastAsia="Times New Roman" w:hAnsi="Times New Roman" w:cs="Times New Roman"/>
                <w:color w:val="000000"/>
                <w:kern w:val="0"/>
                <w:sz w:val="18"/>
                <w:szCs w:val="18"/>
                <w:rPrChange w:id="4359" w:author="Harry" w:date="2020-11-21T12:51:00Z">
                  <w:rPr>
                    <w:ins w:id="4360" w:author="Ragdad Cani Miranti" w:date="2020-11-09T16:52:00Z"/>
                    <w:del w:id="4361" w:author="Harry" w:date="2020-11-21T12:55:00Z"/>
                    <w:rFonts w:ascii="Times New Roman" w:eastAsia="Times New Roman" w:hAnsi="Times New Roman" w:cs="Times New Roman"/>
                    <w:color w:val="000000"/>
                    <w:kern w:val="0"/>
                    <w:sz w:val="24"/>
                    <w:szCs w:val="24"/>
                  </w:rPr>
                </w:rPrChange>
              </w:rPr>
              <w:pPrChange w:id="4362" w:author="Harry" w:date="2020-11-28T17:40:00Z">
                <w:pPr>
                  <w:widowControl/>
                  <w:jc w:val="right"/>
                </w:pPr>
              </w:pPrChange>
            </w:pPr>
            <w:ins w:id="4363" w:author="Ragdad Cani Miranti" w:date="2020-11-09T16:52:00Z">
              <w:del w:id="4364" w:author="Harry" w:date="2020-11-21T12:55:00Z">
                <w:r w:rsidRPr="008536F7" w:rsidDel="00C1732E">
                  <w:rPr>
                    <w:rFonts w:ascii="Times New Roman" w:eastAsia="Times New Roman" w:hAnsi="Times New Roman" w:cs="Times New Roman"/>
                    <w:color w:val="000000"/>
                    <w:kern w:val="0"/>
                    <w:sz w:val="18"/>
                    <w:szCs w:val="18"/>
                    <w:rPrChange w:id="4365" w:author="Harry" w:date="2020-11-21T12:51:00Z">
                      <w:rPr>
                        <w:rFonts w:ascii="Times New Roman" w:eastAsia="Times New Roman" w:hAnsi="Times New Roman" w:cs="Times New Roman"/>
                        <w:color w:val="000000"/>
                        <w:kern w:val="0"/>
                        <w:sz w:val="24"/>
                        <w:szCs w:val="24"/>
                      </w:rPr>
                    </w:rPrChange>
                  </w:rPr>
                  <w:delText>-68.206</w:delText>
                </w:r>
              </w:del>
            </w:ins>
          </w:p>
        </w:tc>
        <w:tc>
          <w:tcPr>
            <w:tcW w:w="993" w:type="dxa"/>
            <w:tcBorders>
              <w:top w:val="nil"/>
              <w:left w:val="nil"/>
              <w:bottom w:val="nil"/>
              <w:right w:val="nil"/>
            </w:tcBorders>
            <w:shd w:val="clear" w:color="auto" w:fill="auto"/>
            <w:noWrap/>
            <w:vAlign w:val="center"/>
            <w:hideMark/>
            <w:tcPrChange w:id="4366" w:author="Harry" w:date="2020-11-21T12:48:00Z">
              <w:tcPr>
                <w:tcW w:w="993" w:type="dxa"/>
                <w:tcBorders>
                  <w:top w:val="nil"/>
                  <w:left w:val="nil"/>
                  <w:bottom w:val="nil"/>
                  <w:right w:val="nil"/>
                </w:tcBorders>
                <w:shd w:val="clear" w:color="auto" w:fill="auto"/>
                <w:noWrap/>
                <w:vAlign w:val="bottom"/>
                <w:hideMark/>
              </w:tcPr>
            </w:tcPrChange>
          </w:tcPr>
          <w:p w14:paraId="02EA6A97" w14:textId="522877D4" w:rsidR="00884C10" w:rsidRPr="008536F7" w:rsidDel="00C1732E" w:rsidRDefault="00884C10">
            <w:pPr>
              <w:widowControl/>
              <w:snapToGrid w:val="0"/>
              <w:ind w:firstLine="567"/>
              <w:rPr>
                <w:ins w:id="4367" w:author="Ragdad Cani Miranti" w:date="2020-11-09T16:52:00Z"/>
                <w:del w:id="4368" w:author="Harry" w:date="2020-11-21T12:55:00Z"/>
                <w:rFonts w:ascii="Times New Roman" w:eastAsia="Times New Roman" w:hAnsi="Times New Roman" w:cs="Times New Roman"/>
                <w:color w:val="000000"/>
                <w:kern w:val="0"/>
                <w:sz w:val="18"/>
                <w:szCs w:val="18"/>
                <w:rPrChange w:id="4369" w:author="Harry" w:date="2020-11-21T12:51:00Z">
                  <w:rPr>
                    <w:ins w:id="4370" w:author="Ragdad Cani Miranti" w:date="2020-11-09T16:52:00Z"/>
                    <w:del w:id="4371" w:author="Harry" w:date="2020-11-21T12:55:00Z"/>
                    <w:rFonts w:ascii="Times New Roman" w:eastAsia="Times New Roman" w:hAnsi="Times New Roman" w:cs="Times New Roman"/>
                    <w:color w:val="000000"/>
                    <w:kern w:val="0"/>
                    <w:sz w:val="24"/>
                    <w:szCs w:val="24"/>
                  </w:rPr>
                </w:rPrChange>
              </w:rPr>
              <w:pPrChange w:id="4372" w:author="Harry" w:date="2020-11-28T17:40:00Z">
                <w:pPr>
                  <w:widowControl/>
                  <w:jc w:val="right"/>
                </w:pPr>
              </w:pPrChange>
            </w:pPr>
            <w:ins w:id="4373" w:author="Ragdad Cani Miranti" w:date="2020-11-09T16:52:00Z">
              <w:del w:id="4374" w:author="Harry" w:date="2020-11-21T12:55:00Z">
                <w:r w:rsidRPr="008536F7" w:rsidDel="00C1732E">
                  <w:rPr>
                    <w:rFonts w:ascii="Times New Roman" w:eastAsia="Times New Roman" w:hAnsi="Times New Roman" w:cs="Times New Roman"/>
                    <w:color w:val="000000"/>
                    <w:kern w:val="0"/>
                    <w:sz w:val="18"/>
                    <w:szCs w:val="18"/>
                    <w:rPrChange w:id="4375" w:author="Harry" w:date="2020-11-21T12:51:00Z">
                      <w:rPr>
                        <w:rFonts w:ascii="Times New Roman" w:eastAsia="Times New Roman" w:hAnsi="Times New Roman" w:cs="Times New Roman"/>
                        <w:color w:val="000000"/>
                        <w:kern w:val="0"/>
                        <w:sz w:val="24"/>
                        <w:szCs w:val="24"/>
                      </w:rPr>
                    </w:rPrChange>
                  </w:rPr>
                  <w:delText>-81.104</w:delText>
                </w:r>
              </w:del>
            </w:ins>
          </w:p>
        </w:tc>
        <w:tc>
          <w:tcPr>
            <w:tcW w:w="992" w:type="dxa"/>
            <w:tcBorders>
              <w:top w:val="nil"/>
              <w:left w:val="nil"/>
              <w:bottom w:val="nil"/>
              <w:right w:val="nil"/>
            </w:tcBorders>
            <w:shd w:val="clear" w:color="auto" w:fill="auto"/>
            <w:noWrap/>
            <w:vAlign w:val="center"/>
            <w:hideMark/>
            <w:tcPrChange w:id="4376" w:author="Harry" w:date="2020-11-21T12:48:00Z">
              <w:tcPr>
                <w:tcW w:w="992" w:type="dxa"/>
                <w:gridSpan w:val="2"/>
                <w:tcBorders>
                  <w:top w:val="nil"/>
                  <w:left w:val="nil"/>
                  <w:bottom w:val="nil"/>
                  <w:right w:val="nil"/>
                </w:tcBorders>
                <w:shd w:val="clear" w:color="auto" w:fill="auto"/>
                <w:noWrap/>
                <w:vAlign w:val="bottom"/>
                <w:hideMark/>
              </w:tcPr>
            </w:tcPrChange>
          </w:tcPr>
          <w:p w14:paraId="7607D5BB" w14:textId="48710A73" w:rsidR="00884C10" w:rsidRPr="008536F7" w:rsidDel="00C1732E" w:rsidRDefault="00884C10">
            <w:pPr>
              <w:widowControl/>
              <w:snapToGrid w:val="0"/>
              <w:ind w:firstLine="567"/>
              <w:rPr>
                <w:ins w:id="4377" w:author="Ragdad Cani Miranti" w:date="2020-11-09T16:52:00Z"/>
                <w:del w:id="4378" w:author="Harry" w:date="2020-11-21T12:55:00Z"/>
                <w:rFonts w:ascii="Times New Roman" w:eastAsia="Times New Roman" w:hAnsi="Times New Roman" w:cs="Times New Roman"/>
                <w:color w:val="000000"/>
                <w:kern w:val="0"/>
                <w:sz w:val="18"/>
                <w:szCs w:val="18"/>
                <w:rPrChange w:id="4379" w:author="Harry" w:date="2020-11-21T12:51:00Z">
                  <w:rPr>
                    <w:ins w:id="4380" w:author="Ragdad Cani Miranti" w:date="2020-11-09T16:52:00Z"/>
                    <w:del w:id="4381" w:author="Harry" w:date="2020-11-21T12:55:00Z"/>
                    <w:rFonts w:ascii="Times New Roman" w:eastAsia="Times New Roman" w:hAnsi="Times New Roman" w:cs="Times New Roman"/>
                    <w:color w:val="000000"/>
                    <w:kern w:val="0"/>
                    <w:sz w:val="24"/>
                    <w:szCs w:val="24"/>
                  </w:rPr>
                </w:rPrChange>
              </w:rPr>
              <w:pPrChange w:id="4382" w:author="Harry" w:date="2020-11-28T17:40:00Z">
                <w:pPr>
                  <w:widowControl/>
                  <w:jc w:val="right"/>
                </w:pPr>
              </w:pPrChange>
            </w:pPr>
            <w:ins w:id="4383" w:author="Ragdad Cani Miranti" w:date="2020-11-09T16:52:00Z">
              <w:del w:id="4384" w:author="Harry" w:date="2020-11-21T12:55:00Z">
                <w:r w:rsidRPr="008536F7" w:rsidDel="00C1732E">
                  <w:rPr>
                    <w:rFonts w:ascii="Times New Roman" w:eastAsia="Times New Roman" w:hAnsi="Times New Roman" w:cs="Times New Roman"/>
                    <w:color w:val="000000"/>
                    <w:kern w:val="0"/>
                    <w:sz w:val="18"/>
                    <w:szCs w:val="18"/>
                    <w:rPrChange w:id="4385" w:author="Harry" w:date="2020-11-21T12:51:00Z">
                      <w:rPr>
                        <w:rFonts w:ascii="Times New Roman" w:eastAsia="Times New Roman" w:hAnsi="Times New Roman" w:cs="Times New Roman"/>
                        <w:color w:val="000000"/>
                        <w:kern w:val="0"/>
                        <w:sz w:val="24"/>
                        <w:szCs w:val="24"/>
                      </w:rPr>
                    </w:rPrChange>
                  </w:rPr>
                  <w:delText>-77.109</w:delText>
                </w:r>
              </w:del>
            </w:ins>
          </w:p>
        </w:tc>
        <w:tc>
          <w:tcPr>
            <w:tcW w:w="992" w:type="dxa"/>
            <w:tcBorders>
              <w:top w:val="nil"/>
              <w:left w:val="nil"/>
              <w:bottom w:val="nil"/>
              <w:right w:val="nil"/>
            </w:tcBorders>
            <w:shd w:val="clear" w:color="auto" w:fill="auto"/>
            <w:noWrap/>
            <w:vAlign w:val="center"/>
            <w:hideMark/>
            <w:tcPrChange w:id="4386" w:author="Harry" w:date="2020-11-21T12:48:00Z">
              <w:tcPr>
                <w:tcW w:w="2329" w:type="dxa"/>
                <w:gridSpan w:val="2"/>
                <w:tcBorders>
                  <w:top w:val="nil"/>
                  <w:left w:val="nil"/>
                  <w:bottom w:val="nil"/>
                  <w:right w:val="nil"/>
                </w:tcBorders>
                <w:shd w:val="clear" w:color="auto" w:fill="auto"/>
                <w:noWrap/>
                <w:vAlign w:val="bottom"/>
                <w:hideMark/>
              </w:tcPr>
            </w:tcPrChange>
          </w:tcPr>
          <w:p w14:paraId="259F4D97" w14:textId="37197CA8" w:rsidR="00884C10" w:rsidRPr="008536F7" w:rsidDel="00C1732E" w:rsidRDefault="00884C10">
            <w:pPr>
              <w:widowControl/>
              <w:snapToGrid w:val="0"/>
              <w:ind w:firstLine="567"/>
              <w:rPr>
                <w:ins w:id="4387" w:author="Ragdad Cani Miranti" w:date="2020-11-09T16:52:00Z"/>
                <w:del w:id="4388" w:author="Harry" w:date="2020-11-21T12:55:00Z"/>
                <w:rFonts w:ascii="Times New Roman" w:eastAsia="Times New Roman" w:hAnsi="Times New Roman" w:cs="Times New Roman"/>
                <w:color w:val="000000"/>
                <w:kern w:val="0"/>
                <w:sz w:val="18"/>
                <w:szCs w:val="18"/>
                <w:rPrChange w:id="4389" w:author="Harry" w:date="2020-11-21T12:51:00Z">
                  <w:rPr>
                    <w:ins w:id="4390" w:author="Ragdad Cani Miranti" w:date="2020-11-09T16:52:00Z"/>
                    <w:del w:id="4391" w:author="Harry" w:date="2020-11-21T12:55:00Z"/>
                    <w:rFonts w:ascii="Times New Roman" w:eastAsia="Times New Roman" w:hAnsi="Times New Roman" w:cs="Times New Roman"/>
                    <w:color w:val="000000"/>
                    <w:kern w:val="0"/>
                    <w:sz w:val="24"/>
                    <w:szCs w:val="24"/>
                  </w:rPr>
                </w:rPrChange>
              </w:rPr>
              <w:pPrChange w:id="4392" w:author="Harry" w:date="2020-11-28T17:40:00Z">
                <w:pPr>
                  <w:widowControl/>
                  <w:jc w:val="right"/>
                </w:pPr>
              </w:pPrChange>
            </w:pPr>
            <w:ins w:id="4393" w:author="Ragdad Cani Miranti" w:date="2020-11-09T16:52:00Z">
              <w:del w:id="4394" w:author="Harry" w:date="2020-11-21T12:55:00Z">
                <w:r w:rsidRPr="008536F7" w:rsidDel="00C1732E">
                  <w:rPr>
                    <w:rFonts w:ascii="Times New Roman" w:eastAsia="Times New Roman" w:hAnsi="Times New Roman" w:cs="Times New Roman"/>
                    <w:color w:val="000000"/>
                    <w:kern w:val="0"/>
                    <w:sz w:val="18"/>
                    <w:szCs w:val="18"/>
                    <w:rPrChange w:id="4395" w:author="Harry" w:date="2020-11-21T12:51:00Z">
                      <w:rPr>
                        <w:rFonts w:ascii="Times New Roman" w:eastAsia="Times New Roman" w:hAnsi="Times New Roman" w:cs="Times New Roman"/>
                        <w:color w:val="000000"/>
                        <w:kern w:val="0"/>
                        <w:sz w:val="24"/>
                        <w:szCs w:val="24"/>
                      </w:rPr>
                    </w:rPrChange>
                  </w:rPr>
                  <w:delText>-77.105</w:delText>
                </w:r>
              </w:del>
            </w:ins>
          </w:p>
        </w:tc>
      </w:tr>
      <w:tr w:rsidR="0058187F" w:rsidRPr="00884C10" w:rsidDel="00C1732E" w14:paraId="51F17440" w14:textId="41412343" w:rsidTr="008E309A">
        <w:trPr>
          <w:trHeight w:val="261"/>
          <w:ins w:id="4396" w:author="Ragdad Cani Miranti" w:date="2020-11-09T16:52:00Z"/>
          <w:del w:id="4397" w:author="Harry" w:date="2020-11-21T12:55:00Z"/>
          <w:trPrChange w:id="4398" w:author="Harry" w:date="2020-11-21T12:48:00Z">
            <w:trPr>
              <w:gridAfter w:val="0"/>
              <w:trHeight w:val="261"/>
            </w:trPr>
          </w:trPrChange>
        </w:trPr>
        <w:tc>
          <w:tcPr>
            <w:tcW w:w="2694" w:type="dxa"/>
            <w:tcBorders>
              <w:top w:val="nil"/>
              <w:left w:val="nil"/>
              <w:bottom w:val="single" w:sz="4" w:space="0" w:color="auto"/>
              <w:right w:val="nil"/>
            </w:tcBorders>
            <w:shd w:val="clear" w:color="auto" w:fill="auto"/>
            <w:noWrap/>
            <w:vAlign w:val="bottom"/>
            <w:hideMark/>
            <w:tcPrChange w:id="4399" w:author="Harry" w:date="2020-11-21T12:48:00Z">
              <w:tcPr>
                <w:tcW w:w="2694" w:type="dxa"/>
                <w:tcBorders>
                  <w:top w:val="nil"/>
                  <w:left w:val="nil"/>
                  <w:bottom w:val="single" w:sz="4" w:space="0" w:color="auto"/>
                  <w:right w:val="nil"/>
                </w:tcBorders>
                <w:shd w:val="clear" w:color="auto" w:fill="auto"/>
                <w:noWrap/>
                <w:vAlign w:val="bottom"/>
                <w:hideMark/>
              </w:tcPr>
            </w:tcPrChange>
          </w:tcPr>
          <w:p w14:paraId="50E8A9CE" w14:textId="0CC3F550" w:rsidR="00884C10" w:rsidRPr="008536F7" w:rsidDel="00C1732E" w:rsidRDefault="00884C10">
            <w:pPr>
              <w:widowControl/>
              <w:snapToGrid w:val="0"/>
              <w:ind w:firstLine="567"/>
              <w:rPr>
                <w:ins w:id="4400" w:author="Ragdad Cani Miranti" w:date="2020-11-09T16:52:00Z"/>
                <w:del w:id="4401" w:author="Harry" w:date="2020-11-21T12:55:00Z"/>
                <w:rFonts w:ascii="Times New Roman" w:eastAsia="Times New Roman" w:hAnsi="Times New Roman" w:cs="Times New Roman"/>
                <w:color w:val="000000"/>
                <w:kern w:val="0"/>
                <w:sz w:val="18"/>
                <w:szCs w:val="18"/>
                <w:rPrChange w:id="4402" w:author="Harry" w:date="2020-11-21T12:51:00Z">
                  <w:rPr>
                    <w:ins w:id="4403" w:author="Ragdad Cani Miranti" w:date="2020-11-09T16:52:00Z"/>
                    <w:del w:id="4404" w:author="Harry" w:date="2020-11-21T12:55:00Z"/>
                    <w:rFonts w:ascii="Times New Roman" w:eastAsia="Times New Roman" w:hAnsi="Times New Roman" w:cs="Times New Roman"/>
                    <w:color w:val="000000"/>
                    <w:kern w:val="0"/>
                    <w:sz w:val="24"/>
                    <w:szCs w:val="24"/>
                  </w:rPr>
                </w:rPrChange>
              </w:rPr>
              <w:pPrChange w:id="4405" w:author="Harry" w:date="2020-11-28T17:40:00Z">
                <w:pPr>
                  <w:widowControl/>
                  <w:jc w:val="left"/>
                </w:pPr>
              </w:pPrChange>
            </w:pPr>
            <w:ins w:id="4406" w:author="Ragdad Cani Miranti" w:date="2020-11-09T16:52:00Z">
              <w:del w:id="4407" w:author="Harry" w:date="2020-11-21T12:55:00Z">
                <w:r w:rsidRPr="008536F7" w:rsidDel="00C1732E">
                  <w:rPr>
                    <w:rFonts w:ascii="Times New Roman" w:eastAsia="Times New Roman" w:hAnsi="Times New Roman" w:cs="Times New Roman"/>
                    <w:color w:val="000000"/>
                    <w:kern w:val="0"/>
                    <w:sz w:val="18"/>
                    <w:szCs w:val="18"/>
                    <w:rPrChange w:id="4408" w:author="Harry" w:date="2020-11-21T12:51:00Z">
                      <w:rPr>
                        <w:rFonts w:ascii="Times New Roman" w:eastAsia="Times New Roman" w:hAnsi="Times New Roman" w:cs="Times New Roman"/>
                        <w:color w:val="000000"/>
                        <w:kern w:val="0"/>
                        <w:sz w:val="24"/>
                        <w:szCs w:val="24"/>
                      </w:rPr>
                    </w:rPrChange>
                  </w:rPr>
                  <w:delText>BIC</w:delText>
                </w:r>
              </w:del>
            </w:ins>
          </w:p>
        </w:tc>
        <w:tc>
          <w:tcPr>
            <w:tcW w:w="992" w:type="dxa"/>
            <w:tcBorders>
              <w:top w:val="nil"/>
              <w:left w:val="nil"/>
              <w:bottom w:val="single" w:sz="4" w:space="0" w:color="auto"/>
              <w:right w:val="nil"/>
            </w:tcBorders>
            <w:shd w:val="clear" w:color="auto" w:fill="auto"/>
            <w:noWrap/>
            <w:vAlign w:val="center"/>
            <w:hideMark/>
            <w:tcPrChange w:id="4409" w:author="Harry" w:date="2020-11-21T12:48:00Z">
              <w:tcPr>
                <w:tcW w:w="992" w:type="dxa"/>
                <w:gridSpan w:val="2"/>
                <w:tcBorders>
                  <w:top w:val="nil"/>
                  <w:left w:val="nil"/>
                  <w:bottom w:val="single" w:sz="4" w:space="0" w:color="auto"/>
                  <w:right w:val="nil"/>
                </w:tcBorders>
                <w:shd w:val="clear" w:color="auto" w:fill="auto"/>
                <w:noWrap/>
                <w:vAlign w:val="bottom"/>
                <w:hideMark/>
              </w:tcPr>
            </w:tcPrChange>
          </w:tcPr>
          <w:p w14:paraId="08C72878" w14:textId="1C265397" w:rsidR="00884C10" w:rsidRPr="008536F7" w:rsidDel="00C1732E" w:rsidRDefault="00884C10">
            <w:pPr>
              <w:widowControl/>
              <w:snapToGrid w:val="0"/>
              <w:ind w:firstLine="567"/>
              <w:rPr>
                <w:ins w:id="4410" w:author="Ragdad Cani Miranti" w:date="2020-11-09T16:52:00Z"/>
                <w:del w:id="4411" w:author="Harry" w:date="2020-11-21T12:55:00Z"/>
                <w:rFonts w:ascii="Times New Roman" w:eastAsia="Times New Roman" w:hAnsi="Times New Roman" w:cs="Times New Roman"/>
                <w:color w:val="000000"/>
                <w:kern w:val="0"/>
                <w:sz w:val="18"/>
                <w:szCs w:val="18"/>
                <w:rPrChange w:id="4412" w:author="Harry" w:date="2020-11-21T12:51:00Z">
                  <w:rPr>
                    <w:ins w:id="4413" w:author="Ragdad Cani Miranti" w:date="2020-11-09T16:52:00Z"/>
                    <w:del w:id="4414" w:author="Harry" w:date="2020-11-21T12:55:00Z"/>
                    <w:rFonts w:ascii="Times New Roman" w:eastAsia="Times New Roman" w:hAnsi="Times New Roman" w:cs="Times New Roman"/>
                    <w:color w:val="000000"/>
                    <w:kern w:val="0"/>
                    <w:sz w:val="24"/>
                    <w:szCs w:val="24"/>
                  </w:rPr>
                </w:rPrChange>
              </w:rPr>
              <w:pPrChange w:id="4415" w:author="Harry" w:date="2020-11-28T17:40:00Z">
                <w:pPr>
                  <w:widowControl/>
                  <w:jc w:val="right"/>
                </w:pPr>
              </w:pPrChange>
            </w:pPr>
            <w:ins w:id="4416" w:author="Ragdad Cani Miranti" w:date="2020-11-09T16:52:00Z">
              <w:del w:id="4417" w:author="Harry" w:date="2020-11-21T12:55:00Z">
                <w:r w:rsidRPr="008536F7" w:rsidDel="00C1732E">
                  <w:rPr>
                    <w:rFonts w:ascii="Times New Roman" w:eastAsia="Times New Roman" w:hAnsi="Times New Roman" w:cs="Times New Roman"/>
                    <w:color w:val="000000"/>
                    <w:kern w:val="0"/>
                    <w:sz w:val="18"/>
                    <w:szCs w:val="18"/>
                    <w:rPrChange w:id="4418" w:author="Harry" w:date="2020-11-21T12:51:00Z">
                      <w:rPr>
                        <w:rFonts w:ascii="Times New Roman" w:eastAsia="Times New Roman" w:hAnsi="Times New Roman" w:cs="Times New Roman"/>
                        <w:color w:val="000000"/>
                        <w:kern w:val="0"/>
                        <w:sz w:val="24"/>
                        <w:szCs w:val="24"/>
                      </w:rPr>
                    </w:rPrChange>
                  </w:rPr>
                  <w:delText>-67.518</w:delText>
                </w:r>
              </w:del>
            </w:ins>
          </w:p>
        </w:tc>
        <w:tc>
          <w:tcPr>
            <w:tcW w:w="992" w:type="dxa"/>
            <w:tcBorders>
              <w:top w:val="nil"/>
              <w:left w:val="nil"/>
              <w:bottom w:val="single" w:sz="4" w:space="0" w:color="auto"/>
              <w:right w:val="nil"/>
            </w:tcBorders>
            <w:shd w:val="clear" w:color="auto" w:fill="auto"/>
            <w:noWrap/>
            <w:vAlign w:val="center"/>
            <w:hideMark/>
            <w:tcPrChange w:id="4419" w:author="Harry" w:date="2020-11-21T12:48:00Z">
              <w:tcPr>
                <w:tcW w:w="992" w:type="dxa"/>
                <w:tcBorders>
                  <w:top w:val="nil"/>
                  <w:left w:val="nil"/>
                  <w:bottom w:val="single" w:sz="4" w:space="0" w:color="auto"/>
                  <w:right w:val="nil"/>
                </w:tcBorders>
                <w:shd w:val="clear" w:color="auto" w:fill="auto"/>
                <w:noWrap/>
                <w:vAlign w:val="bottom"/>
                <w:hideMark/>
              </w:tcPr>
            </w:tcPrChange>
          </w:tcPr>
          <w:p w14:paraId="5B6834E5" w14:textId="08019AD7" w:rsidR="00884C10" w:rsidRPr="008536F7" w:rsidDel="00C1732E" w:rsidRDefault="00884C10">
            <w:pPr>
              <w:widowControl/>
              <w:snapToGrid w:val="0"/>
              <w:ind w:firstLine="567"/>
              <w:rPr>
                <w:ins w:id="4420" w:author="Ragdad Cani Miranti" w:date="2020-11-09T16:52:00Z"/>
                <w:del w:id="4421" w:author="Harry" w:date="2020-11-21T12:55:00Z"/>
                <w:rFonts w:ascii="Times New Roman" w:eastAsia="Times New Roman" w:hAnsi="Times New Roman" w:cs="Times New Roman"/>
                <w:color w:val="000000"/>
                <w:kern w:val="0"/>
                <w:sz w:val="18"/>
                <w:szCs w:val="18"/>
                <w:rPrChange w:id="4422" w:author="Harry" w:date="2020-11-21T12:51:00Z">
                  <w:rPr>
                    <w:ins w:id="4423" w:author="Ragdad Cani Miranti" w:date="2020-11-09T16:52:00Z"/>
                    <w:del w:id="4424" w:author="Harry" w:date="2020-11-21T12:55:00Z"/>
                    <w:rFonts w:ascii="Times New Roman" w:eastAsia="Times New Roman" w:hAnsi="Times New Roman" w:cs="Times New Roman"/>
                    <w:color w:val="000000"/>
                    <w:kern w:val="0"/>
                    <w:sz w:val="24"/>
                    <w:szCs w:val="24"/>
                  </w:rPr>
                </w:rPrChange>
              </w:rPr>
              <w:pPrChange w:id="4425" w:author="Harry" w:date="2020-11-28T17:40:00Z">
                <w:pPr>
                  <w:widowControl/>
                  <w:jc w:val="right"/>
                </w:pPr>
              </w:pPrChange>
            </w:pPr>
            <w:ins w:id="4426" w:author="Ragdad Cani Miranti" w:date="2020-11-09T16:52:00Z">
              <w:del w:id="4427" w:author="Harry" w:date="2020-11-21T12:55:00Z">
                <w:r w:rsidRPr="008536F7" w:rsidDel="00C1732E">
                  <w:rPr>
                    <w:rFonts w:ascii="Times New Roman" w:eastAsia="Times New Roman" w:hAnsi="Times New Roman" w:cs="Times New Roman"/>
                    <w:color w:val="000000"/>
                    <w:kern w:val="0"/>
                    <w:sz w:val="18"/>
                    <w:szCs w:val="18"/>
                    <w:rPrChange w:id="4428" w:author="Harry" w:date="2020-11-21T12:51:00Z">
                      <w:rPr>
                        <w:rFonts w:ascii="Times New Roman" w:eastAsia="Times New Roman" w:hAnsi="Times New Roman" w:cs="Times New Roman"/>
                        <w:color w:val="000000"/>
                        <w:kern w:val="0"/>
                        <w:sz w:val="24"/>
                        <w:szCs w:val="24"/>
                      </w:rPr>
                    </w:rPrChange>
                  </w:rPr>
                  <w:delText>-61.548</w:delText>
                </w:r>
              </w:del>
            </w:ins>
          </w:p>
        </w:tc>
        <w:tc>
          <w:tcPr>
            <w:tcW w:w="992" w:type="dxa"/>
            <w:tcBorders>
              <w:top w:val="nil"/>
              <w:left w:val="nil"/>
              <w:bottom w:val="single" w:sz="4" w:space="0" w:color="auto"/>
              <w:right w:val="nil"/>
            </w:tcBorders>
            <w:shd w:val="clear" w:color="auto" w:fill="auto"/>
            <w:noWrap/>
            <w:vAlign w:val="center"/>
            <w:hideMark/>
            <w:tcPrChange w:id="4429" w:author="Harry" w:date="2020-11-21T12:48:00Z">
              <w:tcPr>
                <w:tcW w:w="992" w:type="dxa"/>
                <w:tcBorders>
                  <w:top w:val="nil"/>
                  <w:left w:val="nil"/>
                  <w:bottom w:val="single" w:sz="4" w:space="0" w:color="auto"/>
                  <w:right w:val="nil"/>
                </w:tcBorders>
                <w:shd w:val="clear" w:color="auto" w:fill="auto"/>
                <w:noWrap/>
                <w:vAlign w:val="bottom"/>
                <w:hideMark/>
              </w:tcPr>
            </w:tcPrChange>
          </w:tcPr>
          <w:p w14:paraId="47C222F6" w14:textId="01C0A086" w:rsidR="00884C10" w:rsidRPr="008536F7" w:rsidDel="00C1732E" w:rsidRDefault="00884C10">
            <w:pPr>
              <w:widowControl/>
              <w:snapToGrid w:val="0"/>
              <w:ind w:firstLine="567"/>
              <w:rPr>
                <w:ins w:id="4430" w:author="Ragdad Cani Miranti" w:date="2020-11-09T16:52:00Z"/>
                <w:del w:id="4431" w:author="Harry" w:date="2020-11-21T12:55:00Z"/>
                <w:rFonts w:ascii="Times New Roman" w:eastAsia="Times New Roman" w:hAnsi="Times New Roman" w:cs="Times New Roman"/>
                <w:color w:val="000000"/>
                <w:kern w:val="0"/>
                <w:sz w:val="18"/>
                <w:szCs w:val="18"/>
                <w:rPrChange w:id="4432" w:author="Harry" w:date="2020-11-21T12:51:00Z">
                  <w:rPr>
                    <w:ins w:id="4433" w:author="Ragdad Cani Miranti" w:date="2020-11-09T16:52:00Z"/>
                    <w:del w:id="4434" w:author="Harry" w:date="2020-11-21T12:55:00Z"/>
                    <w:rFonts w:ascii="Times New Roman" w:eastAsia="Times New Roman" w:hAnsi="Times New Roman" w:cs="Times New Roman"/>
                    <w:color w:val="000000"/>
                    <w:kern w:val="0"/>
                    <w:sz w:val="24"/>
                    <w:szCs w:val="24"/>
                  </w:rPr>
                </w:rPrChange>
              </w:rPr>
              <w:pPrChange w:id="4435" w:author="Harry" w:date="2020-11-28T17:40:00Z">
                <w:pPr>
                  <w:widowControl/>
                  <w:jc w:val="right"/>
                </w:pPr>
              </w:pPrChange>
            </w:pPr>
            <w:ins w:id="4436" w:author="Ragdad Cani Miranti" w:date="2020-11-09T16:52:00Z">
              <w:del w:id="4437" w:author="Harry" w:date="2020-11-21T12:55:00Z">
                <w:r w:rsidRPr="008536F7" w:rsidDel="00C1732E">
                  <w:rPr>
                    <w:rFonts w:ascii="Times New Roman" w:eastAsia="Times New Roman" w:hAnsi="Times New Roman" w:cs="Times New Roman"/>
                    <w:color w:val="000000"/>
                    <w:kern w:val="0"/>
                    <w:sz w:val="18"/>
                    <w:szCs w:val="18"/>
                    <w:rPrChange w:id="4438" w:author="Harry" w:date="2020-11-21T12:51:00Z">
                      <w:rPr>
                        <w:rFonts w:ascii="Times New Roman" w:eastAsia="Times New Roman" w:hAnsi="Times New Roman" w:cs="Times New Roman"/>
                        <w:color w:val="000000"/>
                        <w:kern w:val="0"/>
                        <w:sz w:val="24"/>
                        <w:szCs w:val="24"/>
                      </w:rPr>
                    </w:rPrChange>
                  </w:rPr>
                  <w:delText>-62.100</w:delText>
                </w:r>
              </w:del>
            </w:ins>
          </w:p>
        </w:tc>
        <w:tc>
          <w:tcPr>
            <w:tcW w:w="993" w:type="dxa"/>
            <w:tcBorders>
              <w:top w:val="nil"/>
              <w:left w:val="nil"/>
              <w:bottom w:val="single" w:sz="4" w:space="0" w:color="auto"/>
              <w:right w:val="nil"/>
            </w:tcBorders>
            <w:shd w:val="clear" w:color="auto" w:fill="auto"/>
            <w:noWrap/>
            <w:vAlign w:val="center"/>
            <w:hideMark/>
            <w:tcPrChange w:id="4439" w:author="Harry" w:date="2020-11-21T12:48:00Z">
              <w:tcPr>
                <w:tcW w:w="993" w:type="dxa"/>
                <w:tcBorders>
                  <w:top w:val="nil"/>
                  <w:left w:val="nil"/>
                  <w:bottom w:val="single" w:sz="4" w:space="0" w:color="auto"/>
                  <w:right w:val="nil"/>
                </w:tcBorders>
                <w:shd w:val="clear" w:color="auto" w:fill="auto"/>
                <w:noWrap/>
                <w:vAlign w:val="bottom"/>
                <w:hideMark/>
              </w:tcPr>
            </w:tcPrChange>
          </w:tcPr>
          <w:p w14:paraId="7DC4152D" w14:textId="48570BBC" w:rsidR="00884C10" w:rsidRPr="008536F7" w:rsidDel="00C1732E" w:rsidRDefault="00884C10">
            <w:pPr>
              <w:widowControl/>
              <w:snapToGrid w:val="0"/>
              <w:ind w:firstLine="567"/>
              <w:rPr>
                <w:ins w:id="4440" w:author="Ragdad Cani Miranti" w:date="2020-11-09T16:52:00Z"/>
                <w:del w:id="4441" w:author="Harry" w:date="2020-11-21T12:55:00Z"/>
                <w:rFonts w:ascii="Times New Roman" w:eastAsia="Times New Roman" w:hAnsi="Times New Roman" w:cs="Times New Roman"/>
                <w:color w:val="000000"/>
                <w:kern w:val="0"/>
                <w:sz w:val="18"/>
                <w:szCs w:val="18"/>
                <w:rPrChange w:id="4442" w:author="Harry" w:date="2020-11-21T12:51:00Z">
                  <w:rPr>
                    <w:ins w:id="4443" w:author="Ragdad Cani Miranti" w:date="2020-11-09T16:52:00Z"/>
                    <w:del w:id="4444" w:author="Harry" w:date="2020-11-21T12:55:00Z"/>
                    <w:rFonts w:ascii="Times New Roman" w:eastAsia="Times New Roman" w:hAnsi="Times New Roman" w:cs="Times New Roman"/>
                    <w:color w:val="000000"/>
                    <w:kern w:val="0"/>
                    <w:sz w:val="24"/>
                    <w:szCs w:val="24"/>
                  </w:rPr>
                </w:rPrChange>
              </w:rPr>
              <w:pPrChange w:id="4445" w:author="Harry" w:date="2020-11-28T17:40:00Z">
                <w:pPr>
                  <w:widowControl/>
                  <w:jc w:val="right"/>
                </w:pPr>
              </w:pPrChange>
            </w:pPr>
            <w:ins w:id="4446" w:author="Ragdad Cani Miranti" w:date="2020-11-09T16:52:00Z">
              <w:del w:id="4447" w:author="Harry" w:date="2020-11-21T12:55:00Z">
                <w:r w:rsidRPr="008536F7" w:rsidDel="00C1732E">
                  <w:rPr>
                    <w:rFonts w:ascii="Times New Roman" w:eastAsia="Times New Roman" w:hAnsi="Times New Roman" w:cs="Times New Roman"/>
                    <w:color w:val="000000"/>
                    <w:kern w:val="0"/>
                    <w:sz w:val="18"/>
                    <w:szCs w:val="18"/>
                    <w:rPrChange w:id="4448" w:author="Harry" w:date="2020-11-21T12:51:00Z">
                      <w:rPr>
                        <w:rFonts w:ascii="Times New Roman" w:eastAsia="Times New Roman" w:hAnsi="Times New Roman" w:cs="Times New Roman"/>
                        <w:color w:val="000000"/>
                        <w:kern w:val="0"/>
                        <w:sz w:val="24"/>
                        <w:szCs w:val="24"/>
                      </w:rPr>
                    </w:rPrChange>
                  </w:rPr>
                  <w:delText>-78.052</w:delText>
                </w:r>
              </w:del>
            </w:ins>
          </w:p>
        </w:tc>
        <w:tc>
          <w:tcPr>
            <w:tcW w:w="992" w:type="dxa"/>
            <w:tcBorders>
              <w:top w:val="nil"/>
              <w:left w:val="nil"/>
              <w:bottom w:val="single" w:sz="4" w:space="0" w:color="auto"/>
              <w:right w:val="nil"/>
            </w:tcBorders>
            <w:shd w:val="clear" w:color="auto" w:fill="auto"/>
            <w:noWrap/>
            <w:vAlign w:val="center"/>
            <w:hideMark/>
            <w:tcPrChange w:id="4449" w:author="Harry" w:date="2020-11-21T12:48:00Z">
              <w:tcPr>
                <w:tcW w:w="992" w:type="dxa"/>
                <w:gridSpan w:val="2"/>
                <w:tcBorders>
                  <w:top w:val="nil"/>
                  <w:left w:val="nil"/>
                  <w:bottom w:val="single" w:sz="4" w:space="0" w:color="auto"/>
                  <w:right w:val="nil"/>
                </w:tcBorders>
                <w:shd w:val="clear" w:color="auto" w:fill="auto"/>
                <w:noWrap/>
                <w:vAlign w:val="bottom"/>
                <w:hideMark/>
              </w:tcPr>
            </w:tcPrChange>
          </w:tcPr>
          <w:p w14:paraId="666D4912" w14:textId="533A2E0F" w:rsidR="00884C10" w:rsidRPr="008536F7" w:rsidDel="00C1732E" w:rsidRDefault="00884C10">
            <w:pPr>
              <w:widowControl/>
              <w:snapToGrid w:val="0"/>
              <w:ind w:firstLine="567"/>
              <w:rPr>
                <w:ins w:id="4450" w:author="Ragdad Cani Miranti" w:date="2020-11-09T16:52:00Z"/>
                <w:del w:id="4451" w:author="Harry" w:date="2020-11-21T12:55:00Z"/>
                <w:rFonts w:ascii="Times New Roman" w:eastAsia="Times New Roman" w:hAnsi="Times New Roman" w:cs="Times New Roman"/>
                <w:color w:val="000000"/>
                <w:kern w:val="0"/>
                <w:sz w:val="18"/>
                <w:szCs w:val="18"/>
                <w:rPrChange w:id="4452" w:author="Harry" w:date="2020-11-21T12:51:00Z">
                  <w:rPr>
                    <w:ins w:id="4453" w:author="Ragdad Cani Miranti" w:date="2020-11-09T16:52:00Z"/>
                    <w:del w:id="4454" w:author="Harry" w:date="2020-11-21T12:55:00Z"/>
                    <w:rFonts w:ascii="Times New Roman" w:eastAsia="Times New Roman" w:hAnsi="Times New Roman" w:cs="Times New Roman"/>
                    <w:color w:val="000000"/>
                    <w:kern w:val="0"/>
                    <w:sz w:val="24"/>
                    <w:szCs w:val="24"/>
                  </w:rPr>
                </w:rPrChange>
              </w:rPr>
              <w:pPrChange w:id="4455" w:author="Harry" w:date="2020-11-28T17:40:00Z">
                <w:pPr>
                  <w:widowControl/>
                  <w:jc w:val="right"/>
                </w:pPr>
              </w:pPrChange>
            </w:pPr>
            <w:ins w:id="4456" w:author="Ragdad Cani Miranti" w:date="2020-11-09T16:52:00Z">
              <w:del w:id="4457" w:author="Harry" w:date="2020-11-21T12:55:00Z">
                <w:r w:rsidRPr="008536F7" w:rsidDel="00C1732E">
                  <w:rPr>
                    <w:rFonts w:ascii="Times New Roman" w:eastAsia="Times New Roman" w:hAnsi="Times New Roman" w:cs="Times New Roman"/>
                    <w:color w:val="000000"/>
                    <w:kern w:val="0"/>
                    <w:sz w:val="18"/>
                    <w:szCs w:val="18"/>
                    <w:rPrChange w:id="4458" w:author="Harry" w:date="2020-11-21T12:51:00Z">
                      <w:rPr>
                        <w:rFonts w:ascii="Times New Roman" w:eastAsia="Times New Roman" w:hAnsi="Times New Roman" w:cs="Times New Roman"/>
                        <w:color w:val="000000"/>
                        <w:kern w:val="0"/>
                        <w:sz w:val="24"/>
                        <w:szCs w:val="24"/>
                      </w:rPr>
                    </w:rPrChange>
                  </w:rPr>
                  <w:delText>-71.004</w:delText>
                </w:r>
              </w:del>
            </w:ins>
          </w:p>
        </w:tc>
        <w:tc>
          <w:tcPr>
            <w:tcW w:w="992" w:type="dxa"/>
            <w:tcBorders>
              <w:top w:val="nil"/>
              <w:left w:val="nil"/>
              <w:bottom w:val="single" w:sz="4" w:space="0" w:color="auto"/>
              <w:right w:val="nil"/>
            </w:tcBorders>
            <w:shd w:val="clear" w:color="auto" w:fill="auto"/>
            <w:noWrap/>
            <w:vAlign w:val="center"/>
            <w:hideMark/>
            <w:tcPrChange w:id="4459" w:author="Harry" w:date="2020-11-21T12:48:00Z">
              <w:tcPr>
                <w:tcW w:w="2329" w:type="dxa"/>
                <w:gridSpan w:val="2"/>
                <w:tcBorders>
                  <w:top w:val="nil"/>
                  <w:left w:val="nil"/>
                  <w:bottom w:val="single" w:sz="4" w:space="0" w:color="auto"/>
                  <w:right w:val="nil"/>
                </w:tcBorders>
                <w:shd w:val="clear" w:color="auto" w:fill="auto"/>
                <w:noWrap/>
                <w:vAlign w:val="bottom"/>
                <w:hideMark/>
              </w:tcPr>
            </w:tcPrChange>
          </w:tcPr>
          <w:p w14:paraId="09991CC5" w14:textId="4EE4F969" w:rsidR="00884C10" w:rsidRPr="008536F7" w:rsidDel="00C1732E" w:rsidRDefault="00884C10">
            <w:pPr>
              <w:widowControl/>
              <w:snapToGrid w:val="0"/>
              <w:ind w:firstLine="567"/>
              <w:rPr>
                <w:ins w:id="4460" w:author="Ragdad Cani Miranti" w:date="2020-11-09T16:52:00Z"/>
                <w:del w:id="4461" w:author="Harry" w:date="2020-11-21T12:55:00Z"/>
                <w:rFonts w:ascii="Times New Roman" w:eastAsia="Times New Roman" w:hAnsi="Times New Roman" w:cs="Times New Roman"/>
                <w:color w:val="000000"/>
                <w:kern w:val="0"/>
                <w:sz w:val="18"/>
                <w:szCs w:val="18"/>
                <w:rPrChange w:id="4462" w:author="Harry" w:date="2020-11-21T12:51:00Z">
                  <w:rPr>
                    <w:ins w:id="4463" w:author="Ragdad Cani Miranti" w:date="2020-11-09T16:52:00Z"/>
                    <w:del w:id="4464" w:author="Harry" w:date="2020-11-21T12:55:00Z"/>
                    <w:rFonts w:ascii="Times New Roman" w:eastAsia="Times New Roman" w:hAnsi="Times New Roman" w:cs="Times New Roman"/>
                    <w:color w:val="000000"/>
                    <w:kern w:val="0"/>
                    <w:sz w:val="24"/>
                    <w:szCs w:val="24"/>
                  </w:rPr>
                </w:rPrChange>
              </w:rPr>
              <w:pPrChange w:id="4465" w:author="Harry" w:date="2020-11-28T17:40:00Z">
                <w:pPr>
                  <w:widowControl/>
                  <w:jc w:val="right"/>
                </w:pPr>
              </w:pPrChange>
            </w:pPr>
            <w:ins w:id="4466" w:author="Ragdad Cani Miranti" w:date="2020-11-09T16:52:00Z">
              <w:del w:id="4467" w:author="Harry" w:date="2020-11-21T12:55:00Z">
                <w:r w:rsidRPr="008536F7" w:rsidDel="00C1732E">
                  <w:rPr>
                    <w:rFonts w:ascii="Times New Roman" w:eastAsia="Times New Roman" w:hAnsi="Times New Roman" w:cs="Times New Roman"/>
                    <w:color w:val="000000"/>
                    <w:kern w:val="0"/>
                    <w:sz w:val="18"/>
                    <w:szCs w:val="18"/>
                    <w:rPrChange w:id="4468" w:author="Harry" w:date="2020-11-21T12:51:00Z">
                      <w:rPr>
                        <w:rFonts w:ascii="Times New Roman" w:eastAsia="Times New Roman" w:hAnsi="Times New Roman" w:cs="Times New Roman"/>
                        <w:color w:val="000000"/>
                        <w:kern w:val="0"/>
                        <w:sz w:val="24"/>
                        <w:szCs w:val="24"/>
                      </w:rPr>
                    </w:rPrChange>
                  </w:rPr>
                  <w:delText>-70.999</w:delText>
                </w:r>
              </w:del>
            </w:ins>
          </w:p>
        </w:tc>
      </w:tr>
      <w:tr w:rsidR="0058187F" w:rsidRPr="00884C10" w:rsidDel="00C1732E" w14:paraId="506CB5CA" w14:textId="3B12D034" w:rsidTr="0058187F">
        <w:trPr>
          <w:trHeight w:val="261"/>
          <w:ins w:id="4469" w:author="Ragdad Cani Miranti" w:date="2020-11-09T16:52:00Z"/>
          <w:del w:id="4470" w:author="Harry" w:date="2020-11-21T12:55:00Z"/>
        </w:trPr>
        <w:tc>
          <w:tcPr>
            <w:tcW w:w="3686" w:type="dxa"/>
            <w:gridSpan w:val="2"/>
            <w:tcBorders>
              <w:top w:val="single" w:sz="4" w:space="0" w:color="auto"/>
              <w:left w:val="nil"/>
              <w:bottom w:val="nil"/>
              <w:right w:val="nil"/>
            </w:tcBorders>
            <w:shd w:val="clear" w:color="auto" w:fill="auto"/>
            <w:noWrap/>
            <w:vAlign w:val="center"/>
            <w:hideMark/>
          </w:tcPr>
          <w:p w14:paraId="3705AE6A" w14:textId="46243D4F" w:rsidR="00884C10" w:rsidRPr="008536F7" w:rsidDel="00C1732E" w:rsidRDefault="00884C10">
            <w:pPr>
              <w:widowControl/>
              <w:snapToGrid w:val="0"/>
              <w:ind w:firstLine="567"/>
              <w:rPr>
                <w:ins w:id="4471" w:author="Ragdad Cani Miranti" w:date="2020-11-09T16:52:00Z"/>
                <w:del w:id="4472" w:author="Harry" w:date="2020-11-21T12:55:00Z"/>
                <w:rFonts w:ascii="Times New Roman" w:eastAsia="Times New Roman" w:hAnsi="Times New Roman" w:cs="Times New Roman"/>
                <w:color w:val="000000"/>
                <w:kern w:val="0"/>
                <w:sz w:val="18"/>
                <w:szCs w:val="18"/>
              </w:rPr>
              <w:pPrChange w:id="4473" w:author="Harry" w:date="2020-11-28T17:40:00Z">
                <w:pPr>
                  <w:widowControl/>
                  <w:jc w:val="left"/>
                </w:pPr>
              </w:pPrChange>
            </w:pPr>
            <w:ins w:id="4474" w:author="Ragdad Cani Miranti" w:date="2020-11-09T16:52:00Z">
              <w:del w:id="4475" w:author="Harry" w:date="2020-11-21T12:55:00Z">
                <w:r w:rsidRPr="008536F7" w:rsidDel="00C1732E">
                  <w:rPr>
                    <w:rFonts w:ascii="Times New Roman" w:eastAsia="Times New Roman" w:hAnsi="Times New Roman" w:cs="Times New Roman"/>
                    <w:color w:val="000000"/>
                    <w:kern w:val="0"/>
                    <w:sz w:val="18"/>
                    <w:szCs w:val="18"/>
                  </w:rPr>
                  <w:delText>Notes: Robust standard error in parentheses.</w:delText>
                </w:r>
              </w:del>
            </w:ins>
          </w:p>
        </w:tc>
        <w:tc>
          <w:tcPr>
            <w:tcW w:w="992" w:type="dxa"/>
            <w:tcBorders>
              <w:top w:val="single" w:sz="4" w:space="0" w:color="auto"/>
              <w:left w:val="nil"/>
              <w:bottom w:val="nil"/>
              <w:right w:val="nil"/>
            </w:tcBorders>
            <w:shd w:val="clear" w:color="auto" w:fill="auto"/>
            <w:noWrap/>
            <w:vAlign w:val="bottom"/>
            <w:hideMark/>
          </w:tcPr>
          <w:p w14:paraId="7000F950" w14:textId="7750D44A" w:rsidR="00884C10" w:rsidRPr="008536F7" w:rsidDel="00C1732E" w:rsidRDefault="00884C10">
            <w:pPr>
              <w:widowControl/>
              <w:ind w:firstLine="567"/>
              <w:rPr>
                <w:ins w:id="4476" w:author="Ragdad Cani Miranti" w:date="2020-11-09T16:52:00Z"/>
                <w:del w:id="4477" w:author="Harry" w:date="2020-11-21T12:55:00Z"/>
                <w:rFonts w:ascii="Times New Roman" w:eastAsia="Times New Roman" w:hAnsi="Times New Roman" w:cs="Times New Roman"/>
                <w:color w:val="000000"/>
                <w:kern w:val="0"/>
                <w:sz w:val="18"/>
                <w:szCs w:val="18"/>
              </w:rPr>
              <w:pPrChange w:id="4478" w:author="Harry" w:date="2020-11-28T17:40: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706965F9" w14:textId="72ED1DDB" w:rsidR="00884C10" w:rsidRPr="008536F7" w:rsidDel="00C1732E" w:rsidRDefault="00884C10">
            <w:pPr>
              <w:widowControl/>
              <w:ind w:firstLine="567"/>
              <w:rPr>
                <w:ins w:id="4479" w:author="Ragdad Cani Miranti" w:date="2020-11-09T16:52:00Z"/>
                <w:del w:id="4480" w:author="Harry" w:date="2020-11-21T12:55:00Z"/>
                <w:rFonts w:ascii="Times New Roman" w:eastAsia="Times New Roman" w:hAnsi="Times New Roman" w:cs="Times New Roman"/>
                <w:kern w:val="0"/>
                <w:sz w:val="18"/>
                <w:szCs w:val="18"/>
                <w:rPrChange w:id="4481" w:author="Harry" w:date="2020-11-21T12:51:00Z">
                  <w:rPr>
                    <w:ins w:id="4482" w:author="Ragdad Cani Miranti" w:date="2020-11-09T16:52:00Z"/>
                    <w:del w:id="4483" w:author="Harry" w:date="2020-11-21T12:55:00Z"/>
                    <w:rFonts w:ascii="Times New Roman" w:eastAsia="Times New Roman" w:hAnsi="Times New Roman" w:cs="Times New Roman"/>
                    <w:kern w:val="0"/>
                    <w:sz w:val="20"/>
                    <w:szCs w:val="20"/>
                  </w:rPr>
                </w:rPrChange>
              </w:rPr>
              <w:pPrChange w:id="4484" w:author="Harry" w:date="2020-11-28T17:40:00Z">
                <w:pPr>
                  <w:widowControl/>
                  <w:jc w:val="left"/>
                </w:pPr>
              </w:pPrChange>
            </w:pPr>
          </w:p>
        </w:tc>
        <w:tc>
          <w:tcPr>
            <w:tcW w:w="993" w:type="dxa"/>
            <w:tcBorders>
              <w:top w:val="single" w:sz="4" w:space="0" w:color="auto"/>
              <w:left w:val="nil"/>
              <w:bottom w:val="nil"/>
              <w:right w:val="nil"/>
            </w:tcBorders>
            <w:shd w:val="clear" w:color="auto" w:fill="auto"/>
            <w:noWrap/>
            <w:vAlign w:val="bottom"/>
            <w:hideMark/>
          </w:tcPr>
          <w:p w14:paraId="167A01AA" w14:textId="0D9F47E2" w:rsidR="00884C10" w:rsidRPr="008536F7" w:rsidDel="00C1732E" w:rsidRDefault="00884C10">
            <w:pPr>
              <w:widowControl/>
              <w:ind w:firstLine="567"/>
              <w:rPr>
                <w:ins w:id="4485" w:author="Ragdad Cani Miranti" w:date="2020-11-09T16:52:00Z"/>
                <w:del w:id="4486" w:author="Harry" w:date="2020-11-21T12:55:00Z"/>
                <w:rFonts w:ascii="Times New Roman" w:eastAsia="Times New Roman" w:hAnsi="Times New Roman" w:cs="Times New Roman"/>
                <w:kern w:val="0"/>
                <w:sz w:val="18"/>
                <w:szCs w:val="18"/>
                <w:rPrChange w:id="4487" w:author="Harry" w:date="2020-11-21T12:51:00Z">
                  <w:rPr>
                    <w:ins w:id="4488" w:author="Ragdad Cani Miranti" w:date="2020-11-09T16:52:00Z"/>
                    <w:del w:id="4489" w:author="Harry" w:date="2020-11-21T12:55:00Z"/>
                    <w:rFonts w:ascii="Times New Roman" w:eastAsia="Times New Roman" w:hAnsi="Times New Roman" w:cs="Times New Roman"/>
                    <w:kern w:val="0"/>
                    <w:sz w:val="20"/>
                    <w:szCs w:val="20"/>
                  </w:rPr>
                </w:rPrChange>
              </w:rPr>
              <w:pPrChange w:id="4490" w:author="Harry" w:date="2020-11-28T17:40: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619E8224" w14:textId="32955D2E" w:rsidR="00884C10" w:rsidRPr="008536F7" w:rsidDel="00C1732E" w:rsidRDefault="00884C10">
            <w:pPr>
              <w:widowControl/>
              <w:ind w:firstLine="567"/>
              <w:rPr>
                <w:ins w:id="4491" w:author="Ragdad Cani Miranti" w:date="2020-11-09T16:52:00Z"/>
                <w:del w:id="4492" w:author="Harry" w:date="2020-11-21T12:55:00Z"/>
                <w:rFonts w:ascii="Times New Roman" w:eastAsia="Times New Roman" w:hAnsi="Times New Roman" w:cs="Times New Roman"/>
                <w:kern w:val="0"/>
                <w:sz w:val="18"/>
                <w:szCs w:val="18"/>
                <w:rPrChange w:id="4493" w:author="Harry" w:date="2020-11-21T12:51:00Z">
                  <w:rPr>
                    <w:ins w:id="4494" w:author="Ragdad Cani Miranti" w:date="2020-11-09T16:52:00Z"/>
                    <w:del w:id="4495" w:author="Harry" w:date="2020-11-21T12:55:00Z"/>
                    <w:rFonts w:ascii="Times New Roman" w:eastAsia="Times New Roman" w:hAnsi="Times New Roman" w:cs="Times New Roman"/>
                    <w:kern w:val="0"/>
                    <w:sz w:val="20"/>
                    <w:szCs w:val="20"/>
                  </w:rPr>
                </w:rPrChange>
              </w:rPr>
              <w:pPrChange w:id="4496" w:author="Harry" w:date="2020-11-28T17:40: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18F37F70" w14:textId="27246A68" w:rsidR="00884C10" w:rsidRPr="008536F7" w:rsidDel="00C1732E" w:rsidRDefault="00884C10">
            <w:pPr>
              <w:widowControl/>
              <w:ind w:firstLine="567"/>
              <w:rPr>
                <w:ins w:id="4497" w:author="Ragdad Cani Miranti" w:date="2020-11-09T16:52:00Z"/>
                <w:del w:id="4498" w:author="Harry" w:date="2020-11-21T12:55:00Z"/>
                <w:rFonts w:ascii="Times New Roman" w:eastAsia="Times New Roman" w:hAnsi="Times New Roman" w:cs="Times New Roman"/>
                <w:kern w:val="0"/>
                <w:sz w:val="18"/>
                <w:szCs w:val="18"/>
                <w:rPrChange w:id="4499" w:author="Harry" w:date="2020-11-21T12:51:00Z">
                  <w:rPr>
                    <w:ins w:id="4500" w:author="Ragdad Cani Miranti" w:date="2020-11-09T16:52:00Z"/>
                    <w:del w:id="4501" w:author="Harry" w:date="2020-11-21T12:55:00Z"/>
                    <w:rFonts w:ascii="Times New Roman" w:eastAsia="Times New Roman" w:hAnsi="Times New Roman" w:cs="Times New Roman"/>
                    <w:kern w:val="0"/>
                    <w:sz w:val="20"/>
                    <w:szCs w:val="20"/>
                  </w:rPr>
                </w:rPrChange>
              </w:rPr>
              <w:pPrChange w:id="4502" w:author="Harry" w:date="2020-11-28T17:40:00Z">
                <w:pPr>
                  <w:widowControl/>
                  <w:jc w:val="left"/>
                </w:pPr>
              </w:pPrChange>
            </w:pPr>
          </w:p>
        </w:tc>
      </w:tr>
      <w:tr w:rsidR="0058187F" w:rsidRPr="00884C10" w:rsidDel="00C1732E" w14:paraId="1A3DA7B1" w14:textId="11A78068" w:rsidTr="0058187F">
        <w:trPr>
          <w:trHeight w:val="246"/>
          <w:ins w:id="4503" w:author="Ragdad Cani Miranti" w:date="2020-11-09T16:52:00Z"/>
          <w:del w:id="4504" w:author="Harry" w:date="2020-11-21T12:55:00Z"/>
          <w:trPrChange w:id="4505" w:author="Harry" w:date="2020-11-21T12:45:00Z">
            <w:trPr>
              <w:gridAfter w:val="0"/>
              <w:trHeight w:val="246"/>
            </w:trPr>
          </w:trPrChange>
        </w:trPr>
        <w:tc>
          <w:tcPr>
            <w:tcW w:w="2694" w:type="dxa"/>
            <w:tcBorders>
              <w:top w:val="nil"/>
              <w:left w:val="nil"/>
              <w:bottom w:val="nil"/>
              <w:right w:val="nil"/>
            </w:tcBorders>
            <w:shd w:val="clear" w:color="auto" w:fill="auto"/>
            <w:noWrap/>
            <w:vAlign w:val="center"/>
            <w:hideMark/>
            <w:tcPrChange w:id="4506" w:author="Harry" w:date="2020-11-21T12:45:00Z">
              <w:tcPr>
                <w:tcW w:w="2694" w:type="dxa"/>
                <w:tcBorders>
                  <w:top w:val="nil"/>
                  <w:left w:val="nil"/>
                  <w:bottom w:val="nil"/>
                  <w:right w:val="nil"/>
                </w:tcBorders>
                <w:shd w:val="clear" w:color="auto" w:fill="auto"/>
                <w:noWrap/>
                <w:vAlign w:val="center"/>
                <w:hideMark/>
              </w:tcPr>
            </w:tcPrChange>
          </w:tcPr>
          <w:p w14:paraId="7586F8DF" w14:textId="6D861645" w:rsidR="00884C10" w:rsidRPr="008536F7" w:rsidDel="00C1732E" w:rsidRDefault="00884C10">
            <w:pPr>
              <w:widowControl/>
              <w:snapToGrid w:val="0"/>
              <w:ind w:firstLine="567"/>
              <w:rPr>
                <w:ins w:id="4507" w:author="Ragdad Cani Miranti" w:date="2020-11-09T16:52:00Z"/>
                <w:del w:id="4508" w:author="Harry" w:date="2020-11-21T12:55:00Z"/>
                <w:rFonts w:ascii="Times New Roman" w:eastAsia="Times New Roman" w:hAnsi="Times New Roman" w:cs="Times New Roman"/>
                <w:color w:val="000000"/>
                <w:kern w:val="0"/>
                <w:sz w:val="18"/>
                <w:szCs w:val="18"/>
              </w:rPr>
              <w:pPrChange w:id="4509" w:author="Harry" w:date="2020-11-28T17:40:00Z">
                <w:pPr>
                  <w:widowControl/>
                </w:pPr>
              </w:pPrChange>
            </w:pPr>
            <w:ins w:id="4510" w:author="Ragdad Cani Miranti" w:date="2020-11-09T16:52:00Z">
              <w:del w:id="4511" w:author="Harry" w:date="2020-11-21T12:55:00Z">
                <w:r w:rsidRPr="008536F7" w:rsidDel="00C1732E">
                  <w:rPr>
                    <w:rFonts w:ascii="Times New Roman" w:eastAsia="Times New Roman" w:hAnsi="Times New Roman" w:cs="Times New Roman"/>
                    <w:color w:val="000000"/>
                    <w:kern w:val="0"/>
                    <w:sz w:val="18"/>
                    <w:szCs w:val="18"/>
                  </w:rPr>
                  <w:delText xml:space="preserve">*** </w:delText>
                </w:r>
                <w:r w:rsidRPr="008536F7" w:rsidDel="00C1732E">
                  <w:rPr>
                    <w:rFonts w:ascii="Times New Roman" w:eastAsia="Times New Roman" w:hAnsi="Times New Roman" w:cs="Times New Roman"/>
                    <w:i/>
                    <w:iCs/>
                    <w:color w:val="000000"/>
                    <w:kern w:val="0"/>
                    <w:sz w:val="18"/>
                    <w:szCs w:val="18"/>
                  </w:rPr>
                  <w:delText xml:space="preserve">p </w:delText>
                </w:r>
                <w:r w:rsidRPr="008536F7" w:rsidDel="00C1732E">
                  <w:rPr>
                    <w:rFonts w:ascii="Times New Roman" w:eastAsia="Times New Roman" w:hAnsi="Times New Roman" w:cs="Times New Roman"/>
                    <w:color w:val="000000"/>
                    <w:kern w:val="0"/>
                    <w:sz w:val="18"/>
                    <w:szCs w:val="18"/>
                  </w:rPr>
                  <w:delText xml:space="preserve">&lt; 0.01, ** </w:delText>
                </w:r>
                <w:r w:rsidRPr="008536F7" w:rsidDel="00C1732E">
                  <w:rPr>
                    <w:rFonts w:ascii="Times New Roman" w:eastAsia="Times New Roman" w:hAnsi="Times New Roman" w:cs="Times New Roman"/>
                    <w:i/>
                    <w:iCs/>
                    <w:color w:val="000000"/>
                    <w:kern w:val="0"/>
                    <w:sz w:val="18"/>
                    <w:szCs w:val="18"/>
                  </w:rPr>
                  <w:delText xml:space="preserve">p </w:delText>
                </w:r>
                <w:r w:rsidRPr="008536F7" w:rsidDel="00C1732E">
                  <w:rPr>
                    <w:rFonts w:ascii="Times New Roman" w:eastAsia="Times New Roman" w:hAnsi="Times New Roman" w:cs="Times New Roman"/>
                    <w:color w:val="000000"/>
                    <w:kern w:val="0"/>
                    <w:sz w:val="18"/>
                    <w:szCs w:val="18"/>
                  </w:rPr>
                  <w:delText xml:space="preserve">&lt; 0.05, * </w:delText>
                </w:r>
                <w:r w:rsidRPr="008536F7" w:rsidDel="00C1732E">
                  <w:rPr>
                    <w:rFonts w:ascii="Times New Roman" w:eastAsia="Times New Roman" w:hAnsi="Times New Roman" w:cs="Times New Roman"/>
                    <w:i/>
                    <w:iCs/>
                    <w:color w:val="000000"/>
                    <w:kern w:val="0"/>
                    <w:sz w:val="18"/>
                    <w:szCs w:val="18"/>
                  </w:rPr>
                  <w:delText>p</w:delText>
                </w:r>
                <w:r w:rsidRPr="008536F7" w:rsidDel="00C1732E">
                  <w:rPr>
                    <w:rFonts w:ascii="Times New Roman" w:eastAsia="Times New Roman" w:hAnsi="Times New Roman" w:cs="Times New Roman"/>
                    <w:color w:val="000000"/>
                    <w:kern w:val="0"/>
                    <w:sz w:val="18"/>
                    <w:szCs w:val="18"/>
                  </w:rPr>
                  <w:delText xml:space="preserve"> &lt; 0.1</w:delText>
                </w:r>
              </w:del>
            </w:ins>
          </w:p>
        </w:tc>
        <w:tc>
          <w:tcPr>
            <w:tcW w:w="992" w:type="dxa"/>
            <w:tcBorders>
              <w:top w:val="nil"/>
              <w:left w:val="nil"/>
              <w:bottom w:val="nil"/>
              <w:right w:val="nil"/>
            </w:tcBorders>
            <w:shd w:val="clear" w:color="auto" w:fill="auto"/>
            <w:noWrap/>
            <w:vAlign w:val="bottom"/>
            <w:hideMark/>
            <w:tcPrChange w:id="4512" w:author="Harry" w:date="2020-11-21T12:45:00Z">
              <w:tcPr>
                <w:tcW w:w="992" w:type="dxa"/>
                <w:gridSpan w:val="2"/>
                <w:tcBorders>
                  <w:top w:val="nil"/>
                  <w:left w:val="nil"/>
                  <w:bottom w:val="nil"/>
                  <w:right w:val="nil"/>
                </w:tcBorders>
                <w:shd w:val="clear" w:color="auto" w:fill="auto"/>
                <w:noWrap/>
                <w:vAlign w:val="bottom"/>
                <w:hideMark/>
              </w:tcPr>
            </w:tcPrChange>
          </w:tcPr>
          <w:p w14:paraId="560671D4" w14:textId="4C114ADA" w:rsidR="00884C10" w:rsidRPr="008536F7" w:rsidDel="00C1732E" w:rsidRDefault="00884C10">
            <w:pPr>
              <w:widowControl/>
              <w:snapToGrid w:val="0"/>
              <w:ind w:firstLine="567"/>
              <w:rPr>
                <w:ins w:id="4513" w:author="Ragdad Cani Miranti" w:date="2020-11-09T16:52:00Z"/>
                <w:del w:id="4514" w:author="Harry" w:date="2020-11-21T12:55:00Z"/>
                <w:rFonts w:ascii="Times New Roman" w:eastAsia="Times New Roman" w:hAnsi="Times New Roman" w:cs="Times New Roman"/>
                <w:color w:val="000000"/>
                <w:kern w:val="0"/>
                <w:sz w:val="18"/>
                <w:szCs w:val="18"/>
              </w:rPr>
              <w:pPrChange w:id="4515" w:author="Harry" w:date="2020-11-28T17:40:00Z">
                <w:pPr>
                  <w:widowControl/>
                </w:pPr>
              </w:pPrChange>
            </w:pPr>
          </w:p>
        </w:tc>
        <w:tc>
          <w:tcPr>
            <w:tcW w:w="992" w:type="dxa"/>
            <w:tcBorders>
              <w:top w:val="nil"/>
              <w:left w:val="nil"/>
              <w:bottom w:val="nil"/>
              <w:right w:val="nil"/>
            </w:tcBorders>
            <w:shd w:val="clear" w:color="auto" w:fill="auto"/>
            <w:noWrap/>
            <w:vAlign w:val="bottom"/>
            <w:hideMark/>
            <w:tcPrChange w:id="4516" w:author="Harry" w:date="2020-11-21T12:45:00Z">
              <w:tcPr>
                <w:tcW w:w="992" w:type="dxa"/>
                <w:tcBorders>
                  <w:top w:val="nil"/>
                  <w:left w:val="nil"/>
                  <w:bottom w:val="nil"/>
                  <w:right w:val="nil"/>
                </w:tcBorders>
                <w:shd w:val="clear" w:color="auto" w:fill="auto"/>
                <w:noWrap/>
                <w:vAlign w:val="bottom"/>
                <w:hideMark/>
              </w:tcPr>
            </w:tcPrChange>
          </w:tcPr>
          <w:p w14:paraId="5049C4BB" w14:textId="4E717BB7" w:rsidR="00884C10" w:rsidRPr="008536F7" w:rsidDel="00C1732E" w:rsidRDefault="00884C10">
            <w:pPr>
              <w:widowControl/>
              <w:ind w:firstLine="567"/>
              <w:rPr>
                <w:ins w:id="4517" w:author="Ragdad Cani Miranti" w:date="2020-11-09T16:52:00Z"/>
                <w:del w:id="4518" w:author="Harry" w:date="2020-11-21T12:55:00Z"/>
                <w:rFonts w:ascii="Times New Roman" w:eastAsia="Times New Roman" w:hAnsi="Times New Roman" w:cs="Times New Roman"/>
                <w:kern w:val="0"/>
                <w:sz w:val="18"/>
                <w:szCs w:val="18"/>
                <w:rPrChange w:id="4519" w:author="Harry" w:date="2020-11-21T12:51:00Z">
                  <w:rPr>
                    <w:ins w:id="4520" w:author="Ragdad Cani Miranti" w:date="2020-11-09T16:52:00Z"/>
                    <w:del w:id="4521" w:author="Harry" w:date="2020-11-21T12:55:00Z"/>
                    <w:rFonts w:ascii="Times New Roman" w:eastAsia="Times New Roman" w:hAnsi="Times New Roman" w:cs="Times New Roman"/>
                    <w:kern w:val="0"/>
                    <w:sz w:val="20"/>
                    <w:szCs w:val="20"/>
                  </w:rPr>
                </w:rPrChange>
              </w:rPr>
              <w:pPrChange w:id="4522" w:author="Harry" w:date="2020-11-28T17:40:00Z">
                <w:pPr>
                  <w:widowControl/>
                  <w:jc w:val="left"/>
                </w:pPr>
              </w:pPrChange>
            </w:pPr>
          </w:p>
        </w:tc>
        <w:tc>
          <w:tcPr>
            <w:tcW w:w="992" w:type="dxa"/>
            <w:tcBorders>
              <w:top w:val="nil"/>
              <w:left w:val="nil"/>
              <w:bottom w:val="nil"/>
              <w:right w:val="nil"/>
            </w:tcBorders>
            <w:shd w:val="clear" w:color="auto" w:fill="auto"/>
            <w:noWrap/>
            <w:vAlign w:val="bottom"/>
            <w:hideMark/>
            <w:tcPrChange w:id="4523" w:author="Harry" w:date="2020-11-21T12:45:00Z">
              <w:tcPr>
                <w:tcW w:w="992" w:type="dxa"/>
                <w:tcBorders>
                  <w:top w:val="nil"/>
                  <w:left w:val="nil"/>
                  <w:bottom w:val="nil"/>
                  <w:right w:val="nil"/>
                </w:tcBorders>
                <w:shd w:val="clear" w:color="auto" w:fill="auto"/>
                <w:noWrap/>
                <w:vAlign w:val="bottom"/>
                <w:hideMark/>
              </w:tcPr>
            </w:tcPrChange>
          </w:tcPr>
          <w:p w14:paraId="390D174C" w14:textId="72A3F23F" w:rsidR="00884C10" w:rsidRPr="008536F7" w:rsidDel="00C1732E" w:rsidRDefault="00884C10">
            <w:pPr>
              <w:widowControl/>
              <w:ind w:firstLine="567"/>
              <w:rPr>
                <w:ins w:id="4524" w:author="Ragdad Cani Miranti" w:date="2020-11-09T16:52:00Z"/>
                <w:del w:id="4525" w:author="Harry" w:date="2020-11-21T12:55:00Z"/>
                <w:rFonts w:ascii="Times New Roman" w:eastAsia="Times New Roman" w:hAnsi="Times New Roman" w:cs="Times New Roman"/>
                <w:kern w:val="0"/>
                <w:sz w:val="18"/>
                <w:szCs w:val="18"/>
                <w:rPrChange w:id="4526" w:author="Harry" w:date="2020-11-21T12:51:00Z">
                  <w:rPr>
                    <w:ins w:id="4527" w:author="Ragdad Cani Miranti" w:date="2020-11-09T16:52:00Z"/>
                    <w:del w:id="4528" w:author="Harry" w:date="2020-11-21T12:55:00Z"/>
                    <w:rFonts w:ascii="Times New Roman" w:eastAsia="Times New Roman" w:hAnsi="Times New Roman" w:cs="Times New Roman"/>
                    <w:kern w:val="0"/>
                    <w:sz w:val="20"/>
                    <w:szCs w:val="20"/>
                  </w:rPr>
                </w:rPrChange>
              </w:rPr>
              <w:pPrChange w:id="4529" w:author="Harry" w:date="2020-11-28T17:40:00Z">
                <w:pPr>
                  <w:widowControl/>
                  <w:jc w:val="left"/>
                </w:pPr>
              </w:pPrChange>
            </w:pPr>
          </w:p>
        </w:tc>
        <w:tc>
          <w:tcPr>
            <w:tcW w:w="993" w:type="dxa"/>
            <w:tcBorders>
              <w:top w:val="nil"/>
              <w:left w:val="nil"/>
              <w:bottom w:val="nil"/>
              <w:right w:val="nil"/>
            </w:tcBorders>
            <w:shd w:val="clear" w:color="auto" w:fill="auto"/>
            <w:noWrap/>
            <w:vAlign w:val="bottom"/>
            <w:hideMark/>
            <w:tcPrChange w:id="4530" w:author="Harry" w:date="2020-11-21T12:45:00Z">
              <w:tcPr>
                <w:tcW w:w="993" w:type="dxa"/>
                <w:tcBorders>
                  <w:top w:val="nil"/>
                  <w:left w:val="nil"/>
                  <w:bottom w:val="nil"/>
                  <w:right w:val="nil"/>
                </w:tcBorders>
                <w:shd w:val="clear" w:color="auto" w:fill="auto"/>
                <w:noWrap/>
                <w:vAlign w:val="bottom"/>
                <w:hideMark/>
              </w:tcPr>
            </w:tcPrChange>
          </w:tcPr>
          <w:p w14:paraId="46437E86" w14:textId="169141C4" w:rsidR="00884C10" w:rsidRPr="008536F7" w:rsidDel="00C1732E" w:rsidRDefault="00884C10">
            <w:pPr>
              <w:widowControl/>
              <w:ind w:firstLine="567"/>
              <w:rPr>
                <w:ins w:id="4531" w:author="Ragdad Cani Miranti" w:date="2020-11-09T16:52:00Z"/>
                <w:del w:id="4532" w:author="Harry" w:date="2020-11-21T12:55:00Z"/>
                <w:rFonts w:ascii="Times New Roman" w:eastAsia="Times New Roman" w:hAnsi="Times New Roman" w:cs="Times New Roman"/>
                <w:kern w:val="0"/>
                <w:sz w:val="18"/>
                <w:szCs w:val="18"/>
                <w:rPrChange w:id="4533" w:author="Harry" w:date="2020-11-21T12:51:00Z">
                  <w:rPr>
                    <w:ins w:id="4534" w:author="Ragdad Cani Miranti" w:date="2020-11-09T16:52:00Z"/>
                    <w:del w:id="4535" w:author="Harry" w:date="2020-11-21T12:55:00Z"/>
                    <w:rFonts w:ascii="Times New Roman" w:eastAsia="Times New Roman" w:hAnsi="Times New Roman" w:cs="Times New Roman"/>
                    <w:kern w:val="0"/>
                    <w:sz w:val="20"/>
                    <w:szCs w:val="20"/>
                  </w:rPr>
                </w:rPrChange>
              </w:rPr>
              <w:pPrChange w:id="4536" w:author="Harry" w:date="2020-11-28T17:40:00Z">
                <w:pPr>
                  <w:widowControl/>
                  <w:jc w:val="left"/>
                </w:pPr>
              </w:pPrChange>
            </w:pPr>
          </w:p>
        </w:tc>
        <w:tc>
          <w:tcPr>
            <w:tcW w:w="992" w:type="dxa"/>
            <w:tcBorders>
              <w:top w:val="nil"/>
              <w:left w:val="nil"/>
              <w:bottom w:val="nil"/>
              <w:right w:val="nil"/>
            </w:tcBorders>
            <w:shd w:val="clear" w:color="auto" w:fill="auto"/>
            <w:noWrap/>
            <w:vAlign w:val="bottom"/>
            <w:hideMark/>
            <w:tcPrChange w:id="4537" w:author="Harry" w:date="2020-11-21T12:45:00Z">
              <w:tcPr>
                <w:tcW w:w="992" w:type="dxa"/>
                <w:gridSpan w:val="2"/>
                <w:tcBorders>
                  <w:top w:val="nil"/>
                  <w:left w:val="nil"/>
                  <w:bottom w:val="nil"/>
                  <w:right w:val="nil"/>
                </w:tcBorders>
                <w:shd w:val="clear" w:color="auto" w:fill="auto"/>
                <w:noWrap/>
                <w:vAlign w:val="bottom"/>
                <w:hideMark/>
              </w:tcPr>
            </w:tcPrChange>
          </w:tcPr>
          <w:p w14:paraId="2659B233" w14:textId="5D94BED0" w:rsidR="00884C10" w:rsidRPr="008536F7" w:rsidDel="00C1732E" w:rsidRDefault="00884C10">
            <w:pPr>
              <w:widowControl/>
              <w:ind w:firstLine="567"/>
              <w:rPr>
                <w:ins w:id="4538" w:author="Ragdad Cani Miranti" w:date="2020-11-09T16:52:00Z"/>
                <w:del w:id="4539" w:author="Harry" w:date="2020-11-21T12:55:00Z"/>
                <w:rFonts w:ascii="Times New Roman" w:eastAsia="Times New Roman" w:hAnsi="Times New Roman" w:cs="Times New Roman"/>
                <w:kern w:val="0"/>
                <w:sz w:val="18"/>
                <w:szCs w:val="18"/>
                <w:rPrChange w:id="4540" w:author="Harry" w:date="2020-11-21T12:51:00Z">
                  <w:rPr>
                    <w:ins w:id="4541" w:author="Ragdad Cani Miranti" w:date="2020-11-09T16:52:00Z"/>
                    <w:del w:id="4542" w:author="Harry" w:date="2020-11-21T12:55:00Z"/>
                    <w:rFonts w:ascii="Times New Roman" w:eastAsia="Times New Roman" w:hAnsi="Times New Roman" w:cs="Times New Roman"/>
                    <w:kern w:val="0"/>
                    <w:sz w:val="20"/>
                    <w:szCs w:val="20"/>
                  </w:rPr>
                </w:rPrChange>
              </w:rPr>
              <w:pPrChange w:id="4543" w:author="Harry" w:date="2020-11-28T17:40:00Z">
                <w:pPr>
                  <w:widowControl/>
                  <w:jc w:val="left"/>
                </w:pPr>
              </w:pPrChange>
            </w:pPr>
          </w:p>
        </w:tc>
        <w:tc>
          <w:tcPr>
            <w:tcW w:w="992" w:type="dxa"/>
            <w:tcBorders>
              <w:top w:val="nil"/>
              <w:left w:val="nil"/>
              <w:bottom w:val="nil"/>
              <w:right w:val="nil"/>
            </w:tcBorders>
            <w:shd w:val="clear" w:color="auto" w:fill="auto"/>
            <w:noWrap/>
            <w:vAlign w:val="bottom"/>
            <w:hideMark/>
            <w:tcPrChange w:id="4544" w:author="Harry" w:date="2020-11-21T12:45:00Z">
              <w:tcPr>
                <w:tcW w:w="2329" w:type="dxa"/>
                <w:gridSpan w:val="2"/>
                <w:tcBorders>
                  <w:top w:val="nil"/>
                  <w:left w:val="nil"/>
                  <w:bottom w:val="nil"/>
                  <w:right w:val="nil"/>
                </w:tcBorders>
                <w:shd w:val="clear" w:color="auto" w:fill="auto"/>
                <w:noWrap/>
                <w:vAlign w:val="bottom"/>
                <w:hideMark/>
              </w:tcPr>
            </w:tcPrChange>
          </w:tcPr>
          <w:p w14:paraId="5A1607FF" w14:textId="2E691DC3" w:rsidR="00884C10" w:rsidRPr="008536F7" w:rsidDel="00C1732E" w:rsidRDefault="00884C10">
            <w:pPr>
              <w:widowControl/>
              <w:ind w:firstLine="567"/>
              <w:rPr>
                <w:ins w:id="4545" w:author="Ragdad Cani Miranti" w:date="2020-11-09T16:52:00Z"/>
                <w:del w:id="4546" w:author="Harry" w:date="2020-11-21T12:55:00Z"/>
                <w:rFonts w:ascii="Times New Roman" w:eastAsia="Times New Roman" w:hAnsi="Times New Roman" w:cs="Times New Roman"/>
                <w:kern w:val="0"/>
                <w:sz w:val="18"/>
                <w:szCs w:val="18"/>
                <w:rPrChange w:id="4547" w:author="Harry" w:date="2020-11-21T12:51:00Z">
                  <w:rPr>
                    <w:ins w:id="4548" w:author="Ragdad Cani Miranti" w:date="2020-11-09T16:52:00Z"/>
                    <w:del w:id="4549" w:author="Harry" w:date="2020-11-21T12:55:00Z"/>
                    <w:rFonts w:ascii="Times New Roman" w:eastAsia="Times New Roman" w:hAnsi="Times New Roman" w:cs="Times New Roman"/>
                    <w:kern w:val="0"/>
                    <w:sz w:val="20"/>
                    <w:szCs w:val="20"/>
                  </w:rPr>
                </w:rPrChange>
              </w:rPr>
              <w:pPrChange w:id="4550" w:author="Harry" w:date="2020-11-28T17:40:00Z">
                <w:pPr>
                  <w:widowControl/>
                  <w:jc w:val="left"/>
                </w:pPr>
              </w:pPrChange>
            </w:pPr>
          </w:p>
        </w:tc>
      </w:tr>
    </w:tbl>
    <w:p w14:paraId="23998623" w14:textId="0E666D18" w:rsidR="00884C10" w:rsidDel="00C1732E" w:rsidRDefault="00884C10">
      <w:pPr>
        <w:ind w:firstLine="567"/>
        <w:rPr>
          <w:del w:id="4551" w:author="Harry" w:date="2020-11-21T12:49:00Z"/>
          <w:rFonts w:ascii="Times New Roman" w:hAnsi="Times New Roman" w:cs="Times New Roman"/>
          <w:sz w:val="20"/>
          <w:szCs w:val="20"/>
        </w:rPr>
        <w:pPrChange w:id="4552" w:author="Harry" w:date="2020-11-28T17:40:00Z">
          <w:pPr/>
        </w:pPrChange>
      </w:pPr>
    </w:p>
    <w:p w14:paraId="67E8983A" w14:textId="6CAE1B44" w:rsidR="00677BAF" w:rsidDel="00C1732E" w:rsidRDefault="00710BA3">
      <w:pPr>
        <w:ind w:firstLine="567"/>
        <w:rPr>
          <w:del w:id="4553" w:author="Harry" w:date="2020-11-21T12:56:00Z"/>
        </w:rPr>
        <w:pPrChange w:id="4554" w:author="Harry" w:date="2020-11-28T17:40:00Z">
          <w:pPr>
            <w:jc w:val="center"/>
          </w:pPr>
        </w:pPrChange>
      </w:pPr>
      <w:commentRangeStart w:id="4555"/>
      <w:del w:id="4556" w:author="Harry" w:date="2020-11-28T17:40:00Z">
        <w:r w:rsidRPr="00710BA3" w:rsidDel="00971501">
          <w:rPr>
            <w:rFonts w:ascii="Times New Roman" w:hAnsi="Times New Roman" w:cs="Times New Roman" w:hint="eastAsia"/>
            <w:noProof/>
            <w:sz w:val="22"/>
          </w:rPr>
          <w:drawing>
            <wp:inline distT="0" distB="0" distL="0" distR="0" wp14:anchorId="1534F871" wp14:editId="11794625">
              <wp:extent cx="3892550" cy="25435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6976" cy="2546462"/>
                      </a:xfrm>
                      <a:prstGeom prst="rect">
                        <a:avLst/>
                      </a:prstGeom>
                      <a:noFill/>
                      <a:ln>
                        <a:noFill/>
                      </a:ln>
                    </pic:spPr>
                  </pic:pic>
                </a:graphicData>
              </a:graphic>
            </wp:inline>
          </w:drawing>
        </w:r>
        <w:commentRangeEnd w:id="4555"/>
        <w:r w:rsidR="00BF1621" w:rsidDel="00971501">
          <w:rPr>
            <w:rStyle w:val="CommentReference"/>
          </w:rPr>
          <w:commentReference w:id="4555"/>
        </w:r>
      </w:del>
    </w:p>
    <w:p w14:paraId="47B30553" w14:textId="6E58EDFF" w:rsidR="00AB3F6C" w:rsidDel="00971501" w:rsidRDefault="00AB3F6C">
      <w:pPr>
        <w:ind w:firstLine="567"/>
        <w:rPr>
          <w:ins w:id="4557" w:author="Ragdad Cani Miranti" w:date="2020-11-09T19:15:00Z"/>
          <w:del w:id="4558" w:author="Harry" w:date="2020-11-28T17:40:00Z"/>
          <w:rFonts w:ascii="Times New Roman" w:hAnsi="Times New Roman" w:cs="Times New Roman"/>
          <w:sz w:val="22"/>
        </w:rPr>
        <w:pPrChange w:id="4559" w:author="Harry" w:date="2020-11-28T17:40:00Z">
          <w:pPr>
            <w:widowControl/>
            <w:autoSpaceDE w:val="0"/>
            <w:autoSpaceDN w:val="0"/>
            <w:adjustRightInd w:val="0"/>
            <w:ind w:firstLine="426"/>
          </w:pPr>
        </w:pPrChange>
      </w:pPr>
      <w:ins w:id="4560" w:author="Ragdad Cani Miranti" w:date="2020-11-09T19:15:00Z">
        <w:del w:id="4561" w:author="Harry" w:date="2020-11-21T12:56:00Z">
          <w:r w:rsidRPr="00535350" w:rsidDel="00C1732E">
            <w:rPr>
              <w:rFonts w:ascii="Times New Roman" w:hAnsi="Times New Roman" w:cs="Times New Roman"/>
              <w:sz w:val="22"/>
            </w:rPr>
            <w:delText>Th</w:delText>
          </w:r>
        </w:del>
        <w:del w:id="4562" w:author="Harry" w:date="2020-11-28T10:57:00Z">
          <w:r w:rsidRPr="00535350" w:rsidDel="00E16E30">
            <w:rPr>
              <w:rFonts w:ascii="Times New Roman" w:hAnsi="Times New Roman" w:cs="Times New Roman"/>
              <w:sz w:val="22"/>
            </w:rPr>
            <w:delText xml:space="preserve">en, </w:delText>
          </w:r>
        </w:del>
        <w:del w:id="4563" w:author="Harry" w:date="2020-11-28T11:21:00Z">
          <w:r w:rsidRPr="001625B5" w:rsidDel="00B0205F">
            <w:rPr>
              <w:rFonts w:ascii="Times New Roman" w:hAnsi="Times New Roman" w:cs="Times New Roman"/>
              <w:sz w:val="22"/>
            </w:rPr>
            <w:delText xml:space="preserve">the results of spatial and non-spatial regressions of the economic growth </w:delText>
          </w:r>
        </w:del>
      </w:ins>
      <w:ins w:id="4564" w:author="Ragdad Cani Miranti" w:date="2020-11-27T10:50:00Z">
        <w:del w:id="4565" w:author="Harry" w:date="2020-11-28T11:21:00Z">
          <w:r w:rsidR="00076DC1" w:rsidDel="00B0205F">
            <w:rPr>
              <w:rFonts w:ascii="Times New Roman" w:hAnsi="Times New Roman" w:cs="Times New Roman"/>
              <w:sz w:val="22"/>
            </w:rPr>
            <w:delText>by</w:delText>
          </w:r>
        </w:del>
      </w:ins>
      <w:ins w:id="4566" w:author="Ragdad Cani Miranti" w:date="2020-11-09T19:15:00Z">
        <w:del w:id="4567" w:author="Harry" w:date="2020-11-28T11:21:00Z">
          <w:r w:rsidRPr="001625B5" w:rsidDel="00B0205F">
            <w:rPr>
              <w:rFonts w:ascii="Times New Roman" w:hAnsi="Times New Roman" w:cs="Times New Roman"/>
              <w:sz w:val="22"/>
            </w:rPr>
            <w:delText xml:space="preserve"> including pandemic period, where it evaluates the effect of including COVID-19 pandemic period to the regional growth dynamics.</w:delText>
          </w:r>
        </w:del>
        <w:del w:id="4568" w:author="Harry" w:date="2020-11-28T11:22:00Z">
          <w:r w:rsidRPr="001625B5" w:rsidDel="00B0205F">
            <w:rPr>
              <w:rFonts w:ascii="Times New Roman" w:hAnsi="Times New Roman" w:cs="Times New Roman"/>
              <w:sz w:val="22"/>
            </w:rPr>
            <w:delText xml:space="preserve"> All coefficients reported in Table 3 </w:delText>
          </w:r>
        </w:del>
      </w:ins>
      <w:ins w:id="4569" w:author="Ragdad Cani Miranti" w:date="2020-11-27T10:52:00Z">
        <w:del w:id="4570" w:author="Harry" w:date="2020-11-28T11:22:00Z">
          <w:r w:rsidR="00076DC1" w:rsidDel="00B0205F">
            <w:rPr>
              <w:rFonts w:ascii="Times New Roman" w:hAnsi="Times New Roman" w:cs="Times New Roman"/>
              <w:sz w:val="22"/>
            </w:rPr>
            <w:delText xml:space="preserve">also </w:delText>
          </w:r>
        </w:del>
      </w:ins>
      <w:ins w:id="4571" w:author="Ragdad Cani Miranti" w:date="2020-11-09T19:15:00Z">
        <w:del w:id="4572" w:author="Harry" w:date="2020-11-28T11:22:00Z">
          <w:r w:rsidRPr="001625B5" w:rsidDel="00B0205F">
            <w:rPr>
              <w:rFonts w:ascii="Times New Roman" w:hAnsi="Times New Roman" w:cs="Times New Roman"/>
              <w:sz w:val="22"/>
            </w:rPr>
            <w:delText>show negative sign</w:delText>
          </w:r>
        </w:del>
      </w:ins>
      <w:ins w:id="4573" w:author="Ragdad Cani Miranti" w:date="2020-11-27T10:52:00Z">
        <w:del w:id="4574" w:author="Harry" w:date="2020-11-28T11:22:00Z">
          <w:r w:rsidR="00076DC1" w:rsidDel="00B0205F">
            <w:rPr>
              <w:rFonts w:ascii="Times New Roman" w:hAnsi="Times New Roman" w:cs="Times New Roman"/>
              <w:sz w:val="22"/>
            </w:rPr>
            <w:delText xml:space="preserve"> in the period with pandemic</w:delText>
          </w:r>
        </w:del>
      </w:ins>
      <w:ins w:id="4575" w:author="Ragdad Cani Miranti" w:date="2020-11-09T19:15:00Z">
        <w:del w:id="4576" w:author="Harry" w:date="2020-11-28T11:22:00Z">
          <w:r w:rsidRPr="001625B5" w:rsidDel="00B0205F">
            <w:rPr>
              <w:rFonts w:ascii="Times New Roman" w:hAnsi="Times New Roman" w:cs="Times New Roman"/>
              <w:sz w:val="22"/>
            </w:rPr>
            <w:delText xml:space="preserve">. However, </w:delText>
          </w:r>
        </w:del>
      </w:ins>
      <w:ins w:id="4577" w:author="Ragdad Cani Miranti" w:date="2020-11-27T10:52:00Z">
        <w:del w:id="4578" w:author="Harry" w:date="2020-11-28T11:22:00Z">
          <w:r w:rsidR="00076DC1" w:rsidDel="00B0205F">
            <w:rPr>
              <w:rFonts w:ascii="Times New Roman" w:hAnsi="Times New Roman" w:cs="Times New Roman"/>
              <w:sz w:val="22"/>
            </w:rPr>
            <w:delText xml:space="preserve">none of </w:delText>
          </w:r>
        </w:del>
      </w:ins>
      <w:ins w:id="4579" w:author="Ragdad Cani Miranti" w:date="2020-11-09T19:15:00Z">
        <w:del w:id="4580" w:author="Harry" w:date="2020-11-28T11:22:00Z">
          <w:r w:rsidRPr="001625B5" w:rsidDel="00B0205F">
            <w:rPr>
              <w:rFonts w:ascii="Times New Roman" w:hAnsi="Times New Roman" w:cs="Times New Roman"/>
              <w:sz w:val="22"/>
            </w:rPr>
            <w:delText xml:space="preserve">coefficient is statistically significant. </w:delText>
          </w:r>
        </w:del>
        <w:del w:id="4581" w:author="Harry" w:date="2020-11-28T17:22:00Z">
          <w:r w:rsidRPr="001625B5" w:rsidDel="00643845">
            <w:rPr>
              <w:rFonts w:ascii="Times New Roman" w:hAnsi="Times New Roman" w:cs="Times New Roman"/>
              <w:sz w:val="22"/>
            </w:rPr>
            <w:delText xml:space="preserve">This </w:delText>
          </w:r>
        </w:del>
      </w:ins>
      <w:ins w:id="4582" w:author="Ragdad Cani Miranti" w:date="2020-11-27T10:53:00Z">
        <w:del w:id="4583" w:author="Harry" w:date="2020-11-28T17:22:00Z">
          <w:r w:rsidR="006D3F79" w:rsidDel="00643845">
            <w:rPr>
              <w:rFonts w:ascii="Times New Roman" w:hAnsi="Times New Roman" w:cs="Times New Roman"/>
              <w:sz w:val="22"/>
            </w:rPr>
            <w:delText>in</w:delText>
          </w:r>
        </w:del>
      </w:ins>
      <w:ins w:id="4584" w:author="Ragdad Cani Miranti" w:date="2020-11-09T19:15:00Z">
        <w:del w:id="4585" w:author="Harry" w:date="2020-11-28T17:22:00Z">
          <w:r w:rsidRPr="001625B5" w:rsidDel="00643845">
            <w:rPr>
              <w:rFonts w:ascii="Times New Roman" w:hAnsi="Times New Roman" w:cs="Times New Roman"/>
              <w:sz w:val="22"/>
            </w:rPr>
            <w:delText>significant and negative</w:delText>
          </w:r>
          <w:r w:rsidDel="00643845">
            <w:rPr>
              <w:rFonts w:ascii="Times New Roman" w:hAnsi="Times New Roman" w:cs="Times New Roman"/>
              <w:sz w:val="22"/>
            </w:rPr>
            <w:delText xml:space="preserve"> coefficient</w:delText>
          </w:r>
          <w:r w:rsidDel="00643845">
            <w:rPr>
              <w:rFonts w:ascii="Times New Roman" w:hAnsi="Times New Roman" w:cs="Times New Roman"/>
              <w:kern w:val="0"/>
              <w:sz w:val="22"/>
            </w:rPr>
            <w:delText xml:space="preserve"> </w:delText>
          </w:r>
          <w:r w:rsidRPr="001625B5" w:rsidDel="00643845">
            <w:rPr>
              <w:rFonts w:ascii="Times New Roman" w:hAnsi="Times New Roman" w:cs="Times New Roman"/>
              <w:kern w:val="0"/>
              <w:sz w:val="22"/>
            </w:rPr>
            <w:delText xml:space="preserve">indicates that </w:delText>
          </w:r>
        </w:del>
      </w:ins>
      <w:ins w:id="4586" w:author="Ragdad Cani Miranti" w:date="2020-11-27T10:53:00Z">
        <w:del w:id="4587" w:author="Harry" w:date="2020-11-28T17:22:00Z">
          <w:r w:rsidR="006D3F79" w:rsidDel="00643845">
            <w:rPr>
              <w:rFonts w:ascii="Times New Roman" w:hAnsi="Times New Roman" w:cs="Times New Roman"/>
              <w:kern w:val="0"/>
              <w:sz w:val="22"/>
            </w:rPr>
            <w:delText>initial economic size and spill</w:delText>
          </w:r>
        </w:del>
        <w:del w:id="4588" w:author="Harry" w:date="2020-11-28T11:14:00Z">
          <w:r w:rsidR="006D3F79" w:rsidDel="00C57697">
            <w:rPr>
              <w:rFonts w:ascii="Times New Roman" w:hAnsi="Times New Roman" w:cs="Times New Roman"/>
              <w:kern w:val="0"/>
              <w:sz w:val="22"/>
            </w:rPr>
            <w:delText>-</w:delText>
          </w:r>
        </w:del>
        <w:del w:id="4589" w:author="Harry" w:date="2020-11-28T17:22:00Z">
          <w:r w:rsidR="006D3F79" w:rsidDel="00643845">
            <w:rPr>
              <w:rFonts w:ascii="Times New Roman" w:hAnsi="Times New Roman" w:cs="Times New Roman"/>
              <w:kern w:val="0"/>
              <w:sz w:val="22"/>
            </w:rPr>
            <w:delText xml:space="preserve">overs effect does not affect the regional growth dynamics within pandemic period inclusion. </w:delText>
          </w:r>
        </w:del>
      </w:ins>
      <w:ins w:id="4590" w:author="Ragdad Cani Miranti" w:date="2020-11-27T10:57:00Z">
        <w:del w:id="4591" w:author="Harry" w:date="2020-11-28T17:22:00Z">
          <w:r w:rsidR="00EA2CFC" w:rsidDel="00643845">
            <w:rPr>
              <w:rFonts w:ascii="Times New Roman" w:hAnsi="Times New Roman" w:cs="Times New Roman"/>
              <w:kern w:val="0"/>
              <w:sz w:val="22"/>
            </w:rPr>
            <w:delText xml:space="preserve">The regional growth dynamics is affected by the error or “shocks” </w:delText>
          </w:r>
        </w:del>
      </w:ins>
      <w:ins w:id="4592" w:author="Ragdad Cani Miranti" w:date="2020-11-27T10:58:00Z">
        <w:del w:id="4593" w:author="Harry" w:date="2020-11-28T17:22:00Z">
          <w:r w:rsidR="00EA2CFC" w:rsidDel="00643845">
            <w:rPr>
              <w:rFonts w:ascii="Times New Roman" w:hAnsi="Times New Roman" w:cs="Times New Roman"/>
              <w:kern w:val="0"/>
              <w:sz w:val="22"/>
            </w:rPr>
            <w:delText xml:space="preserve">in a given province </w:delText>
          </w:r>
        </w:del>
      </w:ins>
      <w:ins w:id="4594" w:author="Ragdad Cani Miranti" w:date="2020-11-27T10:57:00Z">
        <w:del w:id="4595" w:author="Harry" w:date="2020-11-28T17:22:00Z">
          <w:r w:rsidR="00EA2CFC" w:rsidDel="00643845">
            <w:rPr>
              <w:rFonts w:ascii="Times New Roman" w:hAnsi="Times New Roman" w:cs="Times New Roman"/>
              <w:kern w:val="0"/>
              <w:sz w:val="22"/>
            </w:rPr>
            <w:delText xml:space="preserve">which </w:delText>
          </w:r>
        </w:del>
      </w:ins>
      <w:ins w:id="4596" w:author="Ragdad Cani Miranti" w:date="2020-11-27T10:58:00Z">
        <w:del w:id="4597" w:author="Harry" w:date="2020-11-28T17:22:00Z">
          <w:r w:rsidR="00EA2CFC" w:rsidDel="00643845">
            <w:rPr>
              <w:rFonts w:ascii="Times New Roman" w:hAnsi="Times New Roman" w:cs="Times New Roman"/>
              <w:kern w:val="0"/>
              <w:sz w:val="22"/>
            </w:rPr>
            <w:delText xml:space="preserve">is unexplained in the model. </w:delText>
          </w:r>
        </w:del>
      </w:ins>
      <w:ins w:id="4598" w:author="Ragdad Cani Miranti" w:date="2020-11-27T11:00:00Z">
        <w:del w:id="4599" w:author="Harry" w:date="2020-11-28T17:22:00Z">
          <w:r w:rsidR="00EA2CFC" w:rsidDel="00643845">
            <w:rPr>
              <w:rFonts w:ascii="Times New Roman" w:hAnsi="Times New Roman" w:cs="Times New Roman"/>
              <w:kern w:val="0"/>
              <w:sz w:val="22"/>
            </w:rPr>
            <w:delText>In addition, the inexistence of sill</w:delText>
          </w:r>
        </w:del>
        <w:del w:id="4600" w:author="Harry" w:date="2020-11-28T11:14:00Z">
          <w:r w:rsidR="00EA2CFC" w:rsidDel="00C57697">
            <w:rPr>
              <w:rFonts w:ascii="Times New Roman" w:hAnsi="Times New Roman" w:cs="Times New Roman"/>
              <w:kern w:val="0"/>
              <w:sz w:val="22"/>
            </w:rPr>
            <w:delText>s-</w:delText>
          </w:r>
        </w:del>
        <w:del w:id="4601" w:author="Harry" w:date="2020-11-28T17:22:00Z">
          <w:r w:rsidR="00EA2CFC" w:rsidDel="00643845">
            <w:rPr>
              <w:rFonts w:ascii="Times New Roman" w:hAnsi="Times New Roman" w:cs="Times New Roman"/>
              <w:kern w:val="0"/>
              <w:sz w:val="22"/>
            </w:rPr>
            <w:delText>over effect within pandemic-period inclusion is t</w:delText>
          </w:r>
        </w:del>
      </w:ins>
      <w:ins w:id="4602" w:author="Ragdad Cani Miranti" w:date="2020-11-27T11:01:00Z">
        <w:del w:id="4603" w:author="Harry" w:date="2020-11-28T17:22:00Z">
          <w:r w:rsidR="00EA2CFC" w:rsidDel="00643845">
            <w:rPr>
              <w:rFonts w:ascii="Times New Roman" w:hAnsi="Times New Roman" w:cs="Times New Roman"/>
              <w:kern w:val="0"/>
              <w:sz w:val="22"/>
            </w:rPr>
            <w:delText xml:space="preserve">he disconnection of physical interaction among provinces during </w:delText>
          </w:r>
        </w:del>
      </w:ins>
      <w:ins w:id="4604" w:author="Ragdad Cani Miranti" w:date="2020-11-27T11:02:00Z">
        <w:del w:id="4605" w:author="Harry" w:date="2020-11-28T17:22:00Z">
          <w:r w:rsidR="00EA2CFC" w:rsidDel="00643845">
            <w:rPr>
              <w:rFonts w:ascii="Times New Roman" w:hAnsi="Times New Roman" w:cs="Times New Roman"/>
              <w:kern w:val="0"/>
              <w:sz w:val="22"/>
            </w:rPr>
            <w:delText xml:space="preserve">‘lock-down period’ due to pandemic. </w:delText>
          </w:r>
          <w:r w:rsidR="00C83091" w:rsidDel="00643845">
            <w:rPr>
              <w:rFonts w:ascii="Times New Roman" w:hAnsi="Times New Roman" w:cs="Times New Roman"/>
              <w:kern w:val="0"/>
              <w:sz w:val="22"/>
            </w:rPr>
            <w:delText xml:space="preserve">It is also supported by the decreasing pattern of Moran’s I statistics </w:delText>
          </w:r>
        </w:del>
        <w:del w:id="4606" w:author="Harry" w:date="2020-11-28T11:14:00Z">
          <w:r w:rsidR="00C83091" w:rsidDel="00C57697">
            <w:rPr>
              <w:rFonts w:ascii="Times New Roman" w:hAnsi="Times New Roman" w:cs="Times New Roman"/>
              <w:kern w:val="0"/>
              <w:sz w:val="22"/>
            </w:rPr>
            <w:delText>o</w:delText>
          </w:r>
        </w:del>
        <w:del w:id="4607" w:author="Harry" w:date="2020-11-28T17:22:00Z">
          <w:r w:rsidR="00C83091" w:rsidDel="00643845">
            <w:rPr>
              <w:rFonts w:ascii="Times New Roman" w:hAnsi="Times New Roman" w:cs="Times New Roman"/>
              <w:kern w:val="0"/>
              <w:sz w:val="22"/>
            </w:rPr>
            <w:delText>n Table 2 between GDP</w:delText>
          </w:r>
        </w:del>
      </w:ins>
      <w:ins w:id="4608" w:author="Ragdad Cani Miranti" w:date="2020-11-27T11:03:00Z">
        <w:del w:id="4609" w:author="Harry" w:date="2020-11-28T17:22:00Z">
          <w:r w:rsidR="00C83091" w:rsidDel="00643845">
            <w:rPr>
              <w:rFonts w:ascii="Times New Roman" w:hAnsi="Times New Roman" w:cs="Times New Roman"/>
              <w:kern w:val="0"/>
              <w:sz w:val="22"/>
            </w:rPr>
            <w:delText>2019:Q1 and GDP2020:Q2</w:delText>
          </w:r>
        </w:del>
        <w:del w:id="4610" w:author="Harry" w:date="2020-11-28T11:15:00Z">
          <w:r w:rsidR="00C83091" w:rsidDel="00C57697">
            <w:rPr>
              <w:rFonts w:ascii="Times New Roman" w:hAnsi="Times New Roman" w:cs="Times New Roman"/>
              <w:kern w:val="0"/>
              <w:sz w:val="22"/>
            </w:rPr>
            <w:delText xml:space="preserve">. </w:delText>
          </w:r>
        </w:del>
      </w:ins>
      <w:ins w:id="4611" w:author="Ragdad Cani Miranti" w:date="2020-11-27T11:04:00Z">
        <w:del w:id="4612" w:author="Harry" w:date="2020-11-28T11:15:00Z">
          <w:r w:rsidR="00C83091" w:rsidDel="00C57697">
            <w:rPr>
              <w:rFonts w:ascii="Times New Roman" w:hAnsi="Times New Roman" w:cs="Times New Roman"/>
              <w:kern w:val="0"/>
              <w:sz w:val="22"/>
            </w:rPr>
            <w:delText>The</w:delText>
          </w:r>
        </w:del>
      </w:ins>
      <w:ins w:id="4613" w:author="Ragdad Cani Miranti" w:date="2020-11-27T11:03:00Z">
        <w:del w:id="4614" w:author="Harry" w:date="2020-11-28T11:15:00Z">
          <w:r w:rsidR="00C83091" w:rsidDel="00C57697">
            <w:rPr>
              <w:rFonts w:ascii="Times New Roman" w:hAnsi="Times New Roman" w:cs="Times New Roman"/>
              <w:kern w:val="0"/>
              <w:sz w:val="22"/>
            </w:rPr>
            <w:delText xml:space="preserve"> decreasing global spatial value</w:delText>
          </w:r>
        </w:del>
      </w:ins>
      <w:ins w:id="4615" w:author="Ragdad Cani Miranti" w:date="2020-11-27T11:05:00Z">
        <w:del w:id="4616" w:author="Harry" w:date="2020-11-28T11:15:00Z">
          <w:r w:rsidR="00C83091" w:rsidDel="00C57697">
            <w:rPr>
              <w:rFonts w:ascii="Times New Roman" w:hAnsi="Times New Roman" w:cs="Times New Roman"/>
              <w:kern w:val="0"/>
              <w:sz w:val="22"/>
            </w:rPr>
            <w:delText xml:space="preserve"> </w:delText>
          </w:r>
        </w:del>
        <w:del w:id="4617" w:author="Harry" w:date="2020-11-28T17:22:00Z">
          <w:r w:rsidR="00C83091" w:rsidDel="00643845">
            <w:rPr>
              <w:rFonts w:ascii="Times New Roman" w:hAnsi="Times New Roman" w:cs="Times New Roman"/>
              <w:kern w:val="0"/>
              <w:sz w:val="22"/>
            </w:rPr>
            <w:delText>indica</w:delText>
          </w:r>
        </w:del>
      </w:ins>
      <w:ins w:id="4618" w:author="Ragdad Cani Miranti" w:date="2020-11-27T11:06:00Z">
        <w:del w:id="4619" w:author="Harry" w:date="2020-11-28T17:22:00Z">
          <w:r w:rsidR="00C83091" w:rsidDel="00643845">
            <w:rPr>
              <w:rFonts w:ascii="Times New Roman" w:hAnsi="Times New Roman" w:cs="Times New Roman"/>
              <w:kern w:val="0"/>
              <w:sz w:val="22"/>
            </w:rPr>
            <w:delText>t</w:delText>
          </w:r>
        </w:del>
        <w:del w:id="4620" w:author="Harry" w:date="2020-11-28T11:15:00Z">
          <w:r w:rsidR="00C83091" w:rsidDel="00C57697">
            <w:rPr>
              <w:rFonts w:ascii="Times New Roman" w:hAnsi="Times New Roman" w:cs="Times New Roman"/>
              <w:kern w:val="0"/>
              <w:sz w:val="22"/>
            </w:rPr>
            <w:delText>es</w:delText>
          </w:r>
        </w:del>
        <w:del w:id="4621" w:author="Harry" w:date="2020-11-28T17:22:00Z">
          <w:r w:rsidR="00C83091" w:rsidDel="00643845">
            <w:rPr>
              <w:rFonts w:ascii="Times New Roman" w:hAnsi="Times New Roman" w:cs="Times New Roman"/>
              <w:kern w:val="0"/>
              <w:sz w:val="22"/>
            </w:rPr>
            <w:delText xml:space="preserve"> the connectivity</w:delText>
          </w:r>
        </w:del>
        <w:del w:id="4622" w:author="Harry" w:date="2020-11-28T11:16:00Z">
          <w:r w:rsidR="00C83091" w:rsidDel="00C57697">
            <w:rPr>
              <w:rFonts w:ascii="Times New Roman" w:hAnsi="Times New Roman" w:cs="Times New Roman"/>
              <w:kern w:val="0"/>
              <w:sz w:val="22"/>
            </w:rPr>
            <w:delText xml:space="preserve"> downturn across provinces</w:delText>
          </w:r>
        </w:del>
        <w:del w:id="4623" w:author="Harry" w:date="2020-11-28T17:22:00Z">
          <w:r w:rsidR="00C83091" w:rsidDel="00643845">
            <w:rPr>
              <w:rFonts w:ascii="Times New Roman" w:hAnsi="Times New Roman" w:cs="Times New Roman"/>
              <w:kern w:val="0"/>
              <w:sz w:val="22"/>
            </w:rPr>
            <w:delText xml:space="preserve">. </w:delText>
          </w:r>
        </w:del>
        <w:del w:id="4624" w:author="Harry" w:date="2020-11-28T17:39:00Z">
          <w:r w:rsidR="002E1434" w:rsidDel="00971501">
            <w:rPr>
              <w:rFonts w:ascii="Times New Roman" w:hAnsi="Times New Roman" w:cs="Times New Roman"/>
              <w:kern w:val="0"/>
              <w:sz w:val="22"/>
            </w:rPr>
            <w:delText>H</w:delText>
          </w:r>
        </w:del>
        <w:del w:id="4625" w:author="Harry" w:date="2020-11-28T17:40:00Z">
          <w:r w:rsidR="002E1434" w:rsidDel="00971501">
            <w:rPr>
              <w:rFonts w:ascii="Times New Roman" w:hAnsi="Times New Roman" w:cs="Times New Roman"/>
              <w:kern w:val="0"/>
              <w:sz w:val="22"/>
            </w:rPr>
            <w:delText>owever, the negative coefficient</w:delText>
          </w:r>
        </w:del>
      </w:ins>
      <w:ins w:id="4626" w:author="Ragdad Cani Miranti" w:date="2020-11-27T11:08:00Z">
        <w:del w:id="4627" w:author="Harry" w:date="2020-11-28T17:40:00Z">
          <w:r w:rsidR="00193B6E" w:rsidDel="00971501">
            <w:rPr>
              <w:rFonts w:ascii="Times New Roman" w:hAnsi="Times New Roman" w:cs="Times New Roman"/>
              <w:kern w:val="0"/>
              <w:sz w:val="22"/>
            </w:rPr>
            <w:delText>s</w:delText>
          </w:r>
        </w:del>
      </w:ins>
      <w:ins w:id="4628" w:author="Ragdad Cani Miranti" w:date="2020-11-27T11:06:00Z">
        <w:del w:id="4629" w:author="Harry" w:date="2020-11-28T17:40:00Z">
          <w:r w:rsidR="002E1434" w:rsidDel="00971501">
            <w:rPr>
              <w:rFonts w:ascii="Times New Roman" w:hAnsi="Times New Roman" w:cs="Times New Roman"/>
              <w:kern w:val="0"/>
              <w:sz w:val="22"/>
            </w:rPr>
            <w:delText xml:space="preserve"> of the slope</w:delText>
          </w:r>
        </w:del>
      </w:ins>
      <w:ins w:id="4630" w:author="Ragdad Cani Miranti" w:date="2020-11-27T11:07:00Z">
        <w:del w:id="4631" w:author="Harry" w:date="2020-11-28T17:40:00Z">
          <w:r w:rsidR="002E1434" w:rsidDel="00971501">
            <w:rPr>
              <w:rFonts w:ascii="Times New Roman" w:hAnsi="Times New Roman" w:cs="Times New Roman"/>
              <w:kern w:val="0"/>
              <w:sz w:val="22"/>
            </w:rPr>
            <w:delText xml:space="preserve">s </w:delText>
          </w:r>
        </w:del>
      </w:ins>
      <w:ins w:id="4632" w:author="Ragdad Cani Miranti" w:date="2020-11-27T11:06:00Z">
        <w:del w:id="4633" w:author="Harry" w:date="2020-11-28T17:40:00Z">
          <w:r w:rsidR="002E1434" w:rsidDel="00971501">
            <w:rPr>
              <w:rFonts w:ascii="Times New Roman" w:hAnsi="Times New Roman" w:cs="Times New Roman"/>
              <w:kern w:val="0"/>
              <w:sz w:val="22"/>
            </w:rPr>
            <w:delText xml:space="preserve">still </w:delText>
          </w:r>
        </w:del>
      </w:ins>
      <w:ins w:id="4634" w:author="Ragdad Cani Miranti" w:date="2020-11-27T11:07:00Z">
        <w:del w:id="4635" w:author="Harry" w:date="2020-11-28T11:16:00Z">
          <w:r w:rsidR="002E1434" w:rsidDel="00C57697">
            <w:rPr>
              <w:rFonts w:ascii="Times New Roman" w:hAnsi="Times New Roman" w:cs="Times New Roman"/>
              <w:kern w:val="0"/>
              <w:sz w:val="22"/>
            </w:rPr>
            <w:delText xml:space="preserve">show us </w:delText>
          </w:r>
        </w:del>
        <w:del w:id="4636" w:author="Harry" w:date="2020-11-28T11:17:00Z">
          <w:r w:rsidR="002E1434" w:rsidDel="00C57697">
            <w:rPr>
              <w:rFonts w:ascii="Times New Roman" w:hAnsi="Times New Roman" w:cs="Times New Roman"/>
              <w:kern w:val="0"/>
              <w:sz w:val="22"/>
            </w:rPr>
            <w:delText>t</w:delText>
          </w:r>
          <w:r w:rsidR="00603DA0" w:rsidDel="00C57697">
            <w:rPr>
              <w:rFonts w:ascii="Times New Roman" w:hAnsi="Times New Roman" w:cs="Times New Roman"/>
              <w:kern w:val="0"/>
              <w:sz w:val="22"/>
            </w:rPr>
            <w:delText xml:space="preserve">hat the </w:delText>
          </w:r>
        </w:del>
        <w:del w:id="4637" w:author="Harry" w:date="2020-11-28T11:16:00Z">
          <w:r w:rsidR="00603DA0" w:rsidDel="00C57697">
            <w:rPr>
              <w:rFonts w:ascii="Times New Roman" w:hAnsi="Times New Roman" w:cs="Times New Roman"/>
              <w:kern w:val="0"/>
              <w:sz w:val="22"/>
            </w:rPr>
            <w:delText xml:space="preserve">left-behind </w:delText>
          </w:r>
        </w:del>
        <w:del w:id="4638" w:author="Harry" w:date="2020-11-28T17:40:00Z">
          <w:r w:rsidR="00603DA0" w:rsidDel="00971501">
            <w:rPr>
              <w:rFonts w:ascii="Times New Roman" w:hAnsi="Times New Roman" w:cs="Times New Roman"/>
              <w:kern w:val="0"/>
              <w:sz w:val="22"/>
            </w:rPr>
            <w:delText xml:space="preserve">provinces </w:delText>
          </w:r>
        </w:del>
        <w:del w:id="4639" w:author="Harry" w:date="2020-11-28T11:17:00Z">
          <w:r w:rsidR="00603DA0" w:rsidDel="00C57697">
            <w:rPr>
              <w:rFonts w:ascii="Times New Roman" w:hAnsi="Times New Roman" w:cs="Times New Roman"/>
              <w:kern w:val="0"/>
              <w:sz w:val="22"/>
            </w:rPr>
            <w:delText xml:space="preserve">in terms of initial </w:delText>
          </w:r>
        </w:del>
        <w:del w:id="4640" w:author="Harry" w:date="2020-11-28T11:18:00Z">
          <w:r w:rsidR="00603DA0" w:rsidDel="00C57697">
            <w:rPr>
              <w:rFonts w:ascii="Times New Roman" w:hAnsi="Times New Roman" w:cs="Times New Roman"/>
              <w:kern w:val="0"/>
              <w:sz w:val="22"/>
            </w:rPr>
            <w:delText>economic size</w:delText>
          </w:r>
        </w:del>
        <w:del w:id="4641" w:author="Harry" w:date="2020-11-28T17:40:00Z">
          <w:r w:rsidR="00603DA0" w:rsidDel="00971501">
            <w:rPr>
              <w:rFonts w:ascii="Times New Roman" w:hAnsi="Times New Roman" w:cs="Times New Roman"/>
              <w:kern w:val="0"/>
              <w:sz w:val="22"/>
            </w:rPr>
            <w:delText xml:space="preserve"> </w:delText>
          </w:r>
        </w:del>
        <w:del w:id="4642" w:author="Harry" w:date="2020-11-28T11:18:00Z">
          <w:r w:rsidR="00603DA0" w:rsidDel="00C57697">
            <w:rPr>
              <w:rFonts w:ascii="Times New Roman" w:hAnsi="Times New Roman" w:cs="Times New Roman"/>
              <w:kern w:val="0"/>
              <w:sz w:val="22"/>
            </w:rPr>
            <w:delText>attempt to c</w:delText>
          </w:r>
        </w:del>
      </w:ins>
      <w:ins w:id="4643" w:author="Ragdad Cani Miranti" w:date="2020-11-27T11:08:00Z">
        <w:del w:id="4644" w:author="Harry" w:date="2020-11-28T11:18:00Z">
          <w:r w:rsidR="00603DA0" w:rsidDel="00C57697">
            <w:rPr>
              <w:rFonts w:ascii="Times New Roman" w:hAnsi="Times New Roman" w:cs="Times New Roman"/>
              <w:kern w:val="0"/>
              <w:sz w:val="22"/>
            </w:rPr>
            <w:delText>onverge towards a common equilibrium.</w:delText>
          </w:r>
        </w:del>
        <w:del w:id="4645" w:author="Harry" w:date="2020-11-28T17:40:00Z">
          <w:r w:rsidR="00603DA0" w:rsidDel="00971501">
            <w:rPr>
              <w:rFonts w:ascii="Times New Roman" w:hAnsi="Times New Roman" w:cs="Times New Roman"/>
              <w:sz w:val="22"/>
            </w:rPr>
            <w:delText xml:space="preserve"> </w:delText>
          </w:r>
        </w:del>
        <w:del w:id="4646" w:author="Harry" w:date="2020-11-28T11:20:00Z">
          <w:r w:rsidR="00603DA0" w:rsidDel="00C57697">
            <w:rPr>
              <w:rFonts w:ascii="Times New Roman" w:hAnsi="Times New Roman" w:cs="Times New Roman"/>
              <w:sz w:val="22"/>
            </w:rPr>
            <w:delText xml:space="preserve">Finally, </w:delText>
          </w:r>
          <w:r w:rsidR="00193B6E" w:rsidDel="00C57697">
            <w:rPr>
              <w:rFonts w:ascii="Times New Roman" w:hAnsi="Times New Roman" w:cs="Times New Roman"/>
              <w:sz w:val="22"/>
            </w:rPr>
            <w:delText xml:space="preserve">the negative coefficients of the </w:delText>
          </w:r>
        </w:del>
      </w:ins>
      <w:ins w:id="4647" w:author="Ragdad Cani Miranti" w:date="2020-11-27T11:09:00Z">
        <w:del w:id="4648" w:author="Harry" w:date="2020-11-28T11:20:00Z">
          <w:r w:rsidR="00193B6E" w:rsidDel="00C57697">
            <w:rPr>
              <w:rFonts w:ascii="Times New Roman" w:hAnsi="Times New Roman" w:cs="Times New Roman"/>
              <w:sz w:val="22"/>
            </w:rPr>
            <w:delText xml:space="preserve">initial economic imply that </w:delText>
          </w:r>
        </w:del>
      </w:ins>
      <w:ins w:id="4649" w:author="Ragdad Cani Miranti" w:date="2020-11-09T19:15:00Z">
        <w:del w:id="4650" w:author="Harry" w:date="2020-11-28T17:40:00Z">
          <w:r w:rsidRPr="00B4756E" w:rsidDel="00971501">
            <w:rPr>
              <w:rFonts w:ascii="Times New Roman" w:hAnsi="Times New Roman" w:cs="Times New Roman"/>
              <w:sz w:val="22"/>
            </w:rPr>
            <w:delText>most of provinces with high GDP</w:delText>
          </w:r>
        </w:del>
      </w:ins>
      <w:ins w:id="4651" w:author="Ragdad Cani Miranti" w:date="2020-11-27T11:09:00Z">
        <w:del w:id="4652" w:author="Harry" w:date="2020-11-28T17:40:00Z">
          <w:r w:rsidR="00193B6E" w:rsidDel="00971501">
            <w:rPr>
              <w:rFonts w:ascii="Times New Roman" w:hAnsi="Times New Roman" w:cs="Times New Roman"/>
              <w:sz w:val="22"/>
            </w:rPr>
            <w:delText xml:space="preserve"> (</w:delText>
          </w:r>
        </w:del>
      </w:ins>
      <w:ins w:id="4653" w:author="Ragdad Cani Miranti" w:date="2020-11-09T19:15:00Z">
        <w:del w:id="4654" w:author="Harry" w:date="2020-11-28T17:40:00Z">
          <w:r w:rsidRPr="00B4756E" w:rsidDel="00971501">
            <w:rPr>
              <w:rFonts w:ascii="Times New Roman" w:hAnsi="Times New Roman" w:cs="Times New Roman"/>
              <w:sz w:val="22"/>
            </w:rPr>
            <w:delText>located in Java-Bali region</w:delText>
          </w:r>
        </w:del>
      </w:ins>
      <w:ins w:id="4655" w:author="Ragdad Cani Miranti" w:date="2020-11-27T11:09:00Z">
        <w:del w:id="4656" w:author="Harry" w:date="2020-11-28T17:40:00Z">
          <w:r w:rsidR="00193B6E" w:rsidDel="00971501">
            <w:rPr>
              <w:rFonts w:ascii="Times New Roman" w:hAnsi="Times New Roman" w:cs="Times New Roman"/>
              <w:sz w:val="22"/>
            </w:rPr>
            <w:delText>) experienc</w:delText>
          </w:r>
        </w:del>
      </w:ins>
      <w:ins w:id="4657" w:author="Ragdad Cani Miranti" w:date="2020-11-27T11:10:00Z">
        <w:del w:id="4658" w:author="Harry" w:date="2020-11-28T17:40:00Z">
          <w:r w:rsidR="00193B6E" w:rsidDel="00971501">
            <w:rPr>
              <w:rFonts w:ascii="Times New Roman" w:hAnsi="Times New Roman" w:cs="Times New Roman"/>
              <w:sz w:val="22"/>
            </w:rPr>
            <w:delText>e</w:delText>
          </w:r>
        </w:del>
        <w:del w:id="4659" w:author="Harry" w:date="2020-11-28T11:20:00Z">
          <w:r w:rsidR="00193B6E" w:rsidDel="00C57697">
            <w:rPr>
              <w:rFonts w:ascii="Times New Roman" w:hAnsi="Times New Roman" w:cs="Times New Roman"/>
              <w:sz w:val="22"/>
            </w:rPr>
            <w:delText xml:space="preserve"> </w:delText>
          </w:r>
        </w:del>
      </w:ins>
      <w:ins w:id="4660" w:author="Ragdad Cani Miranti" w:date="2020-11-09T19:15:00Z">
        <w:del w:id="4661" w:author="Harry" w:date="2020-11-28T11:20:00Z">
          <w:r w:rsidRPr="00B4756E" w:rsidDel="00C57697">
            <w:rPr>
              <w:rFonts w:ascii="Times New Roman" w:hAnsi="Times New Roman" w:cs="Times New Roman"/>
              <w:sz w:val="22"/>
            </w:rPr>
            <w:delText>the</w:delText>
          </w:r>
        </w:del>
        <w:del w:id="4662" w:author="Harry" w:date="2020-11-28T17:40:00Z">
          <w:r w:rsidRPr="00B4756E" w:rsidDel="00971501">
            <w:rPr>
              <w:rFonts w:ascii="Times New Roman" w:hAnsi="Times New Roman" w:cs="Times New Roman"/>
              <w:sz w:val="22"/>
            </w:rPr>
            <w:delText xml:space="preserve"> </w:delText>
          </w:r>
        </w:del>
      </w:ins>
      <w:ins w:id="4663" w:author="Ragdad Cani Miranti" w:date="2020-11-27T11:10:00Z">
        <w:del w:id="4664" w:author="Harry" w:date="2020-11-28T17:40:00Z">
          <w:r w:rsidR="00193B6E" w:rsidDel="00971501">
            <w:rPr>
              <w:rFonts w:ascii="Times New Roman" w:hAnsi="Times New Roman" w:cs="Times New Roman"/>
              <w:sz w:val="22"/>
            </w:rPr>
            <w:delText xml:space="preserve">relatively larger </w:delText>
          </w:r>
        </w:del>
      </w:ins>
      <w:ins w:id="4665" w:author="Ragdad Cani Miranti" w:date="2020-11-09T19:15:00Z">
        <w:del w:id="4666" w:author="Harry" w:date="2020-11-28T11:20:00Z">
          <w:r w:rsidRPr="00B4756E" w:rsidDel="00C57697">
            <w:rPr>
              <w:rFonts w:ascii="Times New Roman" w:hAnsi="Times New Roman" w:cs="Times New Roman"/>
              <w:sz w:val="22"/>
            </w:rPr>
            <w:delText xml:space="preserve">slump in </w:delText>
          </w:r>
        </w:del>
        <w:del w:id="4667" w:author="Harry" w:date="2020-11-28T11:21:00Z">
          <w:r w:rsidRPr="00B4756E" w:rsidDel="00C57697">
            <w:rPr>
              <w:rFonts w:ascii="Times New Roman" w:hAnsi="Times New Roman" w:cs="Times New Roman"/>
              <w:sz w:val="22"/>
            </w:rPr>
            <w:delText xml:space="preserve">economic </w:delText>
          </w:r>
        </w:del>
        <w:del w:id="4668" w:author="Harry" w:date="2020-11-28T11:20:00Z">
          <w:r w:rsidRPr="00B4756E" w:rsidDel="00C57697">
            <w:rPr>
              <w:rFonts w:ascii="Times New Roman" w:hAnsi="Times New Roman" w:cs="Times New Roman"/>
              <w:sz w:val="22"/>
            </w:rPr>
            <w:delText>g</w:delText>
          </w:r>
        </w:del>
        <w:del w:id="4669" w:author="Harry" w:date="2020-11-28T17:40:00Z">
          <w:r w:rsidRPr="00B4756E" w:rsidDel="00971501">
            <w:rPr>
              <w:rFonts w:ascii="Times New Roman" w:hAnsi="Times New Roman" w:cs="Times New Roman"/>
              <w:sz w:val="22"/>
            </w:rPr>
            <w:delText xml:space="preserve">rowth </w:delText>
          </w:r>
        </w:del>
        <w:del w:id="4670" w:author="Harry" w:date="2020-11-28T11:21:00Z">
          <w:r w:rsidRPr="00B4756E" w:rsidDel="00C57697">
            <w:rPr>
              <w:rFonts w:ascii="Times New Roman" w:hAnsi="Times New Roman" w:cs="Times New Roman"/>
              <w:sz w:val="22"/>
            </w:rPr>
            <w:delText xml:space="preserve">during </w:delText>
          </w:r>
        </w:del>
      </w:ins>
      <w:ins w:id="4671" w:author="Ragdad Cani Miranti" w:date="2020-11-27T11:10:00Z">
        <w:del w:id="4672" w:author="Harry" w:date="2020-11-28T11:21:00Z">
          <w:r w:rsidR="00193B6E" w:rsidDel="00C57697">
            <w:rPr>
              <w:rFonts w:ascii="Times New Roman" w:hAnsi="Times New Roman" w:cs="Times New Roman"/>
              <w:sz w:val="22"/>
            </w:rPr>
            <w:delText>period with</w:delText>
          </w:r>
        </w:del>
        <w:del w:id="4673" w:author="Harry" w:date="2020-11-28T17:40:00Z">
          <w:r w:rsidR="00193B6E" w:rsidDel="00971501">
            <w:rPr>
              <w:rFonts w:ascii="Times New Roman" w:hAnsi="Times New Roman" w:cs="Times New Roman"/>
              <w:sz w:val="22"/>
            </w:rPr>
            <w:delText xml:space="preserve"> pandemic </w:delText>
          </w:r>
        </w:del>
        <w:del w:id="4674" w:author="Harry" w:date="2020-11-28T11:21:00Z">
          <w:r w:rsidR="00193B6E" w:rsidDel="00C57697">
            <w:rPr>
              <w:rFonts w:ascii="Times New Roman" w:hAnsi="Times New Roman" w:cs="Times New Roman"/>
              <w:sz w:val="22"/>
            </w:rPr>
            <w:delText>inlusion</w:delText>
          </w:r>
        </w:del>
        <w:del w:id="4675" w:author="Harry" w:date="2020-11-28T17:40:00Z">
          <w:r w:rsidR="00193B6E" w:rsidDel="00971501">
            <w:rPr>
              <w:rFonts w:ascii="Times New Roman" w:hAnsi="Times New Roman" w:cs="Times New Roman"/>
              <w:sz w:val="22"/>
            </w:rPr>
            <w:delText>.</w:delText>
          </w:r>
        </w:del>
      </w:ins>
    </w:p>
    <w:p w14:paraId="7E146858" w14:textId="71CAED3E" w:rsidR="00B4756E" w:rsidDel="007D72E1" w:rsidRDefault="00B4756E">
      <w:pPr>
        <w:ind w:firstLine="567"/>
        <w:rPr>
          <w:del w:id="4676" w:author="Harry" w:date="2020-11-28T11:13:00Z"/>
          <w:rFonts w:ascii="Times New Roman" w:hAnsi="Times New Roman" w:cs="Times New Roman"/>
          <w:sz w:val="22"/>
        </w:rPr>
        <w:pPrChange w:id="4677" w:author="Harry" w:date="2020-11-28T17:40:00Z">
          <w:pPr>
            <w:ind w:firstLine="426"/>
          </w:pPr>
        </w:pPrChange>
      </w:pPr>
      <w:del w:id="4678" w:author="Harry" w:date="2020-11-28T11:13:00Z">
        <w:r w:rsidRPr="00B4756E" w:rsidDel="007D72E1">
          <w:rPr>
            <w:rFonts w:ascii="Times New Roman" w:hAnsi="Times New Roman" w:cs="Times New Roman"/>
            <w:sz w:val="22"/>
          </w:rPr>
          <w:delText xml:space="preserve">As mentioned earlier, the spatial error model assumes that the error term of province </w:delText>
        </w:r>
        <w:r w:rsidRPr="00E34F39" w:rsidDel="007D72E1">
          <w:rPr>
            <w:rFonts w:ascii="Times New Roman" w:hAnsi="Times New Roman" w:cs="Times New Roman"/>
            <w:i/>
            <w:iCs/>
            <w:sz w:val="22"/>
            <w:rPrChange w:id="4679" w:author="Harry" w:date="2020-11-28T11:01:00Z">
              <w:rPr>
                <w:rFonts w:ascii="Times New Roman" w:hAnsi="Times New Roman" w:cs="Times New Roman"/>
                <w:sz w:val="22"/>
              </w:rPr>
            </w:rPrChange>
          </w:rPr>
          <w:delText>i</w:delText>
        </w:r>
        <w:r w:rsidRPr="00B4756E" w:rsidDel="007D72E1">
          <w:rPr>
            <w:rFonts w:ascii="Times New Roman" w:hAnsi="Times New Roman" w:cs="Times New Roman"/>
            <w:sz w:val="22"/>
          </w:rPr>
          <w:delText xml:space="preserve"> depends on the error term of neighboring provinces on the basis of spatial weight matrix. In other words, significant spatial error coefficient reported Table 3 shows that the decline </w:delText>
        </w:r>
      </w:del>
      <w:ins w:id="4680" w:author="Ragdad Cani Miranti" w:date="2020-11-09T19:06:00Z">
        <w:del w:id="4681" w:author="Harry" w:date="2020-11-28T11:13:00Z">
          <w:r w:rsidR="00B74733" w:rsidDel="007D72E1">
            <w:rPr>
              <w:rFonts w:ascii="Times New Roman" w:hAnsi="Times New Roman" w:cs="Times New Roman"/>
              <w:sz w:val="22"/>
            </w:rPr>
            <w:delText>of</w:delText>
          </w:r>
        </w:del>
      </w:ins>
      <w:del w:id="4682" w:author="Harry" w:date="2020-11-28T11:13:00Z">
        <w:r w:rsidRPr="00B4756E" w:rsidDel="007D72E1">
          <w:rPr>
            <w:rFonts w:ascii="Times New Roman" w:hAnsi="Times New Roman" w:cs="Times New Roman"/>
            <w:sz w:val="22"/>
          </w:rPr>
          <w:delText xml:space="preserve">in growth </w:delText>
        </w:r>
      </w:del>
      <w:ins w:id="4683" w:author="Ragdad Cani Miranti" w:date="2020-11-09T19:06:00Z">
        <w:del w:id="4684" w:author="Harry" w:date="2020-11-28T11:13:00Z">
          <w:r w:rsidR="00B74733" w:rsidDel="007D72E1">
            <w:rPr>
              <w:rFonts w:ascii="Times New Roman" w:hAnsi="Times New Roman" w:cs="Times New Roman"/>
              <w:sz w:val="22"/>
            </w:rPr>
            <w:delText>in</w:delText>
          </w:r>
        </w:del>
        <w:del w:id="4685" w:author="Harry" w:date="2020-11-28T11:01:00Z">
          <w:r w:rsidR="00B74733" w:rsidDel="00E34F39">
            <w:rPr>
              <w:rFonts w:ascii="Times New Roman" w:hAnsi="Times New Roman" w:cs="Times New Roman"/>
              <w:sz w:val="22"/>
            </w:rPr>
            <w:delText xml:space="preserve"> including</w:delText>
          </w:r>
        </w:del>
        <w:del w:id="4686" w:author="Harry" w:date="2020-11-28T11:13:00Z">
          <w:r w:rsidR="00B74733" w:rsidDel="007D72E1">
            <w:rPr>
              <w:rFonts w:ascii="Times New Roman" w:hAnsi="Times New Roman" w:cs="Times New Roman"/>
              <w:sz w:val="22"/>
            </w:rPr>
            <w:delText xml:space="preserve"> </w:delText>
          </w:r>
        </w:del>
      </w:ins>
      <w:del w:id="4687" w:author="Harry" w:date="2020-11-28T11:13:00Z">
        <w:r w:rsidRPr="00B4756E" w:rsidDel="007D72E1">
          <w:rPr>
            <w:rFonts w:ascii="Times New Roman" w:hAnsi="Times New Roman" w:cs="Times New Roman"/>
            <w:sz w:val="22"/>
          </w:rPr>
          <w:delText>during the pandemic</w:delText>
        </w:r>
      </w:del>
      <w:ins w:id="4688" w:author="Ragdad Cani Miranti" w:date="2020-11-09T19:06:00Z">
        <w:del w:id="4689" w:author="Harry" w:date="2020-11-28T11:13:00Z">
          <w:r w:rsidR="00B74733" w:rsidDel="007D72E1">
            <w:rPr>
              <w:rFonts w:ascii="Times New Roman" w:hAnsi="Times New Roman" w:cs="Times New Roman"/>
              <w:sz w:val="22"/>
            </w:rPr>
            <w:delText xml:space="preserve"> period</w:delText>
          </w:r>
        </w:del>
      </w:ins>
      <w:del w:id="4690" w:author="Harry" w:date="2020-11-28T11:13:00Z">
        <w:r w:rsidRPr="00B4756E" w:rsidDel="007D72E1">
          <w:rPr>
            <w:rFonts w:ascii="Times New Roman" w:hAnsi="Times New Roman" w:cs="Times New Roman"/>
            <w:sz w:val="22"/>
          </w:rPr>
          <w:delText xml:space="preserve"> is affected by both province-specific shocks and other </w:delText>
        </w:r>
      </w:del>
      <w:del w:id="4691" w:author="Harry" w:date="2020-11-28T11:02:00Z">
        <w:r w:rsidRPr="00B4756E" w:rsidDel="00E34F39">
          <w:rPr>
            <w:rFonts w:ascii="Times New Roman" w:hAnsi="Times New Roman" w:cs="Times New Roman"/>
            <w:sz w:val="22"/>
          </w:rPr>
          <w:delText>‘</w:delText>
        </w:r>
      </w:del>
      <w:del w:id="4692" w:author="Harry" w:date="2020-11-28T11:13:00Z">
        <w:r w:rsidRPr="00B4756E" w:rsidDel="007D72E1">
          <w:rPr>
            <w:rFonts w:ascii="Times New Roman" w:hAnsi="Times New Roman" w:cs="Times New Roman"/>
            <w:sz w:val="22"/>
          </w:rPr>
          <w:delText>spill</w:delText>
        </w:r>
      </w:del>
      <w:del w:id="4693" w:author="Harry" w:date="2020-11-28T11:02:00Z">
        <w:r w:rsidRPr="00B4756E" w:rsidDel="00E34F39">
          <w:rPr>
            <w:rFonts w:ascii="Times New Roman" w:hAnsi="Times New Roman" w:cs="Times New Roman"/>
            <w:sz w:val="22"/>
          </w:rPr>
          <w:delText>-</w:delText>
        </w:r>
      </w:del>
      <w:del w:id="4694" w:author="Harry" w:date="2020-11-28T11:13:00Z">
        <w:r w:rsidRPr="00B4756E" w:rsidDel="007D72E1">
          <w:rPr>
            <w:rFonts w:ascii="Times New Roman" w:hAnsi="Times New Roman" w:cs="Times New Roman"/>
            <w:sz w:val="22"/>
          </w:rPr>
          <w:delText>over</w:delText>
        </w:r>
      </w:del>
      <w:del w:id="4695" w:author="Harry" w:date="2020-11-28T11:02:00Z">
        <w:r w:rsidRPr="00B4756E" w:rsidDel="00E34F39">
          <w:rPr>
            <w:rFonts w:ascii="Times New Roman" w:hAnsi="Times New Roman" w:cs="Times New Roman"/>
            <w:sz w:val="22"/>
          </w:rPr>
          <w:delText>’</w:delText>
        </w:r>
      </w:del>
      <w:del w:id="4696" w:author="Harry" w:date="2020-11-28T11:13:00Z">
        <w:r w:rsidRPr="00B4756E" w:rsidDel="007D72E1">
          <w:rPr>
            <w:rFonts w:ascii="Times New Roman" w:hAnsi="Times New Roman" w:cs="Times New Roman"/>
            <w:sz w:val="22"/>
          </w:rPr>
          <w:delText xml:space="preserve"> shocks from neighboring provinces. Practically, the negative coefficient suggests that the increase of shocks of the neighboring regions tend to decrease the economic growth of a particular province. </w:delText>
        </w:r>
      </w:del>
    </w:p>
    <w:p w14:paraId="62F71EA2" w14:textId="13A6772A" w:rsidR="009C4EFE" w:rsidDel="005700BA" w:rsidRDefault="00B4756E">
      <w:pPr>
        <w:ind w:firstLine="567"/>
        <w:rPr>
          <w:del w:id="4697" w:author="Harry" w:date="2020-11-21T12:10:00Z"/>
          <w:rFonts w:ascii="Times New Roman" w:hAnsi="Times New Roman" w:cs="Times New Roman"/>
          <w:sz w:val="22"/>
        </w:rPr>
        <w:pPrChange w:id="4698" w:author="Harry" w:date="2020-11-28T17:40:00Z">
          <w:pPr>
            <w:ind w:firstLine="426"/>
          </w:pPr>
        </w:pPrChange>
      </w:pPr>
      <w:del w:id="4699" w:author="Harry" w:date="2020-11-28T11:13:00Z">
        <w:r w:rsidRPr="0014594C" w:rsidDel="007D72E1">
          <w:rPr>
            <w:rFonts w:ascii="Times New Roman" w:hAnsi="Times New Roman" w:cs="Times New Roman"/>
            <w:sz w:val="22"/>
          </w:rPr>
          <w:delText>Finally, as suggested by LeSage and Pace (2009), the estimated coefficient of SLM and SEM specification can be decomposed int</w:delText>
        </w:r>
        <w:r w:rsidRPr="003570B9" w:rsidDel="007D72E1">
          <w:rPr>
            <w:rFonts w:ascii="Times New Roman" w:hAnsi="Times New Roman" w:cs="Times New Roman"/>
            <w:sz w:val="22"/>
          </w:rPr>
          <w:delText>o direct and indirect effects to show the contribution of spatial spillovers. However, in the spatial error model, spatially correlated errors do not induce spillover effects in the covariates. Therefore, the results from this exercise lead to further research avenue to formally specify</w:delText>
        </w:r>
      </w:del>
      <w:del w:id="4700" w:author="Harry" w:date="2020-11-21T23:18:00Z">
        <w:r w:rsidRPr="003570B9" w:rsidDel="0041080E">
          <w:rPr>
            <w:rFonts w:ascii="Times New Roman" w:hAnsi="Times New Roman" w:cs="Times New Roman"/>
            <w:sz w:val="22"/>
          </w:rPr>
          <w:delText xml:space="preserve"> </w:delText>
        </w:r>
      </w:del>
      <w:del w:id="4701" w:author="Harry" w:date="2020-11-28T11:13:00Z">
        <w:r w:rsidRPr="003570B9" w:rsidDel="007D72E1">
          <w:rPr>
            <w:rFonts w:ascii="Times New Roman" w:hAnsi="Times New Roman" w:cs="Times New Roman"/>
            <w:sz w:val="22"/>
          </w:rPr>
          <w:delText>the</w:delText>
        </w:r>
      </w:del>
      <w:del w:id="4702" w:author="Harry" w:date="2020-11-21T23:18:00Z">
        <w:r w:rsidRPr="003570B9" w:rsidDel="0041080E">
          <w:rPr>
            <w:rFonts w:ascii="Times New Roman" w:hAnsi="Times New Roman" w:cs="Times New Roman"/>
            <w:sz w:val="22"/>
          </w:rPr>
          <w:delText xml:space="preserve"> </w:delText>
        </w:r>
      </w:del>
      <w:del w:id="4703" w:author="Harry" w:date="2020-11-28T11:13:00Z">
        <w:r w:rsidRPr="003570B9" w:rsidDel="007D72E1">
          <w:rPr>
            <w:rFonts w:ascii="Times New Roman" w:hAnsi="Times New Roman" w:cs="Times New Roman"/>
            <w:sz w:val="22"/>
          </w:rPr>
          <w:delText>”shocks” (other variables unexplained in this study) and then measure their impacts on regional growth dynamics.</w:delText>
        </w:r>
      </w:del>
    </w:p>
    <w:p w14:paraId="265ED18D" w14:textId="476953B9" w:rsidR="009C4EFE" w:rsidDel="00AB3F6C" w:rsidRDefault="009C4EFE">
      <w:pPr>
        <w:ind w:firstLine="567"/>
        <w:rPr>
          <w:del w:id="4704" w:author="Ragdad Cani Miranti" w:date="2020-11-09T19:14:00Z"/>
          <w:rFonts w:ascii="Times New Roman" w:hAnsi="Times New Roman" w:cs="Times New Roman"/>
          <w:sz w:val="22"/>
        </w:rPr>
        <w:pPrChange w:id="4705" w:author="Harry" w:date="2020-11-28T17:40:00Z">
          <w:pPr>
            <w:ind w:firstLine="426"/>
          </w:pPr>
        </w:pPrChange>
      </w:pPr>
      <w:del w:id="4706" w:author="Harry" w:date="2020-11-21T12:10:00Z">
        <w:r w:rsidDel="005700BA">
          <w:rPr>
            <w:rFonts w:ascii="Times New Roman" w:hAnsi="Times New Roman" w:cs="Times New Roman"/>
            <w:sz w:val="22"/>
          </w:rPr>
          <w:br w:type="page"/>
        </w:r>
      </w:del>
    </w:p>
    <w:p w14:paraId="7D1466B2" w14:textId="5507A738" w:rsidR="00B4756E" w:rsidRPr="00B515AE" w:rsidDel="00AB3F6C" w:rsidRDefault="00B4756E">
      <w:pPr>
        <w:ind w:firstLine="567"/>
        <w:rPr>
          <w:del w:id="4707" w:author="Ragdad Cani Miranti" w:date="2020-11-09T19:14:00Z"/>
          <w:rFonts w:ascii="Times New Roman" w:hAnsi="Times New Roman" w:cs="Times New Roman"/>
          <w:szCs w:val="21"/>
        </w:rPr>
        <w:pPrChange w:id="4708" w:author="Harry" w:date="2020-11-28T17:40:00Z">
          <w:pPr>
            <w:ind w:firstLine="426"/>
            <w:jc w:val="left"/>
          </w:pPr>
        </w:pPrChange>
      </w:pPr>
      <w:del w:id="4709" w:author="Ragdad Cani Miranti" w:date="2020-11-09T19:14:00Z">
        <w:r w:rsidRPr="00B515AE" w:rsidDel="00AB3F6C">
          <w:rPr>
            <w:rFonts w:ascii="Times New Roman" w:hAnsi="Times New Roman" w:cs="Times New Roman"/>
            <w:szCs w:val="21"/>
          </w:rPr>
          <w:delText>Table 3: Non-spatial and spatial regression models after Covid</w:delText>
        </w:r>
      </w:del>
      <w:ins w:id="4710" w:author="Budy Resosudarmo" w:date="2020-10-16T10:47:00Z">
        <w:del w:id="4711" w:author="Ragdad Cani Miranti" w:date="2020-11-09T19:14:00Z">
          <w:r w:rsidR="00F73CB7" w:rsidDel="00AB3F6C">
            <w:rPr>
              <w:rFonts w:ascii="Times New Roman" w:hAnsi="Times New Roman" w:cs="Times New Roman"/>
              <w:szCs w:val="21"/>
            </w:rPr>
            <w:delText>COVID</w:delText>
          </w:r>
        </w:del>
      </w:ins>
      <w:del w:id="4712" w:author="Ragdad Cani Miranti" w:date="2020-11-09T19:14:00Z">
        <w:r w:rsidRPr="00B515AE" w:rsidDel="00AB3F6C">
          <w:rPr>
            <w:rFonts w:ascii="Times New Roman" w:hAnsi="Times New Roman" w:cs="Times New Roman"/>
            <w:szCs w:val="21"/>
          </w:rPr>
          <w:delText>-19 outbreak (2019:Q1 - 2020:Q2)</w:delText>
        </w:r>
      </w:del>
    </w:p>
    <w:p w14:paraId="066AB6BA" w14:textId="490E089B" w:rsidR="006546F2" w:rsidDel="005700BA" w:rsidRDefault="006546F2">
      <w:pPr>
        <w:ind w:firstLine="567"/>
        <w:rPr>
          <w:del w:id="4713" w:author="Harry" w:date="2020-11-21T12:10:00Z"/>
        </w:rPr>
        <w:pPrChange w:id="4714" w:author="Harry" w:date="2020-11-28T17:40:00Z">
          <w:pPr>
            <w:jc w:val="center"/>
          </w:pPr>
        </w:pPrChange>
      </w:pPr>
      <w:del w:id="4715" w:author="Ragdad Cani Miranti" w:date="2020-11-09T19:14:00Z">
        <w:r w:rsidRPr="006546F2" w:rsidDel="00AB3F6C">
          <w:rPr>
            <w:noProof/>
          </w:rPr>
          <w:drawing>
            <wp:inline distT="0" distB="0" distL="0" distR="0" wp14:anchorId="2DD3EF57" wp14:editId="3A6CF448">
              <wp:extent cx="4021406"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1275" cy="2552550"/>
                      </a:xfrm>
                      <a:prstGeom prst="rect">
                        <a:avLst/>
                      </a:prstGeom>
                      <a:noFill/>
                      <a:ln>
                        <a:noFill/>
                      </a:ln>
                    </pic:spPr>
                  </pic:pic>
                </a:graphicData>
              </a:graphic>
            </wp:inline>
          </w:drawing>
        </w:r>
      </w:del>
    </w:p>
    <w:p w14:paraId="722FBDE5" w14:textId="77777777" w:rsidR="009D71AC" w:rsidRDefault="009D71AC">
      <w:pPr>
        <w:ind w:firstLine="567"/>
        <w:rPr>
          <w:rFonts w:ascii="Times New Roman" w:hAnsi="Times New Roman" w:cs="Times New Roman"/>
          <w:b/>
          <w:bCs/>
          <w:sz w:val="22"/>
        </w:rPr>
        <w:pPrChange w:id="4716" w:author="Harry" w:date="2020-11-28T17:40:00Z">
          <w:pPr/>
        </w:pPrChange>
      </w:pPr>
    </w:p>
    <w:p w14:paraId="241D705B" w14:textId="246FDAF5" w:rsidR="00B4756E" w:rsidRPr="00DC75FA" w:rsidRDefault="00B4756E" w:rsidP="00B4756E">
      <w:pPr>
        <w:rPr>
          <w:rFonts w:ascii="Times New Roman" w:hAnsi="Times New Roman" w:cs="Times New Roman"/>
          <w:b/>
          <w:bCs/>
          <w:caps/>
          <w:sz w:val="22"/>
          <w:rPrChange w:id="4717" w:author="Budy Resosudarmo" w:date="2020-10-16T13:24:00Z">
            <w:rPr>
              <w:rFonts w:ascii="Times New Roman" w:hAnsi="Times New Roman" w:cs="Times New Roman"/>
              <w:b/>
              <w:bCs/>
              <w:sz w:val="22"/>
            </w:rPr>
          </w:rPrChange>
        </w:rPr>
      </w:pPr>
      <w:commentRangeStart w:id="4718"/>
      <w:del w:id="4719" w:author="Budy Resosudarmo" w:date="2020-10-16T13:23:00Z">
        <w:r w:rsidRPr="00DC75FA" w:rsidDel="00DC75FA">
          <w:rPr>
            <w:rFonts w:ascii="Times New Roman" w:hAnsi="Times New Roman" w:cs="Times New Roman"/>
            <w:b/>
            <w:bCs/>
            <w:caps/>
            <w:sz w:val="22"/>
            <w:rPrChange w:id="4720" w:author="Budy Resosudarmo" w:date="2020-10-16T13:24:00Z">
              <w:rPr>
                <w:rFonts w:ascii="Times New Roman" w:hAnsi="Times New Roman" w:cs="Times New Roman"/>
                <w:b/>
                <w:bCs/>
                <w:sz w:val="22"/>
              </w:rPr>
            </w:rPrChange>
          </w:rPr>
          <w:delText xml:space="preserve">5 </w:delText>
        </w:r>
      </w:del>
      <w:r w:rsidRPr="00DC75FA">
        <w:rPr>
          <w:rFonts w:ascii="Times New Roman" w:hAnsi="Times New Roman" w:cs="Times New Roman"/>
          <w:b/>
          <w:bCs/>
          <w:caps/>
          <w:sz w:val="22"/>
          <w:rPrChange w:id="4721" w:author="Budy Resosudarmo" w:date="2020-10-16T13:24:00Z">
            <w:rPr>
              <w:rFonts w:ascii="Times New Roman" w:hAnsi="Times New Roman" w:cs="Times New Roman"/>
              <w:b/>
              <w:bCs/>
              <w:sz w:val="22"/>
            </w:rPr>
          </w:rPrChange>
        </w:rPr>
        <w:t>Conclusion</w:t>
      </w:r>
      <w:commentRangeEnd w:id="4718"/>
      <w:r w:rsidR="00DC75FA">
        <w:rPr>
          <w:rStyle w:val="CommentReference"/>
        </w:rPr>
        <w:commentReference w:id="4718"/>
      </w:r>
    </w:p>
    <w:p w14:paraId="7E88943C" w14:textId="30E02A93" w:rsidR="00B4756E" w:rsidRDefault="00B4756E" w:rsidP="00B4756E">
      <w:pPr>
        <w:rPr>
          <w:rFonts w:ascii="Times New Roman" w:hAnsi="Times New Roman" w:cs="Times New Roman"/>
          <w:sz w:val="22"/>
        </w:rPr>
      </w:pPr>
      <w:r w:rsidRPr="00B4756E">
        <w:rPr>
          <w:rFonts w:ascii="Times New Roman" w:hAnsi="Times New Roman" w:cs="Times New Roman"/>
          <w:sz w:val="22"/>
        </w:rPr>
        <w:t xml:space="preserve">This study aims </w:t>
      </w:r>
      <w:ins w:id="4722" w:author="Harry" w:date="2020-11-22T15:57:00Z">
        <w:r w:rsidR="002E31FC">
          <w:rPr>
            <w:rFonts w:ascii="Times New Roman" w:hAnsi="Times New Roman" w:cs="Times New Roman"/>
            <w:sz w:val="22"/>
          </w:rPr>
          <w:t>t</w:t>
        </w:r>
      </w:ins>
      <w:del w:id="4723" w:author="Harry" w:date="2020-11-22T15:57:00Z">
        <w:r w:rsidRPr="00B4756E" w:rsidDel="002E31FC">
          <w:rPr>
            <w:rFonts w:ascii="Times New Roman" w:hAnsi="Times New Roman" w:cs="Times New Roman"/>
            <w:sz w:val="22"/>
          </w:rPr>
          <w:delText>to reveal spatial pattern of the coronavirus (Covid</w:delText>
        </w:r>
      </w:del>
      <w:ins w:id="4724" w:author="Budy Resosudarmo" w:date="2020-10-16T10:47:00Z">
        <w:del w:id="4725" w:author="Harry" w:date="2020-11-22T15:57:00Z">
          <w:r w:rsidR="00F73CB7" w:rsidDel="002E31FC">
            <w:rPr>
              <w:rFonts w:ascii="Times New Roman" w:hAnsi="Times New Roman" w:cs="Times New Roman"/>
              <w:sz w:val="22"/>
            </w:rPr>
            <w:delText>COVID</w:delText>
          </w:r>
        </w:del>
      </w:ins>
      <w:del w:id="4726" w:author="Harry" w:date="2020-11-22T15:57:00Z">
        <w:r w:rsidRPr="00B4756E" w:rsidDel="002E31FC">
          <w:rPr>
            <w:rFonts w:ascii="Times New Roman" w:hAnsi="Times New Roman" w:cs="Times New Roman"/>
            <w:sz w:val="22"/>
          </w:rPr>
          <w:delText>-19) infection across provinces in Indonesia and t</w:delText>
        </w:r>
      </w:del>
      <w:r w:rsidRPr="00B4756E">
        <w:rPr>
          <w:rFonts w:ascii="Times New Roman" w:hAnsi="Times New Roman" w:cs="Times New Roman"/>
          <w:sz w:val="22"/>
        </w:rPr>
        <w:t>o investigate the impacts of the virus outbreak on regional economic growth dynamics.</w:t>
      </w:r>
      <w:ins w:id="4727" w:author="Harry" w:date="2020-11-22T15:58:00Z">
        <w:r w:rsidR="002E31FC">
          <w:rPr>
            <w:rFonts w:ascii="Times New Roman" w:hAnsi="Times New Roman" w:cs="Times New Roman"/>
            <w:sz w:val="22"/>
          </w:rPr>
          <w:t xml:space="preserve"> </w:t>
        </w:r>
      </w:ins>
      <w:del w:id="4728" w:author="Harry" w:date="2020-11-22T15:58:00Z">
        <w:r w:rsidRPr="00B4756E" w:rsidDel="002E31FC">
          <w:rPr>
            <w:rFonts w:ascii="Times New Roman" w:hAnsi="Times New Roman" w:cs="Times New Roman"/>
            <w:sz w:val="22"/>
          </w:rPr>
          <w:delText xml:space="preserve"> Our exploratory analysis exposes the link between spatial connectivity and the spread of the virus, particularly in Java region, mainly between Jakarta, West Java and Central Java, the three neighboring and closely connected provinces. From the spatial analysis, our evaluation suggests that spatial dependence in regional growth dynamics does present in pandemic period. Thus, failure to control for spatial dependence in analyzing regional growth could be inappropriate. Furthermore, </w:delText>
        </w:r>
      </w:del>
      <w:ins w:id="4729" w:author="Harry" w:date="2020-11-22T15:58:00Z">
        <w:r w:rsidR="002E31FC">
          <w:rPr>
            <w:rFonts w:ascii="Times New Roman" w:hAnsi="Times New Roman" w:cs="Times New Roman"/>
            <w:sz w:val="22"/>
          </w:rPr>
          <w:t>T</w:t>
        </w:r>
      </w:ins>
      <w:del w:id="4730" w:author="Harry" w:date="2020-11-22T15:58:00Z">
        <w:r w:rsidRPr="00B4756E" w:rsidDel="002E31FC">
          <w:rPr>
            <w:rFonts w:ascii="Times New Roman" w:hAnsi="Times New Roman" w:cs="Times New Roman"/>
            <w:sz w:val="22"/>
          </w:rPr>
          <w:delText>t</w:delText>
        </w:r>
      </w:del>
      <w:r w:rsidRPr="00B4756E">
        <w:rPr>
          <w:rFonts w:ascii="Times New Roman" w:hAnsi="Times New Roman" w:cs="Times New Roman"/>
          <w:sz w:val="22"/>
        </w:rPr>
        <w:t xml:space="preserve">he results from spatial econometric models show that the provincial growth in the pandemic period is affected by the spillover of shocks in the surrounding regions. </w:t>
      </w:r>
    </w:p>
    <w:p w14:paraId="61F81CA3" w14:textId="71BB7808" w:rsidR="00B4756E" w:rsidDel="004F72AF" w:rsidRDefault="00B4756E">
      <w:pPr>
        <w:ind w:firstLine="567"/>
        <w:rPr>
          <w:del w:id="4731" w:author="Harry" w:date="2020-11-22T00:24:00Z"/>
          <w:rFonts w:ascii="Times New Roman" w:hAnsi="Times New Roman" w:cs="Times New Roman"/>
          <w:sz w:val="22"/>
        </w:rPr>
        <w:pPrChange w:id="4732" w:author="Harry" w:date="2020-11-28T11:22:00Z">
          <w:pPr>
            <w:ind w:firstLine="426"/>
          </w:pPr>
        </w:pPrChange>
      </w:pPr>
      <w:r w:rsidRPr="00B4756E">
        <w:rPr>
          <w:rFonts w:ascii="Times New Roman" w:hAnsi="Times New Roman" w:cs="Times New Roman"/>
          <w:sz w:val="22"/>
        </w:rPr>
        <w:t>As common in other spatial studies, we acknowledge the limitation of this study could include two following issues. First, the specification of weight matrix using contiguity of the estimated Thiessen polygons. Since there is no a single solid method that identifies a unique weight matrix reflecting the connectivity between locations, it is useful to test the models with alternative weight matrix. Second, given the availability issue and time constraints, the data used in the models is very limited to explain the complex regional growth dynamics. Therefore, future studies should incorporate more variables, including the institutional determinants of growth at a province level to obtain reliable estimates.</w:t>
      </w:r>
    </w:p>
    <w:p w14:paraId="3FF8ADD0" w14:textId="7119BDEA" w:rsidR="0051376C" w:rsidDel="004F72AF" w:rsidRDefault="0051376C">
      <w:pPr>
        <w:ind w:firstLine="567"/>
        <w:rPr>
          <w:del w:id="4733" w:author="Harry" w:date="2020-11-22T00:24:00Z"/>
          <w:rFonts w:ascii="Times New Roman" w:hAnsi="Times New Roman" w:cs="Times New Roman"/>
          <w:sz w:val="22"/>
        </w:rPr>
        <w:pPrChange w:id="4734" w:author="Harry" w:date="2020-11-28T11:22:00Z">
          <w:pPr>
            <w:ind w:firstLine="840"/>
          </w:pPr>
        </w:pPrChange>
      </w:pPr>
    </w:p>
    <w:p w14:paraId="1DBD10A9" w14:textId="77777777" w:rsidR="005C71EC" w:rsidRDefault="005C71EC">
      <w:pPr>
        <w:ind w:firstLine="567"/>
        <w:rPr>
          <w:rFonts w:ascii="Times New Roman" w:hAnsi="Times New Roman" w:cs="Times New Roman"/>
          <w:b/>
          <w:bCs/>
          <w:sz w:val="22"/>
        </w:rPr>
        <w:pPrChange w:id="4735" w:author="Harry" w:date="2020-11-28T11:22:00Z">
          <w:pPr/>
        </w:pPrChange>
      </w:pPr>
      <w:r>
        <w:rPr>
          <w:rFonts w:ascii="Times New Roman" w:hAnsi="Times New Roman" w:cs="Times New Roman"/>
          <w:b/>
          <w:bCs/>
          <w:sz w:val="22"/>
        </w:rPr>
        <w:br w:type="page"/>
      </w:r>
    </w:p>
    <w:p w14:paraId="55AD6FD7" w14:textId="4D112EA0" w:rsidR="005C71EC" w:rsidRDefault="005C71EC" w:rsidP="005C71EC">
      <w:pPr>
        <w:rPr>
          <w:rFonts w:ascii="Times New Roman" w:hAnsi="Times New Roman" w:cs="Times New Roman"/>
          <w:b/>
          <w:bCs/>
          <w:sz w:val="22"/>
        </w:rPr>
      </w:pPr>
      <w:bookmarkStart w:id="4736" w:name="_Hlk53784721"/>
      <w:r>
        <w:rPr>
          <w:rFonts w:ascii="Times New Roman" w:hAnsi="Times New Roman" w:cs="Times New Roman"/>
          <w:b/>
          <w:bCs/>
          <w:sz w:val="22"/>
        </w:rPr>
        <w:lastRenderedPageBreak/>
        <w:t>R</w:t>
      </w:r>
      <w:ins w:id="4737" w:author="Harry" w:date="2020-11-22T13:27:00Z">
        <w:r w:rsidR="009A0381">
          <w:rPr>
            <w:rFonts w:ascii="Times New Roman" w:hAnsi="Times New Roman" w:cs="Times New Roman"/>
            <w:b/>
            <w:bCs/>
            <w:sz w:val="22"/>
          </w:rPr>
          <w:t>EFERENCES</w:t>
        </w:r>
      </w:ins>
      <w:del w:id="4738" w:author="Harry" w:date="2020-11-22T13:27:00Z">
        <w:r w:rsidDel="009A0381">
          <w:rPr>
            <w:rFonts w:ascii="Times New Roman" w:hAnsi="Times New Roman" w:cs="Times New Roman"/>
            <w:b/>
            <w:bCs/>
            <w:sz w:val="22"/>
          </w:rPr>
          <w:delText>eferences</w:delText>
        </w:r>
      </w:del>
    </w:p>
    <w:p w14:paraId="7BD632A9" w14:textId="63628A2F" w:rsidR="005C71EC" w:rsidRDefault="005C71EC" w:rsidP="005C71EC">
      <w:pPr>
        <w:rPr>
          <w:rFonts w:ascii="Times New Roman" w:hAnsi="Times New Roman" w:cs="Times New Roman"/>
          <w:b/>
          <w:bCs/>
          <w:sz w:val="22"/>
        </w:rPr>
      </w:pPr>
    </w:p>
    <w:p w14:paraId="51B36CE1" w14:textId="0BABA503"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ADB (2020). The Economic Impact of the </w:t>
      </w:r>
      <w:del w:id="4739" w:author="Budy Resosudarmo" w:date="2020-10-16T10:47:00Z">
        <w:r w:rsidRPr="008D03E8" w:rsidDel="00F73CB7">
          <w:rPr>
            <w:rFonts w:ascii="Times New Roman" w:hAnsi="Times New Roman" w:cs="Times New Roman"/>
            <w:sz w:val="22"/>
          </w:rPr>
          <w:delText>COVID</w:delText>
        </w:r>
      </w:del>
      <w:ins w:id="4740"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Outbreak on Developing Asia. Asian</w:t>
      </w:r>
      <w:r>
        <w:rPr>
          <w:rFonts w:ascii="Times New Roman" w:hAnsi="Times New Roman" w:cs="Times New Roman" w:hint="eastAsia"/>
          <w:sz w:val="22"/>
        </w:rPr>
        <w:t xml:space="preserve"> </w:t>
      </w:r>
      <w:r w:rsidRPr="008D03E8">
        <w:rPr>
          <w:rFonts w:ascii="Times New Roman" w:hAnsi="Times New Roman" w:cs="Times New Roman"/>
          <w:sz w:val="22"/>
        </w:rPr>
        <w:t xml:space="preserve">Development Bank. </w:t>
      </w:r>
      <w:r w:rsidR="00281A92">
        <w:fldChar w:fldCharType="begin"/>
      </w:r>
      <w:r w:rsidR="00281A92">
        <w:instrText xml:space="preserve"> HYPERLINK "https://www.adb.org/sites/default/files/publication/571536/adb-brief-128-conomic-impact-covid19-developing-asia.pdf" </w:instrText>
      </w:r>
      <w:r w:rsidR="00281A92">
        <w:fldChar w:fldCharType="separate"/>
      </w:r>
      <w:r w:rsidRPr="00211249">
        <w:rPr>
          <w:rStyle w:val="Hyperlink"/>
          <w:rFonts w:ascii="Times New Roman" w:hAnsi="Times New Roman" w:cs="Times New Roman"/>
          <w:sz w:val="22"/>
        </w:rPr>
        <w:t>https://www.adb.org/sites/default/files/publication/571536/adb-brief-128-conomic-impact-</w:t>
      </w:r>
      <w:del w:id="4741" w:author="Budy Resosudarmo" w:date="2020-10-16T10:47:00Z">
        <w:r w:rsidRPr="00211249" w:rsidDel="00F73CB7">
          <w:rPr>
            <w:rStyle w:val="Hyperlink"/>
            <w:rFonts w:ascii="Times New Roman" w:hAnsi="Times New Roman" w:cs="Times New Roman"/>
            <w:sz w:val="22"/>
          </w:rPr>
          <w:delText>covid</w:delText>
        </w:r>
      </w:del>
      <w:ins w:id="4742"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19-developing-asia.pdf</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18C46F2F" w14:textId="1E308F60"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(1988). Spatial Econometrics: Methods and Models. Kluwer Academic Publisher,</w:t>
      </w:r>
      <w:r>
        <w:rPr>
          <w:rFonts w:ascii="Times New Roman" w:hAnsi="Times New Roman" w:cs="Times New Roman" w:hint="eastAsia"/>
          <w:sz w:val="22"/>
        </w:rPr>
        <w:t xml:space="preserve"> </w:t>
      </w:r>
      <w:r w:rsidRPr="008D03E8">
        <w:rPr>
          <w:rFonts w:ascii="Times New Roman" w:hAnsi="Times New Roman" w:cs="Times New Roman"/>
          <w:sz w:val="22"/>
        </w:rPr>
        <w:t>Dordrecht, Netherlands.</w:t>
      </w:r>
    </w:p>
    <w:p w14:paraId="42EA2D46" w14:textId="77777777" w:rsidR="008D03E8" w:rsidRPr="008D03E8" w:rsidRDefault="008D03E8" w:rsidP="008D03E8">
      <w:pPr>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(1995). Local indicators of spatial association—LISA. Geographical Analysis, 27(2):93–</w:t>
      </w:r>
    </w:p>
    <w:p w14:paraId="2CD7B00C" w14:textId="77777777" w:rsidR="008D03E8" w:rsidRPr="008D03E8" w:rsidRDefault="008D03E8" w:rsidP="008D03E8">
      <w:pPr>
        <w:ind w:left="284"/>
        <w:rPr>
          <w:rFonts w:ascii="Times New Roman" w:hAnsi="Times New Roman" w:cs="Times New Roman"/>
          <w:sz w:val="22"/>
        </w:rPr>
      </w:pPr>
      <w:r w:rsidRPr="008D03E8">
        <w:rPr>
          <w:rFonts w:ascii="Times New Roman" w:hAnsi="Times New Roman" w:cs="Times New Roman"/>
          <w:sz w:val="22"/>
        </w:rPr>
        <w:t>115.</w:t>
      </w:r>
    </w:p>
    <w:p w14:paraId="1E29BDA7" w14:textId="0A003509" w:rsidR="008D03E8" w:rsidRDefault="008D03E8" w:rsidP="008D03E8">
      <w:pPr>
        <w:ind w:left="284" w:hangingChars="129" w:hanging="284"/>
        <w:rPr>
          <w:ins w:id="4743" w:author="Harry" w:date="2020-11-21T00:27:00Z"/>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Sridharan, S., and Gholston, S. (2007). Using exploratory spatial data analysis to</w:t>
      </w:r>
      <w:r>
        <w:rPr>
          <w:rFonts w:ascii="Times New Roman" w:hAnsi="Times New Roman" w:cs="Times New Roman" w:hint="eastAsia"/>
          <w:sz w:val="22"/>
        </w:rPr>
        <w:t xml:space="preserve"> </w:t>
      </w:r>
      <w:r w:rsidRPr="008D03E8">
        <w:rPr>
          <w:rFonts w:ascii="Times New Roman" w:hAnsi="Times New Roman" w:cs="Times New Roman"/>
          <w:sz w:val="22"/>
        </w:rPr>
        <w:t>leverage social indicator databases: The discovery of interesting patterns. Social Indicators</w:t>
      </w:r>
      <w:r>
        <w:rPr>
          <w:rFonts w:ascii="Times New Roman" w:hAnsi="Times New Roman" w:cs="Times New Roman" w:hint="eastAsia"/>
          <w:sz w:val="22"/>
        </w:rPr>
        <w:t xml:space="preserve"> </w:t>
      </w:r>
      <w:r w:rsidRPr="008D03E8">
        <w:rPr>
          <w:rFonts w:ascii="Times New Roman" w:hAnsi="Times New Roman" w:cs="Times New Roman"/>
          <w:sz w:val="22"/>
        </w:rPr>
        <w:t>Research, 82(2):287–309.</w:t>
      </w:r>
    </w:p>
    <w:p w14:paraId="44FF443B" w14:textId="65390977" w:rsidR="0031748F" w:rsidRDefault="0031748F" w:rsidP="008D03E8">
      <w:pPr>
        <w:ind w:left="284" w:hangingChars="129" w:hanging="284"/>
        <w:rPr>
          <w:ins w:id="4744" w:author="Harry" w:date="2020-10-20T23:12:00Z"/>
          <w:rFonts w:ascii="Times New Roman" w:hAnsi="Times New Roman" w:cs="Times New Roman"/>
          <w:sz w:val="22"/>
        </w:rPr>
      </w:pPr>
      <w:proofErr w:type="spellStart"/>
      <w:ins w:id="4745" w:author="Harry" w:date="2020-11-21T00:27:00Z">
        <w:r w:rsidRPr="0031748F">
          <w:rPr>
            <w:rFonts w:ascii="Times New Roman" w:hAnsi="Times New Roman" w:cs="Times New Roman"/>
            <w:sz w:val="22"/>
          </w:rPr>
          <w:t>Anselin</w:t>
        </w:r>
        <w:proofErr w:type="spellEnd"/>
        <w:r w:rsidRPr="0031748F">
          <w:rPr>
            <w:rFonts w:ascii="Times New Roman" w:hAnsi="Times New Roman" w:cs="Times New Roman"/>
            <w:sz w:val="22"/>
          </w:rPr>
          <w:t>, L</w:t>
        </w:r>
        <w:r>
          <w:rPr>
            <w:rFonts w:ascii="Times New Roman" w:hAnsi="Times New Roman" w:cs="Times New Roman"/>
            <w:sz w:val="22"/>
          </w:rPr>
          <w:t>.</w:t>
        </w:r>
        <w:r w:rsidRPr="0031748F">
          <w:rPr>
            <w:rFonts w:ascii="Times New Roman" w:hAnsi="Times New Roman" w:cs="Times New Roman"/>
            <w:sz w:val="22"/>
          </w:rPr>
          <w:t xml:space="preserve">, and Sergio J. Rey. </w:t>
        </w:r>
        <w:r>
          <w:rPr>
            <w:rFonts w:ascii="Times New Roman" w:hAnsi="Times New Roman" w:cs="Times New Roman"/>
            <w:sz w:val="22"/>
          </w:rPr>
          <w:t>(</w:t>
        </w:r>
        <w:r w:rsidRPr="0031748F">
          <w:rPr>
            <w:rFonts w:ascii="Times New Roman" w:hAnsi="Times New Roman" w:cs="Times New Roman"/>
            <w:sz w:val="22"/>
          </w:rPr>
          <w:t>2014</w:t>
        </w:r>
        <w:r>
          <w:rPr>
            <w:rFonts w:ascii="Times New Roman" w:hAnsi="Times New Roman" w:cs="Times New Roman"/>
            <w:sz w:val="22"/>
          </w:rPr>
          <w:t>)</w:t>
        </w:r>
        <w:r w:rsidRPr="0031748F">
          <w:rPr>
            <w:rFonts w:ascii="Times New Roman" w:hAnsi="Times New Roman" w:cs="Times New Roman"/>
            <w:sz w:val="22"/>
          </w:rPr>
          <w:t xml:space="preserve">. Modern Spatial Econometrics in Practice, a Guide to </w:t>
        </w:r>
        <w:proofErr w:type="spellStart"/>
        <w:r w:rsidRPr="0031748F">
          <w:rPr>
            <w:rFonts w:ascii="Times New Roman" w:hAnsi="Times New Roman" w:cs="Times New Roman"/>
            <w:sz w:val="22"/>
          </w:rPr>
          <w:t>Geoda</w:t>
        </w:r>
        <w:proofErr w:type="spellEnd"/>
        <w:r w:rsidRPr="0031748F">
          <w:rPr>
            <w:rFonts w:ascii="Times New Roman" w:hAnsi="Times New Roman" w:cs="Times New Roman"/>
            <w:sz w:val="22"/>
          </w:rPr>
          <w:t xml:space="preserve">, </w:t>
        </w:r>
        <w:proofErr w:type="spellStart"/>
        <w:r w:rsidRPr="0031748F">
          <w:rPr>
            <w:rFonts w:ascii="Times New Roman" w:hAnsi="Times New Roman" w:cs="Times New Roman"/>
            <w:sz w:val="22"/>
          </w:rPr>
          <w:t>Geodaspace</w:t>
        </w:r>
        <w:proofErr w:type="spellEnd"/>
        <w:r w:rsidRPr="0031748F">
          <w:rPr>
            <w:rFonts w:ascii="Times New Roman" w:hAnsi="Times New Roman" w:cs="Times New Roman"/>
            <w:sz w:val="22"/>
          </w:rPr>
          <w:t xml:space="preserve"> and </w:t>
        </w:r>
        <w:proofErr w:type="spellStart"/>
        <w:r w:rsidRPr="0031748F">
          <w:rPr>
            <w:rFonts w:ascii="Times New Roman" w:hAnsi="Times New Roman" w:cs="Times New Roman"/>
            <w:sz w:val="22"/>
          </w:rPr>
          <w:t>Pysal</w:t>
        </w:r>
        <w:proofErr w:type="spellEnd"/>
        <w:r w:rsidRPr="0031748F">
          <w:rPr>
            <w:rFonts w:ascii="Times New Roman" w:hAnsi="Times New Roman" w:cs="Times New Roman"/>
            <w:sz w:val="22"/>
          </w:rPr>
          <w:t xml:space="preserve">. Chicago, IL: </w:t>
        </w:r>
        <w:proofErr w:type="spellStart"/>
        <w:r w:rsidRPr="0031748F">
          <w:rPr>
            <w:rFonts w:ascii="Times New Roman" w:hAnsi="Times New Roman" w:cs="Times New Roman"/>
            <w:sz w:val="22"/>
          </w:rPr>
          <w:t>GeoDa</w:t>
        </w:r>
        <w:proofErr w:type="spellEnd"/>
        <w:r w:rsidRPr="0031748F">
          <w:rPr>
            <w:rFonts w:ascii="Times New Roman" w:hAnsi="Times New Roman" w:cs="Times New Roman"/>
            <w:sz w:val="22"/>
          </w:rPr>
          <w:t xml:space="preserve"> Press.</w:t>
        </w:r>
      </w:ins>
    </w:p>
    <w:p w14:paraId="4697E2D1" w14:textId="284508AC" w:rsidR="00070BEA" w:rsidRDefault="00070BEA" w:rsidP="008D03E8">
      <w:pPr>
        <w:ind w:left="284" w:hangingChars="129" w:hanging="284"/>
        <w:rPr>
          <w:rFonts w:ascii="Times New Roman" w:hAnsi="Times New Roman" w:cs="Times New Roman"/>
          <w:sz w:val="22"/>
        </w:rPr>
      </w:pPr>
      <w:ins w:id="4746" w:author="Harry" w:date="2020-10-20T23:12:00Z">
        <w:r w:rsidRPr="00070BEA">
          <w:rPr>
            <w:rFonts w:ascii="Times New Roman" w:hAnsi="Times New Roman" w:cs="Times New Roman"/>
            <w:sz w:val="22"/>
          </w:rPr>
          <w:t xml:space="preserve">Baldwin, R and B </w:t>
        </w:r>
        <w:proofErr w:type="spellStart"/>
        <w:r w:rsidRPr="00070BEA">
          <w:rPr>
            <w:rFonts w:ascii="Times New Roman" w:hAnsi="Times New Roman" w:cs="Times New Roman"/>
            <w:sz w:val="22"/>
          </w:rPr>
          <w:t>Weder</w:t>
        </w:r>
        <w:proofErr w:type="spellEnd"/>
        <w:r w:rsidRPr="00070BEA">
          <w:rPr>
            <w:rFonts w:ascii="Times New Roman" w:hAnsi="Times New Roman" w:cs="Times New Roman"/>
            <w:sz w:val="22"/>
          </w:rPr>
          <w:t xml:space="preserve"> di Mauro (2020)</w:t>
        </w:r>
      </w:ins>
      <w:ins w:id="4747" w:author="Harry" w:date="2020-11-21T18:05:00Z">
        <w:r w:rsidR="009741EC">
          <w:rPr>
            <w:rFonts w:ascii="Times New Roman" w:hAnsi="Times New Roman" w:cs="Times New Roman"/>
            <w:sz w:val="22"/>
          </w:rPr>
          <w:t>.</w:t>
        </w:r>
      </w:ins>
      <w:ins w:id="4748" w:author="Harry" w:date="2020-10-20T23:12:00Z">
        <w:r w:rsidRPr="00070BEA">
          <w:rPr>
            <w:rFonts w:ascii="Times New Roman" w:hAnsi="Times New Roman" w:cs="Times New Roman"/>
            <w:sz w:val="22"/>
          </w:rPr>
          <w:t xml:space="preserve"> Economics in the time of COVID-19: A new eBook, VoxEU.org, 6 March.</w:t>
        </w:r>
      </w:ins>
    </w:p>
    <w:p w14:paraId="4130082A" w14:textId="2636C4D4"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BBC (2020). Coronavirus: The world in lockdown in maps and charts. </w:t>
      </w:r>
      <w:hyperlink r:id="rId30" w:history="1">
        <w:r w:rsidRPr="00211249">
          <w:rPr>
            <w:rStyle w:val="Hyperlink"/>
            <w:rFonts w:ascii="Times New Roman" w:hAnsi="Times New Roman" w:cs="Times New Roman"/>
            <w:sz w:val="22"/>
          </w:rPr>
          <w:t>https://www.bbc.com/news/world-52103747</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2020-08-25.</w:t>
      </w:r>
    </w:p>
    <w:p w14:paraId="6557E74B" w14:textId="38181BE5" w:rsidR="008D03E8" w:rsidRPr="008D03E8" w:rsidRDefault="008D03E8" w:rsidP="008D03E8">
      <w:pPr>
        <w:ind w:left="284" w:hangingChars="129" w:hanging="284"/>
        <w:rPr>
          <w:rFonts w:ascii="Times New Roman" w:hAnsi="Times New Roman" w:cs="Times New Roman"/>
          <w:sz w:val="22"/>
        </w:rPr>
      </w:pPr>
      <w:del w:id="4749" w:author="Budy Resosudarmo" w:date="2020-10-16T10:47:00Z">
        <w:r w:rsidRPr="008D03E8" w:rsidDel="00F73CB7">
          <w:rPr>
            <w:rFonts w:ascii="Times New Roman" w:hAnsi="Times New Roman" w:cs="Times New Roman"/>
            <w:sz w:val="22"/>
          </w:rPr>
          <w:delText>covid</w:delText>
        </w:r>
      </w:del>
      <w:ins w:id="4750"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projections.com (2020). </w:t>
      </w:r>
      <w:del w:id="4751" w:author="Budy Resosudarmo" w:date="2020-10-16T10:47:00Z">
        <w:r w:rsidRPr="008D03E8" w:rsidDel="00F73CB7">
          <w:rPr>
            <w:rFonts w:ascii="Times New Roman" w:hAnsi="Times New Roman" w:cs="Times New Roman"/>
            <w:sz w:val="22"/>
          </w:rPr>
          <w:delText>COVID</w:delText>
        </w:r>
      </w:del>
      <w:ins w:id="4752"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 Using Machine Learning. </w:t>
      </w:r>
      <w:r w:rsidR="00281A92">
        <w:fldChar w:fldCharType="begin"/>
      </w:r>
      <w:r w:rsidR="00281A92">
        <w:instrText xml:space="preserve"> HYPERLINK "https://covid19-projections.com/indonesia" </w:instrText>
      </w:r>
      <w:r w:rsidR="00281A92">
        <w:fldChar w:fldCharType="separate"/>
      </w:r>
      <w:r w:rsidRPr="00211249">
        <w:rPr>
          <w:rStyle w:val="Hyperlink"/>
          <w:rFonts w:ascii="Times New Roman" w:hAnsi="Times New Roman" w:cs="Times New Roman"/>
          <w:sz w:val="22"/>
        </w:rPr>
        <w:t>https://</w:t>
      </w:r>
      <w:del w:id="4753" w:author="Budy Resosudarmo" w:date="2020-10-16T10:47:00Z">
        <w:r w:rsidRPr="00211249" w:rsidDel="00F73CB7">
          <w:rPr>
            <w:rStyle w:val="Hyperlink"/>
            <w:rFonts w:ascii="Times New Roman" w:hAnsi="Times New Roman" w:cs="Times New Roman"/>
            <w:sz w:val="22"/>
          </w:rPr>
          <w:delText>covid</w:delText>
        </w:r>
      </w:del>
      <w:ins w:id="4754"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19-projections.com/indonesia</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03CA0B33" w14:textId="0FF2E38E"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del Rio-</w:t>
      </w:r>
      <w:proofErr w:type="spellStart"/>
      <w:r w:rsidRPr="008D03E8">
        <w:rPr>
          <w:rFonts w:ascii="Times New Roman" w:hAnsi="Times New Roman" w:cs="Times New Roman"/>
          <w:sz w:val="22"/>
        </w:rPr>
        <w:t>Chanona</w:t>
      </w:r>
      <w:proofErr w:type="spellEnd"/>
      <w:r w:rsidRPr="008D03E8">
        <w:rPr>
          <w:rFonts w:ascii="Times New Roman" w:hAnsi="Times New Roman" w:cs="Times New Roman"/>
          <w:sz w:val="22"/>
        </w:rPr>
        <w:t>, R. M., Mealy, P., Pichler, A., Lafond, F., and Farmer, D. (2020). Supply and</w:t>
      </w:r>
      <w:r>
        <w:rPr>
          <w:rFonts w:ascii="Times New Roman" w:hAnsi="Times New Roman" w:cs="Times New Roman" w:hint="eastAsia"/>
          <w:sz w:val="22"/>
        </w:rPr>
        <w:t xml:space="preserve"> </w:t>
      </w:r>
      <w:r w:rsidRPr="008D03E8">
        <w:rPr>
          <w:rFonts w:ascii="Times New Roman" w:hAnsi="Times New Roman" w:cs="Times New Roman"/>
          <w:sz w:val="22"/>
        </w:rPr>
        <w:t xml:space="preserve">demand shocks in the </w:t>
      </w:r>
      <w:del w:id="4755" w:author="Budy Resosudarmo" w:date="2020-10-16T10:47:00Z">
        <w:r w:rsidRPr="008D03E8" w:rsidDel="00F73CB7">
          <w:rPr>
            <w:rFonts w:ascii="Times New Roman" w:hAnsi="Times New Roman" w:cs="Times New Roman"/>
            <w:sz w:val="22"/>
          </w:rPr>
          <w:delText>covid</w:delText>
        </w:r>
      </w:del>
      <w:ins w:id="4756"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pandemic: An industry and occupation perspective. </w:t>
      </w:r>
      <w:proofErr w:type="spellStart"/>
      <w:r w:rsidRPr="008D03E8">
        <w:rPr>
          <w:rFonts w:ascii="Times New Roman" w:hAnsi="Times New Roman" w:cs="Times New Roman"/>
          <w:sz w:val="22"/>
        </w:rPr>
        <w:t>arXiv</w:t>
      </w:r>
      <w:proofErr w:type="spellEnd"/>
      <w:r>
        <w:rPr>
          <w:rFonts w:ascii="Times New Roman" w:hAnsi="Times New Roman" w:cs="Times New Roman" w:hint="eastAsia"/>
          <w:sz w:val="22"/>
        </w:rPr>
        <w:t xml:space="preserve"> </w:t>
      </w:r>
      <w:r w:rsidRPr="008D03E8">
        <w:rPr>
          <w:rFonts w:ascii="Times New Roman" w:hAnsi="Times New Roman" w:cs="Times New Roman"/>
          <w:sz w:val="22"/>
        </w:rPr>
        <w:t>preprint arXiv:2004.06759.</w:t>
      </w:r>
    </w:p>
    <w:p w14:paraId="4D0C4C83" w14:textId="757144B9"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(1999). Estimates of time to economic convergence: an analysis of regions of the</w:t>
      </w:r>
      <w:r>
        <w:rPr>
          <w:rFonts w:ascii="Times New Roman" w:hAnsi="Times New Roman" w:cs="Times New Roman" w:hint="eastAsia"/>
          <w:sz w:val="22"/>
        </w:rPr>
        <w:t xml:space="preserve"> </w:t>
      </w:r>
      <w:r w:rsidRPr="008D03E8">
        <w:rPr>
          <w:rFonts w:ascii="Times New Roman" w:hAnsi="Times New Roman" w:cs="Times New Roman"/>
          <w:sz w:val="22"/>
        </w:rPr>
        <w:t>European Union. International Regional Science Review, 22(1):5–34.</w:t>
      </w:r>
    </w:p>
    <w:p w14:paraId="0FCFDE8C" w14:textId="4570BEC4" w:rsidR="008D03E8" w:rsidRDefault="008D03E8" w:rsidP="008D03E8">
      <w:pPr>
        <w:ind w:left="284" w:hangingChars="129" w:hanging="284"/>
        <w:rPr>
          <w:ins w:id="4757" w:author="Harry" w:date="2020-10-20T23:39:00Z"/>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and Lopez-</w:t>
      </w:r>
      <w:proofErr w:type="spellStart"/>
      <w:r w:rsidRPr="008D03E8">
        <w:rPr>
          <w:rFonts w:ascii="Times New Roman" w:hAnsi="Times New Roman" w:cs="Times New Roman"/>
          <w:sz w:val="22"/>
        </w:rPr>
        <w:t>Bazo</w:t>
      </w:r>
      <w:proofErr w:type="spellEnd"/>
      <w:r w:rsidRPr="008D03E8">
        <w:rPr>
          <w:rFonts w:ascii="Times New Roman" w:hAnsi="Times New Roman" w:cs="Times New Roman"/>
          <w:sz w:val="22"/>
        </w:rPr>
        <w:t xml:space="preserve">, E. (2006). Empirical growth models with spatial effects. </w:t>
      </w:r>
      <w:del w:id="4758" w:author="Harry" w:date="2020-11-22T14:46:00Z">
        <w:r w:rsidRPr="008D03E8" w:rsidDel="00464569">
          <w:rPr>
            <w:rFonts w:ascii="Times New Roman" w:hAnsi="Times New Roman" w:cs="Times New Roman"/>
            <w:sz w:val="22"/>
          </w:rPr>
          <w:delText xml:space="preserve">´ </w:delText>
        </w:r>
      </w:del>
      <w:r w:rsidRPr="008D03E8">
        <w:rPr>
          <w:rFonts w:ascii="Times New Roman" w:hAnsi="Times New Roman" w:cs="Times New Roman"/>
          <w:sz w:val="22"/>
        </w:rPr>
        <w:t>Papers in</w:t>
      </w:r>
      <w:r>
        <w:rPr>
          <w:rFonts w:ascii="Times New Roman" w:hAnsi="Times New Roman" w:cs="Times New Roman" w:hint="eastAsia"/>
          <w:sz w:val="22"/>
        </w:rPr>
        <w:t xml:space="preserve"> </w:t>
      </w:r>
      <w:r w:rsidRPr="008D03E8">
        <w:rPr>
          <w:rFonts w:ascii="Times New Roman" w:hAnsi="Times New Roman" w:cs="Times New Roman"/>
          <w:sz w:val="22"/>
        </w:rPr>
        <w:t>Regional Science, 85(2):177–198.</w:t>
      </w:r>
    </w:p>
    <w:p w14:paraId="11533ED2" w14:textId="66D22F60" w:rsidR="009D160F" w:rsidRPr="008D03E8" w:rsidRDefault="009D160F" w:rsidP="008D03E8">
      <w:pPr>
        <w:ind w:left="284" w:hangingChars="129" w:hanging="284"/>
        <w:rPr>
          <w:rFonts w:ascii="Times New Roman" w:hAnsi="Times New Roman" w:cs="Times New Roman"/>
          <w:sz w:val="22"/>
        </w:rPr>
      </w:pPr>
      <w:proofErr w:type="spellStart"/>
      <w:ins w:id="4759" w:author="Harry" w:date="2020-10-20T23:39:00Z">
        <w:r w:rsidRPr="009D160F">
          <w:rPr>
            <w:rFonts w:ascii="Times New Roman" w:hAnsi="Times New Roman" w:cs="Times New Roman"/>
            <w:sz w:val="22"/>
          </w:rPr>
          <w:t>Gourinchas</w:t>
        </w:r>
        <w:proofErr w:type="spellEnd"/>
        <w:r w:rsidRPr="009D160F">
          <w:rPr>
            <w:rFonts w:ascii="Times New Roman" w:hAnsi="Times New Roman" w:cs="Times New Roman"/>
            <w:sz w:val="22"/>
          </w:rPr>
          <w:t>, P O (2020)</w:t>
        </w:r>
      </w:ins>
      <w:ins w:id="4760" w:author="Harry" w:date="2020-11-21T18:05:00Z">
        <w:r w:rsidR="009741EC">
          <w:rPr>
            <w:rFonts w:ascii="Times New Roman" w:hAnsi="Times New Roman" w:cs="Times New Roman"/>
            <w:sz w:val="22"/>
          </w:rPr>
          <w:t>.</w:t>
        </w:r>
      </w:ins>
      <w:ins w:id="4761" w:author="Harry" w:date="2020-10-20T23:39:00Z">
        <w:r w:rsidRPr="009D160F">
          <w:rPr>
            <w:rFonts w:ascii="Times New Roman" w:hAnsi="Times New Roman" w:cs="Times New Roman"/>
            <w:sz w:val="22"/>
          </w:rPr>
          <w:t xml:space="preserve"> Flattening the pandemic and recession curves, VoxEU.org, 3 June.</w:t>
        </w:r>
      </w:ins>
    </w:p>
    <w:p w14:paraId="565C129A" w14:textId="74107D5F" w:rsidR="005C71EC"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Guerrieri</w:t>
      </w:r>
      <w:proofErr w:type="spellEnd"/>
      <w:r w:rsidRPr="008D03E8">
        <w:rPr>
          <w:rFonts w:ascii="Times New Roman" w:hAnsi="Times New Roman" w:cs="Times New Roman"/>
          <w:sz w:val="22"/>
        </w:rPr>
        <w:t xml:space="preserve">, V., </w:t>
      </w:r>
      <w:proofErr w:type="spellStart"/>
      <w:r w:rsidRPr="008D03E8">
        <w:rPr>
          <w:rFonts w:ascii="Times New Roman" w:hAnsi="Times New Roman" w:cs="Times New Roman"/>
          <w:sz w:val="22"/>
        </w:rPr>
        <w:t>Lorenzoni</w:t>
      </w:r>
      <w:proofErr w:type="spellEnd"/>
      <w:r w:rsidRPr="008D03E8">
        <w:rPr>
          <w:rFonts w:ascii="Times New Roman" w:hAnsi="Times New Roman" w:cs="Times New Roman"/>
          <w:sz w:val="22"/>
        </w:rPr>
        <w:t xml:space="preserve">, G., Straub, L., and </w:t>
      </w:r>
      <w:proofErr w:type="spellStart"/>
      <w:r w:rsidRPr="008D03E8">
        <w:rPr>
          <w:rFonts w:ascii="Times New Roman" w:hAnsi="Times New Roman" w:cs="Times New Roman"/>
          <w:sz w:val="22"/>
        </w:rPr>
        <w:t>Werning</w:t>
      </w:r>
      <w:proofErr w:type="spellEnd"/>
      <w:r w:rsidRPr="008D03E8">
        <w:rPr>
          <w:rFonts w:ascii="Times New Roman" w:hAnsi="Times New Roman" w:cs="Times New Roman"/>
          <w:sz w:val="22"/>
        </w:rPr>
        <w:t>, I. (2020). Macroeconomic implications of</w:t>
      </w:r>
      <w:r>
        <w:rPr>
          <w:rFonts w:ascii="Times New Roman" w:hAnsi="Times New Roman" w:cs="Times New Roman" w:hint="eastAsia"/>
          <w:sz w:val="22"/>
        </w:rPr>
        <w:t xml:space="preserve"> </w:t>
      </w:r>
      <w:del w:id="4762" w:author="Budy Resosudarmo" w:date="2020-10-16T10:47:00Z">
        <w:r w:rsidRPr="008D03E8" w:rsidDel="00F73CB7">
          <w:rPr>
            <w:rFonts w:ascii="Times New Roman" w:hAnsi="Times New Roman" w:cs="Times New Roman"/>
            <w:sz w:val="22"/>
          </w:rPr>
          <w:delText>covid</w:delText>
        </w:r>
      </w:del>
      <w:ins w:id="4763"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Can negative supply shocks cause demand shortages? Technical report, National</w:t>
      </w:r>
      <w:r>
        <w:rPr>
          <w:rFonts w:ascii="Times New Roman" w:hAnsi="Times New Roman" w:cs="Times New Roman" w:hint="eastAsia"/>
          <w:sz w:val="22"/>
        </w:rPr>
        <w:t xml:space="preserve"> </w:t>
      </w:r>
      <w:r w:rsidRPr="008D03E8">
        <w:rPr>
          <w:rFonts w:ascii="Times New Roman" w:hAnsi="Times New Roman" w:cs="Times New Roman"/>
          <w:sz w:val="22"/>
        </w:rPr>
        <w:t>Bureau of Economic Research.</w:t>
      </w:r>
    </w:p>
    <w:p w14:paraId="0C8B6BB3" w14:textId="106C6101"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Hausmann, R. (2020). Flattening the </w:t>
      </w:r>
      <w:del w:id="4764" w:author="Budy Resosudarmo" w:date="2020-10-16T10:47:00Z">
        <w:r w:rsidRPr="007848C6" w:rsidDel="00F73CB7">
          <w:rPr>
            <w:rFonts w:ascii="Times New Roman" w:hAnsi="Times New Roman" w:cs="Times New Roman"/>
            <w:sz w:val="22"/>
          </w:rPr>
          <w:delText>COVID</w:delText>
        </w:r>
      </w:del>
      <w:ins w:id="4765"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Curve in Developing Countries.</w:t>
      </w:r>
      <w:r>
        <w:rPr>
          <w:rFonts w:ascii="Times New Roman" w:hAnsi="Times New Roman" w:cs="Times New Roman" w:hint="eastAsia"/>
          <w:sz w:val="22"/>
        </w:rPr>
        <w:t xml:space="preserve"> </w:t>
      </w:r>
      <w:r>
        <w:rPr>
          <w:rFonts w:ascii="Times New Roman" w:hAnsi="Times New Roman" w:cs="Times New Roman"/>
          <w:sz w:val="22"/>
        </w:rPr>
        <w:t>P</w:t>
      </w:r>
      <w:r w:rsidRPr="007848C6">
        <w:rPr>
          <w:rFonts w:ascii="Times New Roman" w:hAnsi="Times New Roman" w:cs="Times New Roman"/>
          <w:sz w:val="22"/>
        </w:rPr>
        <w:t xml:space="preserve">roject Syndicate. </w:t>
      </w:r>
      <w:r w:rsidR="00281A92">
        <w:fldChar w:fldCharType="begin"/>
      </w:r>
      <w:r w:rsidR="00281A92">
        <w:instrText xml:space="preserve"> HYPERLINK "https://www.project-syndicate.org/commentary/flattening-covid19-curve-in-developing-countries-by-ricardo-hausmann-2020-03" </w:instrText>
      </w:r>
      <w:r w:rsidR="00281A92">
        <w:fldChar w:fldCharType="separate"/>
      </w:r>
      <w:r w:rsidRPr="00211249">
        <w:rPr>
          <w:rStyle w:val="Hyperlink"/>
          <w:rFonts w:ascii="Times New Roman" w:hAnsi="Times New Roman" w:cs="Times New Roman"/>
          <w:sz w:val="22"/>
        </w:rPr>
        <w:t>https://www.project-syndicate.org/commentary/flattening-</w:t>
      </w:r>
      <w:del w:id="4766" w:author="Budy Resosudarmo" w:date="2020-10-16T10:47:00Z">
        <w:r w:rsidRPr="00211249" w:rsidDel="00F73CB7">
          <w:rPr>
            <w:rStyle w:val="Hyperlink"/>
            <w:rFonts w:ascii="Times New Roman" w:hAnsi="Times New Roman" w:cs="Times New Roman"/>
            <w:sz w:val="22"/>
          </w:rPr>
          <w:delText>covid</w:delText>
        </w:r>
      </w:del>
      <w:ins w:id="4767"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19-curve-in-developing-countries-by-ricardo-hausmann-2020-03</w:t>
      </w:r>
      <w:r w:rsidR="00281A92">
        <w:rPr>
          <w:rStyle w:val="Hyperlink"/>
          <w:rFonts w:ascii="Times New Roman" w:hAnsi="Times New Roman" w:cs="Times New Roman"/>
          <w:sz w:val="22"/>
        </w:rPr>
        <w:fldChar w:fldCharType="end"/>
      </w:r>
      <w:r w:rsidRPr="007848C6">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 xml:space="preserve"> </w:t>
      </w:r>
      <w:r w:rsidRPr="007848C6">
        <w:rPr>
          <w:rFonts w:ascii="Times New Roman" w:hAnsi="Times New Roman" w:cs="Times New Roman"/>
          <w:sz w:val="22"/>
        </w:rPr>
        <w:t>Accessed: 2020-04-28.</w:t>
      </w:r>
    </w:p>
    <w:p w14:paraId="6EEFF9CA" w14:textId="20E10362" w:rsidR="007848C6" w:rsidRPr="007848C6" w:rsidRDefault="007848C6" w:rsidP="007848C6">
      <w:pPr>
        <w:ind w:left="284" w:hangingChars="129" w:hanging="284"/>
        <w:jc w:val="left"/>
        <w:rPr>
          <w:rFonts w:ascii="Times New Roman" w:hAnsi="Times New Roman" w:cs="Times New Roman"/>
          <w:sz w:val="22"/>
        </w:rPr>
      </w:pPr>
      <w:r w:rsidRPr="007848C6">
        <w:rPr>
          <w:rFonts w:ascii="Times New Roman" w:hAnsi="Times New Roman" w:cs="Times New Roman"/>
          <w:sz w:val="22"/>
        </w:rPr>
        <w:t>IMF (2020). World Economic Outlook Update, June 2020. A Crisis Like No Other, An Uncertain</w:t>
      </w:r>
      <w:r>
        <w:rPr>
          <w:rFonts w:ascii="Times New Roman" w:hAnsi="Times New Roman" w:cs="Times New Roman" w:hint="eastAsia"/>
          <w:sz w:val="22"/>
        </w:rPr>
        <w:t xml:space="preserve"> </w:t>
      </w:r>
      <w:r w:rsidRPr="007848C6">
        <w:rPr>
          <w:rFonts w:ascii="Times New Roman" w:hAnsi="Times New Roman" w:cs="Times New Roman"/>
          <w:sz w:val="22"/>
        </w:rPr>
        <w:t>Recovery.</w:t>
      </w:r>
      <w:r>
        <w:rPr>
          <w:rFonts w:ascii="Times New Roman" w:hAnsi="Times New Roman" w:cs="Times New Roman"/>
          <w:sz w:val="22"/>
        </w:rPr>
        <w:t xml:space="preserve"> </w:t>
      </w:r>
      <w:r w:rsidRPr="007848C6">
        <w:rPr>
          <w:rFonts w:ascii="Times New Roman" w:hAnsi="Times New Roman" w:cs="Times New Roman"/>
          <w:sz w:val="22"/>
        </w:rPr>
        <w:t>International Monetary Fund.</w:t>
      </w:r>
      <w:r>
        <w:rPr>
          <w:rFonts w:ascii="Times New Roman" w:hAnsi="Times New Roman" w:cs="Times New Roman"/>
          <w:sz w:val="22"/>
        </w:rPr>
        <w:t xml:space="preserve"> </w:t>
      </w:r>
      <w:hyperlink r:id="rId31" w:history="1">
        <w:r w:rsidRPr="00211249">
          <w:rPr>
            <w:rStyle w:val="Hyperlink"/>
            <w:rFonts w:ascii="Times New Roman" w:hAnsi="Times New Roman" w:cs="Times New Roman"/>
            <w:sz w:val="22"/>
          </w:rPr>
          <w:t>https://www.imf.org/en/Publications/WEO/Issues/2020/06/24/WEOUpdateJune2020</w:t>
        </w:r>
      </w:hyperlink>
      <w:r w:rsidRPr="007848C6">
        <w:rPr>
          <w:rFonts w:ascii="Times New Roman" w:hAnsi="Times New Roman" w:cs="Times New Roman"/>
          <w:sz w:val="22"/>
        </w:rPr>
        <w:t>.</w:t>
      </w:r>
      <w:r>
        <w:rPr>
          <w:rFonts w:ascii="Times New Roman" w:hAnsi="Times New Roman" w:cs="Times New Roman"/>
          <w:sz w:val="22"/>
        </w:rPr>
        <w:t xml:space="preserve"> </w:t>
      </w:r>
      <w:r w:rsidRPr="007848C6">
        <w:rPr>
          <w:rFonts w:ascii="Times New Roman" w:hAnsi="Times New Roman" w:cs="Times New Roman"/>
          <w:sz w:val="22"/>
        </w:rPr>
        <w:t>Accessed: 2020-08-28.</w:t>
      </w:r>
    </w:p>
    <w:p w14:paraId="3D5ADB79" w14:textId="28D22467"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lastRenderedPageBreak/>
        <w:t xml:space="preserve">Inoue, H. and </w:t>
      </w:r>
      <w:proofErr w:type="spellStart"/>
      <w:r w:rsidRPr="007848C6">
        <w:rPr>
          <w:rFonts w:ascii="Times New Roman" w:hAnsi="Times New Roman" w:cs="Times New Roman"/>
          <w:sz w:val="22"/>
        </w:rPr>
        <w:t>Todo</w:t>
      </w:r>
      <w:proofErr w:type="spellEnd"/>
      <w:r w:rsidRPr="007848C6">
        <w:rPr>
          <w:rFonts w:ascii="Times New Roman" w:hAnsi="Times New Roman" w:cs="Times New Roman"/>
          <w:sz w:val="22"/>
        </w:rPr>
        <w:t>, Y. (2020). The propagation of the economic impact through supply chains:</w:t>
      </w:r>
      <w:r>
        <w:rPr>
          <w:rFonts w:ascii="Times New Roman" w:hAnsi="Times New Roman" w:cs="Times New Roman" w:hint="eastAsia"/>
          <w:sz w:val="22"/>
        </w:rPr>
        <w:t xml:space="preserve"> </w:t>
      </w:r>
      <w:r w:rsidRPr="007848C6">
        <w:rPr>
          <w:rFonts w:ascii="Times New Roman" w:hAnsi="Times New Roman" w:cs="Times New Roman"/>
          <w:sz w:val="22"/>
        </w:rPr>
        <w:t xml:space="preserve">The case of a mega-city lockdown against the spread of </w:t>
      </w:r>
      <w:del w:id="4768" w:author="Budy Resosudarmo" w:date="2020-10-16T10:47:00Z">
        <w:r w:rsidRPr="007848C6" w:rsidDel="00F73CB7">
          <w:rPr>
            <w:rFonts w:ascii="Times New Roman" w:hAnsi="Times New Roman" w:cs="Times New Roman"/>
            <w:sz w:val="22"/>
          </w:rPr>
          <w:delText>COVID</w:delText>
        </w:r>
      </w:del>
      <w:ins w:id="4769"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Available at SSRN</w:t>
      </w:r>
      <w:r>
        <w:rPr>
          <w:rFonts w:ascii="Times New Roman" w:hAnsi="Times New Roman" w:cs="Times New Roman" w:hint="eastAsia"/>
          <w:sz w:val="22"/>
        </w:rPr>
        <w:t xml:space="preserve"> </w:t>
      </w:r>
      <w:r w:rsidRPr="007848C6">
        <w:rPr>
          <w:rFonts w:ascii="Times New Roman" w:hAnsi="Times New Roman" w:cs="Times New Roman"/>
          <w:sz w:val="22"/>
        </w:rPr>
        <w:t>3564898.</w:t>
      </w:r>
    </w:p>
    <w:p w14:paraId="355CF2A4" w14:textId="2ECA249A" w:rsidR="007848C6" w:rsidDel="00475C80" w:rsidRDefault="007848C6" w:rsidP="00475C80">
      <w:pPr>
        <w:ind w:left="284" w:hangingChars="129" w:hanging="284"/>
        <w:rPr>
          <w:del w:id="4770" w:author="Harry" w:date="2020-10-20T23:58:00Z"/>
          <w:rFonts w:ascii="Times New Roman" w:hAnsi="Times New Roman" w:cs="Times New Roman"/>
          <w:sz w:val="22"/>
        </w:rPr>
      </w:pPr>
      <w:r w:rsidRPr="007848C6">
        <w:rPr>
          <w:rFonts w:ascii="Times New Roman" w:hAnsi="Times New Roman" w:cs="Times New Roman"/>
          <w:sz w:val="22"/>
        </w:rPr>
        <w:t xml:space="preserve">Islam, N. (1995). Growth empirics: A panel data approach. The </w:t>
      </w:r>
      <w:ins w:id="4771" w:author="Harry" w:date="2020-11-22T14:45:00Z">
        <w:r w:rsidR="006E3984">
          <w:rPr>
            <w:rFonts w:ascii="Times New Roman" w:hAnsi="Times New Roman" w:cs="Times New Roman"/>
            <w:sz w:val="22"/>
          </w:rPr>
          <w:t>Q</w:t>
        </w:r>
      </w:ins>
      <w:del w:id="4772" w:author="Harry" w:date="2020-11-22T14:45:00Z">
        <w:r w:rsidRPr="007848C6" w:rsidDel="006E3984">
          <w:rPr>
            <w:rFonts w:ascii="Times New Roman" w:hAnsi="Times New Roman" w:cs="Times New Roman"/>
            <w:sz w:val="22"/>
          </w:rPr>
          <w:delText>q</w:delText>
        </w:r>
      </w:del>
      <w:r w:rsidRPr="007848C6">
        <w:rPr>
          <w:rFonts w:ascii="Times New Roman" w:hAnsi="Times New Roman" w:cs="Times New Roman"/>
          <w:sz w:val="22"/>
        </w:rPr>
        <w:t xml:space="preserve">uarterly </w:t>
      </w:r>
      <w:ins w:id="4773" w:author="Harry" w:date="2020-11-22T14:45:00Z">
        <w:r w:rsidR="006E3984">
          <w:rPr>
            <w:rFonts w:ascii="Times New Roman" w:hAnsi="Times New Roman" w:cs="Times New Roman"/>
            <w:sz w:val="22"/>
          </w:rPr>
          <w:t>J</w:t>
        </w:r>
      </w:ins>
      <w:del w:id="4774" w:author="Harry" w:date="2020-11-22T14:45:00Z">
        <w:r w:rsidRPr="007848C6" w:rsidDel="006E3984">
          <w:rPr>
            <w:rFonts w:ascii="Times New Roman" w:hAnsi="Times New Roman" w:cs="Times New Roman"/>
            <w:sz w:val="22"/>
          </w:rPr>
          <w:delText>j</w:delText>
        </w:r>
      </w:del>
      <w:r w:rsidRPr="007848C6">
        <w:rPr>
          <w:rFonts w:ascii="Times New Roman" w:hAnsi="Times New Roman" w:cs="Times New Roman"/>
          <w:sz w:val="22"/>
        </w:rPr>
        <w:t xml:space="preserve">ournal of </w:t>
      </w:r>
      <w:ins w:id="4775" w:author="Harry" w:date="2020-11-22T14:45:00Z">
        <w:r w:rsidR="006E3984">
          <w:rPr>
            <w:rFonts w:ascii="Times New Roman" w:hAnsi="Times New Roman" w:cs="Times New Roman"/>
            <w:sz w:val="22"/>
          </w:rPr>
          <w:t>E</w:t>
        </w:r>
      </w:ins>
      <w:del w:id="4776" w:author="Harry" w:date="2020-11-22T14:45:00Z">
        <w:r w:rsidRPr="007848C6" w:rsidDel="006E3984">
          <w:rPr>
            <w:rFonts w:ascii="Times New Roman" w:hAnsi="Times New Roman" w:cs="Times New Roman"/>
            <w:sz w:val="22"/>
          </w:rPr>
          <w:delText>e</w:delText>
        </w:r>
      </w:del>
      <w:r w:rsidRPr="007848C6">
        <w:rPr>
          <w:rFonts w:ascii="Times New Roman" w:hAnsi="Times New Roman" w:cs="Times New Roman"/>
          <w:sz w:val="22"/>
        </w:rPr>
        <w:t>conomics,</w:t>
      </w:r>
      <w:r>
        <w:rPr>
          <w:rFonts w:ascii="Times New Roman" w:hAnsi="Times New Roman" w:cs="Times New Roman" w:hint="eastAsia"/>
          <w:sz w:val="22"/>
        </w:rPr>
        <w:t xml:space="preserve"> </w:t>
      </w:r>
      <w:r w:rsidRPr="007848C6">
        <w:rPr>
          <w:rFonts w:ascii="Times New Roman" w:hAnsi="Times New Roman" w:cs="Times New Roman"/>
          <w:sz w:val="22"/>
        </w:rPr>
        <w:t>110(4):1127–1170.</w:t>
      </w:r>
    </w:p>
    <w:p w14:paraId="5527885B" w14:textId="77777777" w:rsidR="00475C80" w:rsidRDefault="00475C80">
      <w:pPr>
        <w:ind w:left="284" w:hangingChars="129" w:hanging="284"/>
        <w:rPr>
          <w:ins w:id="4777" w:author="Harry" w:date="2020-11-21T17:26:00Z"/>
          <w:rFonts w:ascii="Times New Roman" w:hAnsi="Times New Roman" w:cs="Times New Roman"/>
          <w:sz w:val="22"/>
        </w:rPr>
      </w:pPr>
    </w:p>
    <w:p w14:paraId="505C2CA2" w14:textId="1DF56957" w:rsidR="007848C6" w:rsidRDefault="00475C80" w:rsidP="00C94F0A">
      <w:pPr>
        <w:ind w:left="284" w:hangingChars="129" w:hanging="284"/>
        <w:rPr>
          <w:ins w:id="4778" w:author="Harry" w:date="2020-11-21T22:33:00Z"/>
          <w:rFonts w:ascii="Times New Roman" w:hAnsi="Times New Roman" w:cs="Times New Roman"/>
          <w:sz w:val="22"/>
        </w:rPr>
      </w:pPr>
      <w:ins w:id="4779" w:author="Harry" w:date="2020-11-21T17:26:00Z">
        <w:r w:rsidRPr="00475C80">
          <w:rPr>
            <w:rFonts w:ascii="Times New Roman" w:hAnsi="Times New Roman" w:cs="Times New Roman"/>
            <w:sz w:val="22"/>
          </w:rPr>
          <w:t>Islam, I. and H. Khan (1986)</w:t>
        </w:r>
      </w:ins>
      <w:ins w:id="4780" w:author="Harry" w:date="2020-11-21T18:04:00Z">
        <w:r w:rsidR="00456AFB">
          <w:rPr>
            <w:rFonts w:ascii="Times New Roman" w:hAnsi="Times New Roman" w:cs="Times New Roman"/>
            <w:sz w:val="22"/>
          </w:rPr>
          <w:t>.</w:t>
        </w:r>
      </w:ins>
      <w:ins w:id="4781" w:author="Harry" w:date="2020-11-21T17:26:00Z">
        <w:r w:rsidRPr="00475C80">
          <w:rPr>
            <w:rFonts w:ascii="Times New Roman" w:hAnsi="Times New Roman" w:cs="Times New Roman"/>
            <w:sz w:val="22"/>
          </w:rPr>
          <w:t xml:space="preserve"> Spatial Patterns of Inequality and Poverty in Indonesia,</w:t>
        </w:r>
        <w:r w:rsidR="00C94F0A">
          <w:rPr>
            <w:rFonts w:ascii="Times New Roman" w:hAnsi="Times New Roman" w:cs="Times New Roman" w:hint="eastAsia"/>
            <w:sz w:val="22"/>
          </w:rPr>
          <w:t xml:space="preserve"> </w:t>
        </w:r>
        <w:r w:rsidRPr="00475C80">
          <w:rPr>
            <w:rFonts w:ascii="Times New Roman" w:hAnsi="Times New Roman" w:cs="Times New Roman"/>
            <w:sz w:val="22"/>
          </w:rPr>
          <w:t>Bulletin of Indonesian Economic Studies, 22(2): 80-102.</w:t>
        </w:r>
      </w:ins>
    </w:p>
    <w:p w14:paraId="6AD6FAF5" w14:textId="0FB3C7AB" w:rsidR="00C231B6" w:rsidRPr="00475C80" w:rsidRDefault="00C231B6">
      <w:pPr>
        <w:ind w:left="284" w:hangingChars="129" w:hanging="284"/>
        <w:rPr>
          <w:rFonts w:ascii="Times New Roman" w:hAnsi="Times New Roman" w:cs="Times New Roman"/>
          <w:sz w:val="22"/>
        </w:rPr>
        <w:pPrChange w:id="4782" w:author="Harry" w:date="2020-11-21T17:26:00Z">
          <w:pPr>
            <w:ind w:left="271" w:hangingChars="129" w:hanging="271"/>
          </w:pPr>
        </w:pPrChange>
      </w:pPr>
      <w:ins w:id="4783" w:author="Harry" w:date="2020-11-21T22:33:00Z">
        <w:r w:rsidRPr="00C231B6">
          <w:rPr>
            <w:rFonts w:ascii="Times New Roman" w:hAnsi="Times New Roman" w:cs="Times New Roman"/>
            <w:sz w:val="22"/>
            <w:rPrChange w:id="4784" w:author="Harry" w:date="2020-11-21T22:34:00Z">
              <w:rPr>
                <w:rStyle w:val="authors"/>
                <w:rFonts w:ascii="Arial" w:hAnsi="Arial" w:cs="Arial"/>
                <w:color w:val="333333"/>
                <w:shd w:val="clear" w:color="auto" w:fill="FFFFFF"/>
              </w:rPr>
            </w:rPrChange>
          </w:rPr>
          <w:t>Jennifer Day &amp; Blane Lewis</w:t>
        </w:r>
        <w:r w:rsidRPr="00C231B6">
          <w:rPr>
            <w:rFonts w:ascii="Times New Roman" w:hAnsi="Times New Roman" w:cs="Times New Roman"/>
            <w:sz w:val="22"/>
            <w:rPrChange w:id="4785"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4786" w:author="Harry" w:date="2020-11-21T22:34:00Z">
              <w:rPr>
                <w:rStyle w:val="Date1"/>
                <w:rFonts w:ascii="Arial" w:hAnsi="Arial" w:cs="Arial"/>
                <w:color w:val="333333"/>
                <w:shd w:val="clear" w:color="auto" w:fill="FFFFFF"/>
              </w:rPr>
            </w:rPrChange>
          </w:rPr>
          <w:t>(2013)</w:t>
        </w:r>
      </w:ins>
      <w:ins w:id="4787" w:author="Harry" w:date="2020-11-21T22:34:00Z">
        <w:r>
          <w:rPr>
            <w:rFonts w:ascii="Times New Roman" w:hAnsi="Times New Roman" w:cs="Times New Roman"/>
            <w:sz w:val="22"/>
          </w:rPr>
          <w:t>.</w:t>
        </w:r>
      </w:ins>
      <w:ins w:id="4788" w:author="Harry" w:date="2020-11-21T22:33:00Z">
        <w:r w:rsidRPr="00C231B6">
          <w:rPr>
            <w:rFonts w:ascii="Times New Roman" w:hAnsi="Times New Roman" w:cs="Times New Roman"/>
            <w:sz w:val="22"/>
            <w:rPrChange w:id="4789"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4790" w:author="Harry" w:date="2020-11-21T22:34:00Z">
              <w:rPr>
                <w:rStyle w:val="arttitle"/>
                <w:rFonts w:ascii="Arial" w:hAnsi="Arial" w:cs="Arial"/>
                <w:color w:val="333333"/>
                <w:shd w:val="clear" w:color="auto" w:fill="FFFFFF"/>
              </w:rPr>
            </w:rPrChange>
          </w:rPr>
          <w:t>Beyond univariate measurement of spatial autocorrelation: disaggregated spillover effects for Indonesia,</w:t>
        </w:r>
      </w:ins>
      <w:ins w:id="4791" w:author="Harry" w:date="2020-11-21T22:34:00Z">
        <w:r>
          <w:rPr>
            <w:rFonts w:ascii="Times New Roman" w:hAnsi="Times New Roman" w:cs="Times New Roman"/>
            <w:sz w:val="22"/>
          </w:rPr>
          <w:t xml:space="preserve"> </w:t>
        </w:r>
      </w:ins>
      <w:ins w:id="4792" w:author="Harry" w:date="2020-11-21T22:33:00Z">
        <w:r w:rsidRPr="00C231B6">
          <w:rPr>
            <w:rFonts w:ascii="Times New Roman" w:hAnsi="Times New Roman" w:cs="Times New Roman"/>
            <w:sz w:val="22"/>
            <w:rPrChange w:id="4793" w:author="Harry" w:date="2020-11-21T22:34:00Z">
              <w:rPr>
                <w:rStyle w:val="serialtitle"/>
                <w:rFonts w:ascii="Arial" w:hAnsi="Arial" w:cs="Arial"/>
                <w:color w:val="333333"/>
                <w:shd w:val="clear" w:color="auto" w:fill="FFFFFF"/>
              </w:rPr>
            </w:rPrChange>
          </w:rPr>
          <w:t>Annals of GIS,</w:t>
        </w:r>
        <w:r w:rsidRPr="00C231B6">
          <w:rPr>
            <w:rFonts w:ascii="Times New Roman" w:hAnsi="Times New Roman" w:cs="Times New Roman"/>
            <w:sz w:val="22"/>
            <w:rPrChange w:id="4794"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4795" w:author="Harry" w:date="2020-11-21T22:34:00Z">
              <w:rPr>
                <w:rStyle w:val="volumeissue"/>
                <w:rFonts w:ascii="Arial" w:hAnsi="Arial" w:cs="Arial"/>
                <w:color w:val="333333"/>
                <w:shd w:val="clear" w:color="auto" w:fill="FFFFFF"/>
              </w:rPr>
            </w:rPrChange>
          </w:rPr>
          <w:t>19:3,</w:t>
        </w:r>
        <w:r w:rsidRPr="00C231B6">
          <w:rPr>
            <w:rFonts w:ascii="Times New Roman" w:hAnsi="Times New Roman" w:cs="Times New Roman"/>
            <w:sz w:val="22"/>
            <w:rPrChange w:id="4796"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4797" w:author="Harry" w:date="2020-11-21T22:34:00Z">
              <w:rPr>
                <w:rStyle w:val="pagerange"/>
                <w:rFonts w:ascii="Arial" w:hAnsi="Arial" w:cs="Arial"/>
                <w:color w:val="333333"/>
                <w:shd w:val="clear" w:color="auto" w:fill="FFFFFF"/>
              </w:rPr>
            </w:rPrChange>
          </w:rPr>
          <w:t>169-185</w:t>
        </w:r>
      </w:ins>
      <w:ins w:id="4798" w:author="Harry" w:date="2020-11-21T22:34:00Z">
        <w:r>
          <w:rPr>
            <w:rFonts w:ascii="Times New Roman" w:hAnsi="Times New Roman" w:cs="Times New Roman"/>
            <w:sz w:val="22"/>
          </w:rPr>
          <w:t>.</w:t>
        </w:r>
        <w:r w:rsidRPr="00475C80">
          <w:rPr>
            <w:rFonts w:ascii="Times New Roman" w:hAnsi="Times New Roman" w:cs="Times New Roman"/>
            <w:sz w:val="22"/>
          </w:rPr>
          <w:t xml:space="preserve"> </w:t>
        </w:r>
      </w:ins>
    </w:p>
    <w:p w14:paraId="7C8C13B5" w14:textId="486494F1" w:rsidR="007848C6" w:rsidRDefault="007848C6" w:rsidP="007848C6">
      <w:pPr>
        <w:ind w:left="284" w:hangingChars="129" w:hanging="284"/>
        <w:rPr>
          <w:ins w:id="4799" w:author="Ragdad Cani Miranti" w:date="2020-11-27T10:22:00Z"/>
          <w:rFonts w:ascii="Times New Roman" w:hAnsi="Times New Roman" w:cs="Times New Roman"/>
          <w:sz w:val="22"/>
        </w:rPr>
      </w:pPr>
      <w:proofErr w:type="spellStart"/>
      <w:r w:rsidRPr="007848C6">
        <w:rPr>
          <w:rFonts w:ascii="Times New Roman" w:hAnsi="Times New Roman" w:cs="Times New Roman"/>
          <w:sz w:val="22"/>
        </w:rPr>
        <w:t>LeSage</w:t>
      </w:r>
      <w:proofErr w:type="spellEnd"/>
      <w:r w:rsidRPr="007848C6">
        <w:rPr>
          <w:rFonts w:ascii="Times New Roman" w:hAnsi="Times New Roman" w:cs="Times New Roman"/>
          <w:sz w:val="22"/>
        </w:rPr>
        <w:t>, J. and Pace, K. (2009). Introduction to Spatial Econometrics. Chapman &amp; Hall/CRC, Boca</w:t>
      </w:r>
      <w:r>
        <w:rPr>
          <w:rFonts w:ascii="Times New Roman" w:hAnsi="Times New Roman" w:cs="Times New Roman" w:hint="eastAsia"/>
          <w:sz w:val="22"/>
        </w:rPr>
        <w:t xml:space="preserve"> </w:t>
      </w:r>
      <w:r w:rsidRPr="007848C6">
        <w:rPr>
          <w:rFonts w:ascii="Times New Roman" w:hAnsi="Times New Roman" w:cs="Times New Roman"/>
          <w:sz w:val="22"/>
        </w:rPr>
        <w:t>Raton, Florida.</w:t>
      </w:r>
    </w:p>
    <w:p w14:paraId="55B2CE45" w14:textId="05788854" w:rsidR="006963F1" w:rsidRPr="006963F1" w:rsidRDefault="006963F1">
      <w:pPr>
        <w:autoSpaceDE w:val="0"/>
        <w:autoSpaceDN w:val="0"/>
        <w:adjustRightInd w:val="0"/>
        <w:spacing w:line="360" w:lineRule="auto"/>
        <w:ind w:left="480" w:hanging="480"/>
        <w:rPr>
          <w:ins w:id="4800" w:author="Harry" w:date="2020-11-21T18:04:00Z"/>
          <w:rFonts w:ascii="Times New Roman" w:hAnsi="Times New Roman" w:cs="Times New Roman"/>
          <w:noProof/>
          <w:sz w:val="22"/>
          <w:rPrChange w:id="4801" w:author="Ragdad Cani Miranti" w:date="2020-11-27T10:22:00Z">
            <w:rPr>
              <w:ins w:id="4802" w:author="Harry" w:date="2020-11-21T18:04:00Z"/>
              <w:rFonts w:ascii="Times New Roman" w:hAnsi="Times New Roman" w:cs="Times New Roman"/>
              <w:sz w:val="22"/>
            </w:rPr>
          </w:rPrChange>
        </w:rPr>
        <w:pPrChange w:id="4803" w:author="Ragdad Cani Miranti" w:date="2020-11-27T10:22:00Z">
          <w:pPr>
            <w:ind w:left="271" w:hangingChars="129" w:hanging="271"/>
          </w:pPr>
        </w:pPrChange>
      </w:pPr>
      <w:ins w:id="4804" w:author="Ragdad Cani Miranti" w:date="2020-11-27T10:22:00Z">
        <w:r w:rsidRPr="006963F1">
          <w:rPr>
            <w:rFonts w:ascii="Times New Roman" w:hAnsi="Times New Roman" w:cs="Times New Roman"/>
            <w:noProof/>
            <w:sz w:val="22"/>
            <w:rPrChange w:id="4805" w:author="Ragdad Cani Miranti" w:date="2020-11-27T10:22:00Z">
              <w:rPr>
                <w:noProof/>
              </w:rPr>
            </w:rPrChange>
          </w:rPr>
          <w:t xml:space="preserve">Mankiw, N. G., Romer, D., &amp; Weil, D. N. (1992). A contribution to the empirics of economic growth. </w:t>
        </w:r>
        <w:r w:rsidRPr="006963F1">
          <w:rPr>
            <w:rFonts w:ascii="Times New Roman" w:hAnsi="Times New Roman" w:cs="Times New Roman"/>
            <w:i/>
            <w:iCs/>
            <w:noProof/>
            <w:sz w:val="22"/>
            <w:rPrChange w:id="4806" w:author="Ragdad Cani Miranti" w:date="2020-11-27T10:22:00Z">
              <w:rPr>
                <w:i/>
                <w:iCs/>
                <w:noProof/>
              </w:rPr>
            </w:rPrChange>
          </w:rPr>
          <w:t>The Quarterly Journal of Economics</w:t>
        </w:r>
        <w:r w:rsidRPr="006963F1">
          <w:rPr>
            <w:rFonts w:ascii="Times New Roman" w:hAnsi="Times New Roman" w:cs="Times New Roman"/>
            <w:noProof/>
            <w:sz w:val="22"/>
            <w:rPrChange w:id="4807" w:author="Ragdad Cani Miranti" w:date="2020-11-27T10:22:00Z">
              <w:rPr>
                <w:noProof/>
              </w:rPr>
            </w:rPrChange>
          </w:rPr>
          <w:t xml:space="preserve">, </w:t>
        </w:r>
        <w:r w:rsidRPr="006963F1">
          <w:rPr>
            <w:rFonts w:ascii="Times New Roman" w:hAnsi="Times New Roman" w:cs="Times New Roman"/>
            <w:i/>
            <w:iCs/>
            <w:noProof/>
            <w:sz w:val="22"/>
            <w:rPrChange w:id="4808" w:author="Ragdad Cani Miranti" w:date="2020-11-27T10:22:00Z">
              <w:rPr>
                <w:i/>
                <w:iCs/>
                <w:noProof/>
              </w:rPr>
            </w:rPrChange>
          </w:rPr>
          <w:t>107</w:t>
        </w:r>
        <w:r w:rsidRPr="006963F1">
          <w:rPr>
            <w:rFonts w:ascii="Times New Roman" w:hAnsi="Times New Roman" w:cs="Times New Roman"/>
            <w:noProof/>
            <w:sz w:val="22"/>
            <w:rPrChange w:id="4809" w:author="Ragdad Cani Miranti" w:date="2020-11-27T10:22:00Z">
              <w:rPr>
                <w:noProof/>
              </w:rPr>
            </w:rPrChange>
          </w:rPr>
          <w:t>(2), 407–437.</w:t>
        </w:r>
      </w:ins>
    </w:p>
    <w:p w14:paraId="3712236F" w14:textId="6944CA89" w:rsidR="0022060A" w:rsidRPr="006963F1" w:rsidRDefault="0022060A" w:rsidP="007848C6">
      <w:pPr>
        <w:ind w:left="284" w:hangingChars="129" w:hanging="284"/>
        <w:rPr>
          <w:rFonts w:ascii="Times New Roman" w:hAnsi="Times New Roman" w:cs="Times New Roman"/>
          <w:sz w:val="22"/>
        </w:rPr>
      </w:pPr>
      <w:ins w:id="4810" w:author="Harry" w:date="2020-11-21T18:04:00Z">
        <w:r w:rsidRPr="006963F1">
          <w:rPr>
            <w:rFonts w:ascii="Times New Roman" w:hAnsi="Times New Roman" w:cs="Times New Roman"/>
            <w:sz w:val="22"/>
            <w:rPrChange w:id="4811" w:author="Ragdad Cani Miranti" w:date="2020-11-27T10:22:00Z">
              <w:rPr/>
            </w:rPrChange>
          </w:rPr>
          <w:t xml:space="preserve">McCulloch, N., and B. S. </w:t>
        </w:r>
        <w:proofErr w:type="spellStart"/>
        <w:r w:rsidRPr="006963F1">
          <w:rPr>
            <w:rFonts w:ascii="Times New Roman" w:hAnsi="Times New Roman" w:cs="Times New Roman"/>
            <w:sz w:val="22"/>
            <w:rPrChange w:id="4812" w:author="Ragdad Cani Miranti" w:date="2020-11-27T10:22:00Z">
              <w:rPr/>
            </w:rPrChange>
          </w:rPr>
          <w:t>Sjahrir</w:t>
        </w:r>
        <w:proofErr w:type="spellEnd"/>
        <w:r w:rsidRPr="006963F1">
          <w:rPr>
            <w:rFonts w:ascii="Times New Roman" w:hAnsi="Times New Roman" w:cs="Times New Roman"/>
            <w:sz w:val="22"/>
            <w:rPrChange w:id="4813" w:author="Ragdad Cani Miranti" w:date="2020-11-27T10:22:00Z">
              <w:rPr/>
            </w:rPrChange>
          </w:rPr>
          <w:t xml:space="preserve"> </w:t>
        </w:r>
        <w:r w:rsidR="00456AFB" w:rsidRPr="006963F1">
          <w:rPr>
            <w:rFonts w:ascii="Times New Roman" w:hAnsi="Times New Roman" w:cs="Times New Roman"/>
            <w:sz w:val="22"/>
          </w:rPr>
          <w:t>(</w:t>
        </w:r>
        <w:r w:rsidRPr="006963F1">
          <w:rPr>
            <w:rFonts w:ascii="Times New Roman" w:hAnsi="Times New Roman" w:cs="Times New Roman"/>
            <w:sz w:val="22"/>
            <w:rPrChange w:id="4814" w:author="Ragdad Cani Miranti" w:date="2020-11-27T10:22:00Z">
              <w:rPr/>
            </w:rPrChange>
          </w:rPr>
          <w:t>2008</w:t>
        </w:r>
        <w:r w:rsidR="00456AFB" w:rsidRPr="006963F1">
          <w:rPr>
            <w:rFonts w:ascii="Times New Roman" w:hAnsi="Times New Roman" w:cs="Times New Roman"/>
            <w:sz w:val="22"/>
          </w:rPr>
          <w:t>)</w:t>
        </w:r>
        <w:r w:rsidRPr="006963F1">
          <w:rPr>
            <w:rFonts w:ascii="Times New Roman" w:hAnsi="Times New Roman" w:cs="Times New Roman"/>
            <w:sz w:val="22"/>
            <w:rPrChange w:id="4815" w:author="Ragdad Cani Miranti" w:date="2020-11-27T10:22:00Z">
              <w:rPr/>
            </w:rPrChange>
          </w:rPr>
          <w:t>. Endowments, Location or Luck? Evaluating the Determinants of Subnational Growth in Decentralized Indonesia. World Bank Policy Research Working Paper WPS4769 1 (1): 1–34.</w:t>
        </w:r>
      </w:ins>
    </w:p>
    <w:p w14:paraId="682D8598" w14:textId="3758E3BE" w:rsidR="00C1557A" w:rsidRPr="00C1557A" w:rsidRDefault="00C1557A" w:rsidP="00C1557A">
      <w:pPr>
        <w:ind w:left="284" w:hangingChars="129" w:hanging="284"/>
        <w:rPr>
          <w:rFonts w:ascii="Times New Roman" w:hAnsi="Times New Roman" w:cs="Times New Roman"/>
          <w:sz w:val="22"/>
        </w:rPr>
      </w:pPr>
      <w:r w:rsidRPr="0027667F">
        <w:rPr>
          <w:rFonts w:ascii="Times New Roman" w:hAnsi="Times New Roman" w:cs="Times New Roman"/>
          <w:sz w:val="22"/>
        </w:rPr>
        <w:t>OECD (2020). OECD Indonesia</w:t>
      </w:r>
      <w:r w:rsidRPr="00C1557A">
        <w:rPr>
          <w:rFonts w:ascii="Times New Roman" w:hAnsi="Times New Roman" w:cs="Times New Roman"/>
          <w:sz w:val="22"/>
        </w:rPr>
        <w:t xml:space="preserve"> Economic Outlook No 107 - June 2020 Double Hit Scenario.</w:t>
      </w:r>
      <w:r>
        <w:rPr>
          <w:rFonts w:ascii="Times New Roman" w:hAnsi="Times New Roman" w:cs="Times New Roman" w:hint="eastAsia"/>
          <w:sz w:val="22"/>
        </w:rPr>
        <w:t xml:space="preserve"> </w:t>
      </w:r>
      <w:r w:rsidRPr="00C1557A">
        <w:rPr>
          <w:rFonts w:ascii="Times New Roman" w:hAnsi="Times New Roman" w:cs="Times New Roman"/>
          <w:sz w:val="22"/>
        </w:rPr>
        <w:t xml:space="preserve">Organization for Economic Co-operation and Development. </w:t>
      </w:r>
      <w:hyperlink r:id="rId32" w:history="1">
        <w:r w:rsidRPr="00211249">
          <w:rPr>
            <w:rStyle w:val="Hyperlink"/>
            <w:rFonts w:ascii="Times New Roman" w:hAnsi="Times New Roman" w:cs="Times New Roman"/>
            <w:sz w:val="22"/>
          </w:rPr>
          <w:t>https://stats.oecd.org/Index.aspx?QueryId=72657</w:t>
        </w:r>
      </w:hyperlink>
      <w:r w:rsidRPr="00C1557A">
        <w:rPr>
          <w:rFonts w:ascii="Times New Roman" w:hAnsi="Times New Roman" w:cs="Times New Roman"/>
          <w:sz w:val="22"/>
        </w:rPr>
        <w:t>.</w:t>
      </w:r>
      <w:r>
        <w:rPr>
          <w:rFonts w:ascii="Times New Roman" w:hAnsi="Times New Roman" w:cs="Times New Roman"/>
          <w:sz w:val="22"/>
        </w:rPr>
        <w:t xml:space="preserve">  </w:t>
      </w:r>
      <w:r w:rsidRPr="00C1557A">
        <w:rPr>
          <w:rFonts w:ascii="Times New Roman" w:hAnsi="Times New Roman" w:cs="Times New Roman"/>
          <w:sz w:val="22"/>
        </w:rPr>
        <w:t>Accessed: 2020-08-29.</w:t>
      </w:r>
    </w:p>
    <w:p w14:paraId="3EBEDC6F" w14:textId="6D9FA27E" w:rsidR="00C1557A" w:rsidRDefault="00C1557A" w:rsidP="00C1557A">
      <w:pPr>
        <w:ind w:left="284" w:hangingChars="129" w:hanging="284"/>
        <w:rPr>
          <w:ins w:id="4816" w:author="Harry" w:date="2020-11-22T11:55:00Z"/>
          <w:rFonts w:ascii="Times New Roman" w:hAnsi="Times New Roman" w:cs="Times New Roman"/>
          <w:sz w:val="22"/>
        </w:rPr>
      </w:pPr>
      <w:r w:rsidRPr="00C1557A">
        <w:rPr>
          <w:rFonts w:ascii="Times New Roman" w:hAnsi="Times New Roman" w:cs="Times New Roman"/>
          <w:sz w:val="22"/>
        </w:rPr>
        <w:t xml:space="preserve">Rey, S. J. and </w:t>
      </w:r>
      <w:proofErr w:type="spellStart"/>
      <w:r w:rsidRPr="00C1557A">
        <w:rPr>
          <w:rFonts w:ascii="Times New Roman" w:hAnsi="Times New Roman" w:cs="Times New Roman"/>
          <w:sz w:val="22"/>
        </w:rPr>
        <w:t>Montouri</w:t>
      </w:r>
      <w:proofErr w:type="spellEnd"/>
      <w:r w:rsidRPr="00C1557A">
        <w:rPr>
          <w:rFonts w:ascii="Times New Roman" w:hAnsi="Times New Roman" w:cs="Times New Roman"/>
          <w:sz w:val="22"/>
        </w:rPr>
        <w:t>, B. D. (1999). US regional income convergence: A spatial econometric</w:t>
      </w:r>
      <w:r>
        <w:rPr>
          <w:rFonts w:ascii="Times New Roman" w:hAnsi="Times New Roman" w:cs="Times New Roman" w:hint="eastAsia"/>
          <w:sz w:val="22"/>
        </w:rPr>
        <w:t xml:space="preserve"> </w:t>
      </w:r>
      <w:r w:rsidRPr="00C1557A">
        <w:rPr>
          <w:rFonts w:ascii="Times New Roman" w:hAnsi="Times New Roman" w:cs="Times New Roman"/>
          <w:sz w:val="22"/>
        </w:rPr>
        <w:t>perspective. Regional Studies, 33(2):143–156.</w:t>
      </w:r>
    </w:p>
    <w:p w14:paraId="2029A3C7" w14:textId="6E098B19" w:rsidR="00BC2C4B" w:rsidRDefault="00BC2C4B" w:rsidP="00C1557A">
      <w:pPr>
        <w:ind w:left="284" w:hangingChars="129" w:hanging="284"/>
        <w:rPr>
          <w:ins w:id="4817" w:author="Harry" w:date="2020-11-22T14:47:00Z"/>
          <w:rFonts w:ascii="Times New Roman" w:hAnsi="Times New Roman" w:cs="Times New Roman"/>
          <w:sz w:val="22"/>
        </w:rPr>
      </w:pPr>
      <w:proofErr w:type="spellStart"/>
      <w:ins w:id="4818" w:author="Harry" w:date="2020-11-22T11:55:00Z">
        <w:r w:rsidRPr="00BC2C4B">
          <w:rPr>
            <w:rFonts w:ascii="Times New Roman" w:hAnsi="Times New Roman" w:cs="Times New Roman"/>
            <w:sz w:val="22"/>
            <w:rPrChange w:id="4819" w:author="Harry" w:date="2020-11-22T11:56:00Z">
              <w:rPr>
                <w:rFonts w:ascii="Arial" w:hAnsi="Arial" w:cs="Arial"/>
                <w:color w:val="222222"/>
                <w:sz w:val="20"/>
                <w:szCs w:val="20"/>
                <w:shd w:val="clear" w:color="auto" w:fill="FFFFFF"/>
              </w:rPr>
            </w:rPrChange>
          </w:rPr>
          <w:t>Ridhwan</w:t>
        </w:r>
        <w:proofErr w:type="spellEnd"/>
        <w:r w:rsidRPr="00BC2C4B">
          <w:rPr>
            <w:rFonts w:ascii="Times New Roman" w:hAnsi="Times New Roman" w:cs="Times New Roman"/>
            <w:sz w:val="22"/>
            <w:rPrChange w:id="4820" w:author="Harry" w:date="2020-11-22T11:56:00Z">
              <w:rPr>
                <w:rFonts w:ascii="Arial" w:hAnsi="Arial" w:cs="Arial"/>
                <w:color w:val="222222"/>
                <w:sz w:val="20"/>
                <w:szCs w:val="20"/>
                <w:shd w:val="clear" w:color="auto" w:fill="FFFFFF"/>
              </w:rPr>
            </w:rPrChange>
          </w:rPr>
          <w:t xml:space="preserve">, M. M., &amp; </w:t>
        </w:r>
        <w:proofErr w:type="spellStart"/>
        <w:r w:rsidRPr="00BC2C4B">
          <w:rPr>
            <w:rFonts w:ascii="Times New Roman" w:hAnsi="Times New Roman" w:cs="Times New Roman"/>
            <w:sz w:val="22"/>
            <w:rPrChange w:id="4821" w:author="Harry" w:date="2020-11-22T11:56:00Z">
              <w:rPr>
                <w:rFonts w:ascii="Arial" w:hAnsi="Arial" w:cs="Arial"/>
                <w:color w:val="222222"/>
                <w:sz w:val="20"/>
                <w:szCs w:val="20"/>
                <w:shd w:val="clear" w:color="auto" w:fill="FFFFFF"/>
              </w:rPr>
            </w:rPrChange>
          </w:rPr>
          <w:t>Bary</w:t>
        </w:r>
        <w:proofErr w:type="spellEnd"/>
        <w:r w:rsidRPr="00BC2C4B">
          <w:rPr>
            <w:rFonts w:ascii="Times New Roman" w:hAnsi="Times New Roman" w:cs="Times New Roman"/>
            <w:sz w:val="22"/>
            <w:rPrChange w:id="4822" w:author="Harry" w:date="2020-11-22T11:56:00Z">
              <w:rPr>
                <w:rFonts w:ascii="Arial" w:hAnsi="Arial" w:cs="Arial"/>
                <w:color w:val="222222"/>
                <w:sz w:val="20"/>
                <w:szCs w:val="20"/>
                <w:shd w:val="clear" w:color="auto" w:fill="FFFFFF"/>
              </w:rPr>
            </w:rPrChange>
          </w:rPr>
          <w:t>, P. (2018). The regional effects of macroeconomic shocks in Indonesia. In </w:t>
        </w:r>
        <w:r w:rsidRPr="00BC2C4B">
          <w:rPr>
            <w:rFonts w:ascii="Times New Roman" w:hAnsi="Times New Roman" w:cs="Times New Roman"/>
            <w:sz w:val="22"/>
            <w:rPrChange w:id="4823" w:author="Harry" w:date="2020-11-22T11:56:00Z">
              <w:rPr>
                <w:rFonts w:ascii="Arial" w:hAnsi="Arial" w:cs="Arial"/>
                <w:i/>
                <w:iCs/>
                <w:color w:val="222222"/>
                <w:sz w:val="20"/>
                <w:szCs w:val="20"/>
                <w:shd w:val="clear" w:color="auto" w:fill="FFFFFF"/>
              </w:rPr>
            </w:rPrChange>
          </w:rPr>
          <w:t>Resilience, Crisis and Innovation Dynamics</w:t>
        </w:r>
        <w:r w:rsidRPr="00BC2C4B">
          <w:rPr>
            <w:rFonts w:ascii="Times New Roman" w:hAnsi="Times New Roman" w:cs="Times New Roman"/>
            <w:sz w:val="22"/>
            <w:rPrChange w:id="4824" w:author="Harry" w:date="2020-11-22T11:56:00Z">
              <w:rPr>
                <w:rFonts w:ascii="Arial" w:hAnsi="Arial" w:cs="Arial"/>
                <w:color w:val="222222"/>
                <w:sz w:val="20"/>
                <w:szCs w:val="20"/>
                <w:shd w:val="clear" w:color="auto" w:fill="FFFFFF"/>
              </w:rPr>
            </w:rPrChange>
          </w:rPr>
          <w:t>. Edward Elgar Publishing.</w:t>
        </w:r>
      </w:ins>
    </w:p>
    <w:p w14:paraId="7F2A2987" w14:textId="4C8CE6EA" w:rsidR="00B10239" w:rsidRDefault="00B10239" w:rsidP="00C1557A">
      <w:pPr>
        <w:ind w:left="284" w:hangingChars="129" w:hanging="284"/>
        <w:rPr>
          <w:ins w:id="4825" w:author="Harry" w:date="2020-11-21T22:25:00Z"/>
          <w:rFonts w:ascii="Times New Roman" w:hAnsi="Times New Roman" w:cs="Times New Roman"/>
          <w:sz w:val="22"/>
        </w:rPr>
      </w:pPr>
      <w:proofErr w:type="spellStart"/>
      <w:ins w:id="4826" w:author="Harry" w:date="2020-11-22T14:47:00Z">
        <w:r w:rsidRPr="00B10239">
          <w:rPr>
            <w:rFonts w:ascii="Times New Roman" w:hAnsi="Times New Roman" w:cs="Times New Roman"/>
            <w:sz w:val="22"/>
            <w:rPrChange w:id="4827" w:author="Harry" w:date="2020-11-22T14:47:00Z">
              <w:rPr/>
            </w:rPrChange>
          </w:rPr>
          <w:t>Ridhwan</w:t>
        </w:r>
        <w:proofErr w:type="spellEnd"/>
        <w:r w:rsidRPr="00B10239">
          <w:rPr>
            <w:rFonts w:ascii="Times New Roman" w:hAnsi="Times New Roman" w:cs="Times New Roman"/>
            <w:sz w:val="22"/>
            <w:rPrChange w:id="4828" w:author="Harry" w:date="2020-11-22T14:47:00Z">
              <w:rPr/>
            </w:rPrChange>
          </w:rPr>
          <w:t>, M. M., de Groot, H. L., Rietveld, P., and Nijkamp, P. (2014). The regional impact of monetary policy in Indonesia. Growth and Change, 45(2):240–262.</w:t>
        </w:r>
      </w:ins>
    </w:p>
    <w:p w14:paraId="791C9511" w14:textId="4DB72E21" w:rsidR="009A4992" w:rsidRPr="009A4992" w:rsidRDefault="009A4992" w:rsidP="00C1557A">
      <w:pPr>
        <w:ind w:left="284" w:hangingChars="129" w:hanging="284"/>
        <w:rPr>
          <w:rFonts w:ascii="Times New Roman" w:hAnsi="Times New Roman" w:cs="Times New Roman"/>
          <w:sz w:val="22"/>
        </w:rPr>
      </w:pPr>
      <w:proofErr w:type="spellStart"/>
      <w:ins w:id="4829" w:author="Harry" w:date="2020-11-21T22:25:00Z">
        <w:r w:rsidRPr="009A4992">
          <w:rPr>
            <w:rFonts w:ascii="Times New Roman" w:hAnsi="Times New Roman" w:cs="Times New Roman"/>
            <w:sz w:val="22"/>
            <w:rPrChange w:id="4830" w:author="Harry" w:date="2020-11-21T22:26:00Z">
              <w:rPr>
                <w:rFonts w:ascii="Arial" w:hAnsi="Arial" w:cs="Arial"/>
                <w:color w:val="222222"/>
                <w:sz w:val="20"/>
                <w:szCs w:val="20"/>
                <w:shd w:val="clear" w:color="auto" w:fill="FFFFFF"/>
              </w:rPr>
            </w:rPrChange>
          </w:rPr>
          <w:t>Suphannachart</w:t>
        </w:r>
        <w:proofErr w:type="spellEnd"/>
        <w:r w:rsidRPr="009A4992">
          <w:rPr>
            <w:rFonts w:ascii="Times New Roman" w:hAnsi="Times New Roman" w:cs="Times New Roman"/>
            <w:sz w:val="22"/>
            <w:rPrChange w:id="4831" w:author="Harry" w:date="2020-11-21T22:26:00Z">
              <w:rPr>
                <w:rFonts w:ascii="Arial" w:hAnsi="Arial" w:cs="Arial"/>
                <w:color w:val="222222"/>
                <w:sz w:val="20"/>
                <w:szCs w:val="20"/>
                <w:shd w:val="clear" w:color="auto" w:fill="FFFFFF"/>
              </w:rPr>
            </w:rPrChange>
          </w:rPr>
          <w:t xml:space="preserve">, W., &amp; </w:t>
        </w:r>
        <w:proofErr w:type="spellStart"/>
        <w:r w:rsidRPr="009A4992">
          <w:rPr>
            <w:rFonts w:ascii="Times New Roman" w:hAnsi="Times New Roman" w:cs="Times New Roman"/>
            <w:sz w:val="22"/>
            <w:rPrChange w:id="4832" w:author="Harry" w:date="2020-11-21T22:26:00Z">
              <w:rPr>
                <w:rFonts w:ascii="Arial" w:hAnsi="Arial" w:cs="Arial"/>
                <w:color w:val="222222"/>
                <w:sz w:val="20"/>
                <w:szCs w:val="20"/>
                <w:shd w:val="clear" w:color="auto" w:fill="FFFFFF"/>
              </w:rPr>
            </w:rPrChange>
          </w:rPr>
          <w:t>Resosudarmo</w:t>
        </w:r>
        <w:proofErr w:type="spellEnd"/>
        <w:r w:rsidRPr="009A4992">
          <w:rPr>
            <w:rFonts w:ascii="Times New Roman" w:hAnsi="Times New Roman" w:cs="Times New Roman"/>
            <w:sz w:val="22"/>
            <w:rPrChange w:id="4833" w:author="Harry" w:date="2020-11-21T22:26:00Z">
              <w:rPr>
                <w:rFonts w:ascii="Arial" w:hAnsi="Arial" w:cs="Arial"/>
                <w:color w:val="222222"/>
                <w:sz w:val="20"/>
                <w:szCs w:val="20"/>
                <w:shd w:val="clear" w:color="auto" w:fill="FFFFFF"/>
              </w:rPr>
            </w:rPrChange>
          </w:rPr>
          <w:t xml:space="preserve">, B. P. </w:t>
        </w:r>
      </w:ins>
      <w:ins w:id="4834" w:author="Harry" w:date="2020-11-21T22:26:00Z">
        <w:r>
          <w:rPr>
            <w:rFonts w:ascii="Times New Roman" w:hAnsi="Times New Roman" w:cs="Times New Roman"/>
            <w:sz w:val="22"/>
          </w:rPr>
          <w:t>(2</w:t>
        </w:r>
      </w:ins>
      <w:ins w:id="4835" w:author="Harry" w:date="2020-11-21T22:27:00Z">
        <w:r>
          <w:rPr>
            <w:rFonts w:ascii="Times New Roman" w:hAnsi="Times New Roman" w:cs="Times New Roman"/>
            <w:sz w:val="22"/>
          </w:rPr>
          <w:t xml:space="preserve">009). </w:t>
        </w:r>
      </w:ins>
      <w:ins w:id="4836" w:author="Harry" w:date="2020-11-21T22:25:00Z">
        <w:r w:rsidRPr="009A4992">
          <w:rPr>
            <w:rFonts w:ascii="Times New Roman" w:hAnsi="Times New Roman" w:cs="Times New Roman"/>
            <w:sz w:val="22"/>
            <w:rPrChange w:id="4837" w:author="Harry" w:date="2020-11-21T22:26:00Z">
              <w:rPr>
                <w:rFonts w:ascii="Times New Roman" w:hAnsi="Times New Roman" w:cs="Times New Roman"/>
                <w:color w:val="222222"/>
                <w:sz w:val="20"/>
                <w:szCs w:val="20"/>
                <w:shd w:val="clear" w:color="auto" w:fill="FFFFFF"/>
              </w:rPr>
            </w:rPrChange>
          </w:rPr>
          <w:t xml:space="preserve">Preliminary analysis of spatial regional growth elasticity of poverty in </w:t>
        </w:r>
      </w:ins>
      <w:ins w:id="4838" w:author="Harry" w:date="2020-11-21T22:26:00Z">
        <w:r>
          <w:rPr>
            <w:rFonts w:ascii="Times New Roman" w:hAnsi="Times New Roman" w:cs="Times New Roman"/>
            <w:sz w:val="22"/>
          </w:rPr>
          <w:t>S</w:t>
        </w:r>
      </w:ins>
      <w:ins w:id="4839" w:author="Harry" w:date="2020-11-21T22:25:00Z">
        <w:r w:rsidRPr="009A4992">
          <w:rPr>
            <w:rFonts w:ascii="Times New Roman" w:hAnsi="Times New Roman" w:cs="Times New Roman"/>
            <w:sz w:val="22"/>
            <w:rPrChange w:id="4840" w:author="Harry" w:date="2020-11-21T22:26:00Z">
              <w:rPr>
                <w:rFonts w:ascii="Times New Roman" w:hAnsi="Times New Roman" w:cs="Times New Roman"/>
                <w:color w:val="222222"/>
                <w:sz w:val="20"/>
                <w:szCs w:val="20"/>
                <w:shd w:val="clear" w:color="auto" w:fill="FFFFFF"/>
              </w:rPr>
            </w:rPrChange>
          </w:rPr>
          <w:t>umatra</w:t>
        </w:r>
        <w:r w:rsidRPr="009A4992">
          <w:rPr>
            <w:rFonts w:ascii="Times New Roman" w:hAnsi="Times New Roman" w:cs="Times New Roman"/>
            <w:sz w:val="22"/>
            <w:rPrChange w:id="4841" w:author="Harry" w:date="2020-11-21T22:26:00Z">
              <w:rPr>
                <w:rFonts w:ascii="Arial" w:hAnsi="Arial" w:cs="Arial"/>
                <w:color w:val="222222"/>
                <w:sz w:val="20"/>
                <w:szCs w:val="20"/>
                <w:shd w:val="clear" w:color="auto" w:fill="FFFFFF"/>
              </w:rPr>
            </w:rPrChange>
          </w:rPr>
          <w:t>.</w:t>
        </w:r>
      </w:ins>
    </w:p>
    <w:p w14:paraId="7D4D013F" w14:textId="12D5C7EC"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(2020a</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A Statement on Novel Coronavirus in Thailand. World</w:t>
      </w:r>
      <w:r>
        <w:rPr>
          <w:rFonts w:ascii="Times New Roman" w:hAnsi="Times New Roman" w:cs="Times New Roman" w:hint="eastAsia"/>
          <w:sz w:val="22"/>
        </w:rPr>
        <w:t xml:space="preserve"> </w:t>
      </w:r>
      <w:r w:rsidRPr="00C1557A">
        <w:rPr>
          <w:rFonts w:ascii="Times New Roman" w:hAnsi="Times New Roman" w:cs="Times New Roman"/>
          <w:sz w:val="22"/>
        </w:rPr>
        <w:t xml:space="preserve">Health Organization. Geneva. </w:t>
      </w:r>
      <w:hyperlink r:id="rId33" w:history="1">
        <w:r w:rsidRPr="00211249">
          <w:rPr>
            <w:rStyle w:val="Hyperlink"/>
            <w:rFonts w:ascii="Times New Roman" w:hAnsi="Times New Roman" w:cs="Times New Roman"/>
            <w:sz w:val="22"/>
          </w:rPr>
          <w:t>https://www.who.int/news-room/detail/13-01-2020-who-statement-on-novel-coronavirus-in-thailand</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2020-08-28.</w:t>
      </w:r>
    </w:p>
    <w:p w14:paraId="08A5221B" w14:textId="6C1AC271"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(2020b</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World Health Organization. Geneva. </w:t>
      </w:r>
      <w:hyperlink r:id="rId34" w:history="1">
        <w:r w:rsidRPr="00211249">
          <w:rPr>
            <w:rStyle w:val="Hyperlink"/>
            <w:rFonts w:ascii="Times New Roman" w:hAnsi="Times New Roman" w:cs="Times New Roman"/>
            <w:sz w:val="22"/>
          </w:rPr>
          <w:t>https://www.who.int/docs/default-source/coronaviruse/situation-reports/20200131-sitrep-11-ncov.pdf?sfvrsn=de7c0f7_4</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1FE91B4A" w14:textId="20CB505F"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(2020c</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World Health Organization. Geneva. </w:t>
      </w:r>
      <w:r w:rsidR="00281A92">
        <w:fldChar w:fldCharType="begin"/>
      </w:r>
      <w:r w:rsidR="00281A92">
        <w:instrText xml:space="preserve"> HYPERLINK "https://www.who.int/docs/default-source/coronaviruse/20200630-covid-19-sitrep-162.pdf?sfvrsn=e00a5466_2" </w:instrText>
      </w:r>
      <w:r w:rsidR="00281A92">
        <w:fldChar w:fldCharType="separate"/>
      </w:r>
      <w:r w:rsidRPr="00211249">
        <w:rPr>
          <w:rStyle w:val="Hyperlink"/>
          <w:rFonts w:ascii="Times New Roman" w:hAnsi="Times New Roman" w:cs="Times New Roman"/>
          <w:sz w:val="22"/>
        </w:rPr>
        <w:t>https://www.who.int/docs/default-source/coronaviruse/20200630-</w:t>
      </w:r>
      <w:del w:id="4842" w:author="Budy Resosudarmo" w:date="2020-10-16T10:47:00Z">
        <w:r w:rsidRPr="00211249" w:rsidDel="00F73CB7">
          <w:rPr>
            <w:rStyle w:val="Hyperlink"/>
            <w:rFonts w:ascii="Times New Roman" w:hAnsi="Times New Roman" w:cs="Times New Roman"/>
            <w:sz w:val="22"/>
          </w:rPr>
          <w:delText>covid</w:delText>
        </w:r>
      </w:del>
      <w:ins w:id="4843"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-19-sitrep-162.pdf?sfvrsn=e00a5466_2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58FE340D" w14:textId="14AB1D14" w:rsidR="007848C6" w:rsidRDefault="00C1557A" w:rsidP="00C1557A">
      <w:pPr>
        <w:ind w:left="284" w:hangingChars="129" w:hanging="284"/>
        <w:rPr>
          <w:ins w:id="4844" w:author="Harry" w:date="2020-11-22T13:25:00Z"/>
          <w:rFonts w:ascii="Times New Roman" w:hAnsi="Times New Roman" w:cs="Times New Roman"/>
          <w:sz w:val="22"/>
        </w:rPr>
      </w:pPr>
      <w:r w:rsidRPr="00C1557A">
        <w:rPr>
          <w:rFonts w:ascii="Times New Roman" w:hAnsi="Times New Roman" w:cs="Times New Roman"/>
          <w:sz w:val="22"/>
        </w:rPr>
        <w:t>WHO (2020d</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Indonesia. World Health Organization. Geneva.</w:t>
      </w:r>
      <w:r>
        <w:rPr>
          <w:rFonts w:ascii="Times New Roman" w:hAnsi="Times New Roman" w:cs="Times New Roman" w:hint="eastAsia"/>
          <w:sz w:val="22"/>
        </w:rPr>
        <w:t xml:space="preserve"> </w:t>
      </w:r>
      <w:r w:rsidR="00281A92">
        <w:fldChar w:fldCharType="begin"/>
      </w:r>
      <w:r w:rsidR="00281A92">
        <w:instrText xml:space="preserve"> HYPERLINK "https://www.who.int/docs/default-source/searo/indonesia/covid19/who-situation-report-14.pdf?sfvrsn=39243224_2" </w:instrText>
      </w:r>
      <w:r w:rsidR="00281A92">
        <w:fldChar w:fldCharType="separate"/>
      </w:r>
      <w:r w:rsidRPr="00211249">
        <w:rPr>
          <w:rStyle w:val="Hyperlink"/>
          <w:rFonts w:ascii="Times New Roman" w:hAnsi="Times New Roman" w:cs="Times New Roman"/>
          <w:sz w:val="22"/>
        </w:rPr>
        <w:t>https://www.who.int/docs/default-source/searo/indonesia/</w:t>
      </w:r>
      <w:del w:id="4845" w:author="Budy Resosudarmo" w:date="2020-10-16T10:47:00Z">
        <w:r w:rsidRPr="00211249" w:rsidDel="00F73CB7">
          <w:rPr>
            <w:rStyle w:val="Hyperlink"/>
            <w:rFonts w:ascii="Times New Roman" w:hAnsi="Times New Roman" w:cs="Times New Roman"/>
            <w:sz w:val="22"/>
          </w:rPr>
          <w:delText>covid</w:delText>
        </w:r>
      </w:del>
      <w:ins w:id="4846"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19/who-situation-report-</w:t>
      </w:r>
      <w:r w:rsidRPr="00211249">
        <w:rPr>
          <w:rStyle w:val="Hyperlink"/>
          <w:rFonts w:ascii="Times New Roman" w:hAnsi="Times New Roman" w:cs="Times New Roman"/>
          <w:sz w:val="22"/>
        </w:rPr>
        <w:lastRenderedPageBreak/>
        <w:t>14.pdf?sfvrsn=39243224_2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03875572" w14:textId="0BCF382B" w:rsidR="00DB264A" w:rsidRPr="008D03E8" w:rsidDel="00204B30" w:rsidRDefault="00DB264A">
      <w:pPr>
        <w:ind w:left="284" w:hangingChars="129" w:hanging="284"/>
        <w:rPr>
          <w:del w:id="4847" w:author="Harry" w:date="2020-11-22T14:48:00Z"/>
          <w:rFonts w:ascii="Times New Roman" w:hAnsi="Times New Roman" w:cs="Times New Roman"/>
          <w:sz w:val="22"/>
        </w:rPr>
      </w:pPr>
      <w:proofErr w:type="spellStart"/>
      <w:ins w:id="4848" w:author="Harry" w:date="2020-11-22T13:25:00Z">
        <w:r>
          <w:rPr>
            <w:rFonts w:ascii="Times New Roman" w:hAnsi="Times New Roman" w:cs="Times New Roman" w:hint="eastAsia"/>
            <w:sz w:val="22"/>
          </w:rPr>
          <w:t>W</w:t>
        </w:r>
        <w:r>
          <w:rPr>
            <w:rFonts w:ascii="Times New Roman" w:hAnsi="Times New Roman" w:cs="Times New Roman"/>
            <w:sz w:val="22"/>
          </w:rPr>
          <w:t>ijoseno</w:t>
        </w:r>
        <w:proofErr w:type="spellEnd"/>
        <w:r>
          <w:rPr>
            <w:rFonts w:ascii="Times New Roman" w:hAnsi="Times New Roman" w:cs="Times New Roman"/>
            <w:sz w:val="22"/>
          </w:rPr>
          <w:t xml:space="preserve">, A.R. (2016). </w:t>
        </w:r>
      </w:ins>
      <w:ins w:id="4849" w:author="Harry" w:date="2020-11-22T13:26:00Z">
        <w:r w:rsidRPr="00DB264A">
          <w:rPr>
            <w:rFonts w:ascii="Times New Roman" w:hAnsi="Times New Roman" w:cs="Times New Roman"/>
            <w:sz w:val="22"/>
          </w:rPr>
          <w:t>Three essays on banking, monetary policy, and regional</w:t>
        </w:r>
        <w:r>
          <w:rPr>
            <w:rFonts w:ascii="Times New Roman" w:hAnsi="Times New Roman" w:cs="Times New Roman" w:hint="eastAsia"/>
            <w:sz w:val="22"/>
          </w:rPr>
          <w:t xml:space="preserve"> </w:t>
        </w:r>
        <w:r>
          <w:rPr>
            <w:rFonts w:ascii="Times New Roman" w:hAnsi="Times New Roman" w:cs="Times New Roman"/>
            <w:sz w:val="22"/>
          </w:rPr>
          <w:t>e</w:t>
        </w:r>
        <w:r w:rsidRPr="00DB264A">
          <w:rPr>
            <w:rFonts w:ascii="Times New Roman" w:hAnsi="Times New Roman" w:cs="Times New Roman"/>
            <w:sz w:val="22"/>
          </w:rPr>
          <w:t xml:space="preserve">conomy in </w:t>
        </w:r>
        <w:r>
          <w:rPr>
            <w:rFonts w:ascii="Times New Roman" w:hAnsi="Times New Roman" w:cs="Times New Roman"/>
            <w:sz w:val="22"/>
          </w:rPr>
          <w:t>I</w:t>
        </w:r>
        <w:r w:rsidRPr="00DB264A">
          <w:rPr>
            <w:rFonts w:ascii="Times New Roman" w:hAnsi="Times New Roman" w:cs="Times New Roman"/>
            <w:sz w:val="22"/>
          </w:rPr>
          <w:t>ndonesia</w:t>
        </w:r>
        <w:r>
          <w:rPr>
            <w:rFonts w:ascii="Times New Roman" w:hAnsi="Times New Roman" w:cs="Times New Roman"/>
            <w:sz w:val="22"/>
          </w:rPr>
          <w:t xml:space="preserve">. </w:t>
        </w:r>
        <w:r w:rsidRPr="00DB264A">
          <w:rPr>
            <w:rFonts w:ascii="Times New Roman" w:hAnsi="Times New Roman" w:cs="Times New Roman"/>
            <w:sz w:val="22"/>
          </w:rPr>
          <w:t>(Unpublished doctoral dissertation</w:t>
        </w:r>
        <w:r>
          <w:rPr>
            <w:rFonts w:ascii="Times New Roman" w:hAnsi="Times New Roman" w:cs="Times New Roman"/>
            <w:sz w:val="22"/>
          </w:rPr>
          <w:t>)</w:t>
        </w:r>
        <w:r w:rsidRPr="00DB264A">
          <w:rPr>
            <w:rFonts w:ascii="Times New Roman" w:hAnsi="Times New Roman" w:cs="Times New Roman"/>
            <w:sz w:val="22"/>
          </w:rPr>
          <w:t xml:space="preserve">. </w:t>
        </w:r>
      </w:ins>
      <w:ins w:id="4850" w:author="Harry" w:date="2020-11-22T13:27:00Z">
        <w:r w:rsidRPr="00DB264A">
          <w:rPr>
            <w:rFonts w:ascii="Times New Roman" w:hAnsi="Times New Roman" w:cs="Times New Roman"/>
            <w:sz w:val="22"/>
          </w:rPr>
          <w:t>University of North Carolina</w:t>
        </w:r>
        <w:r>
          <w:rPr>
            <w:rFonts w:ascii="Times New Roman" w:hAnsi="Times New Roman" w:cs="Times New Roman"/>
            <w:sz w:val="22"/>
          </w:rPr>
          <w:t>,</w:t>
        </w:r>
        <w:r w:rsidRPr="00DB264A">
          <w:rPr>
            <w:rFonts w:ascii="Times New Roman" w:hAnsi="Times New Roman" w:cs="Times New Roman"/>
            <w:sz w:val="22"/>
          </w:rPr>
          <w:t xml:space="preserve"> Chapel Hill</w:t>
        </w:r>
        <w:r>
          <w:rPr>
            <w:rFonts w:ascii="Times New Roman" w:hAnsi="Times New Roman" w:cs="Times New Roman"/>
            <w:sz w:val="22"/>
          </w:rPr>
          <w:t>.</w:t>
        </w:r>
      </w:ins>
    </w:p>
    <w:p w14:paraId="6677F69B" w14:textId="77777777" w:rsidR="0051376C" w:rsidRPr="00B4756E" w:rsidDel="00204B30" w:rsidRDefault="0051376C" w:rsidP="0051376C">
      <w:pPr>
        <w:rPr>
          <w:del w:id="4851" w:author="Harry" w:date="2020-11-22T14:48:00Z"/>
          <w:rFonts w:ascii="Times New Roman" w:hAnsi="Times New Roman" w:cs="Times New Roman"/>
          <w:sz w:val="22"/>
        </w:rPr>
      </w:pPr>
    </w:p>
    <w:bookmarkEnd w:id="4736"/>
    <w:p w14:paraId="57831436" w14:textId="77777777" w:rsidR="00906509" w:rsidRDefault="00906509">
      <w:pPr>
        <w:ind w:left="278" w:hangingChars="129" w:hanging="278"/>
        <w:rPr>
          <w:ins w:id="4852" w:author="Harry" w:date="2020-11-22T13:28:00Z"/>
          <w:rFonts w:ascii="Times New Roman" w:hAnsi="Times New Roman" w:cs="Times New Roman"/>
          <w:b/>
          <w:bCs/>
          <w:sz w:val="22"/>
        </w:rPr>
        <w:pPrChange w:id="4853" w:author="Harry" w:date="2020-11-22T14:48:00Z">
          <w:pPr/>
        </w:pPrChange>
      </w:pPr>
    </w:p>
    <w:p w14:paraId="5DFA6960" w14:textId="636D1996" w:rsidR="00B8292A" w:rsidRPr="00935582" w:rsidRDefault="00950608">
      <w:pPr>
        <w:rPr>
          <w:ins w:id="4854" w:author="Harry" w:date="2020-11-21T00:44:00Z"/>
          <w:rFonts w:ascii="Times New Roman" w:hAnsi="Times New Roman" w:cs="Times New Roman"/>
          <w:b/>
          <w:bCs/>
          <w:sz w:val="22"/>
          <w:rPrChange w:id="4855" w:author="Harry" w:date="2020-11-22T13:27:00Z">
            <w:rPr>
              <w:ins w:id="4856" w:author="Harry" w:date="2020-11-21T00:44:00Z"/>
              <w:rFonts w:ascii="Times New Roman" w:hAnsi="Times New Roman" w:cs="Times New Roman"/>
              <w:sz w:val="22"/>
            </w:rPr>
          </w:rPrChange>
        </w:rPr>
      </w:pPr>
      <w:ins w:id="4857" w:author="Harry" w:date="2020-11-21T00:44:00Z">
        <w:r w:rsidRPr="00935582">
          <w:rPr>
            <w:rFonts w:ascii="Times New Roman" w:hAnsi="Times New Roman" w:cs="Times New Roman"/>
            <w:b/>
            <w:bCs/>
            <w:sz w:val="22"/>
            <w:rPrChange w:id="4858" w:author="Harry" w:date="2020-11-22T13:27:00Z">
              <w:rPr>
                <w:rFonts w:ascii="Times New Roman" w:hAnsi="Times New Roman" w:cs="Times New Roman"/>
                <w:sz w:val="22"/>
              </w:rPr>
            </w:rPrChange>
          </w:rPr>
          <w:t>A</w:t>
        </w:r>
      </w:ins>
      <w:ins w:id="4859" w:author="Harry" w:date="2020-11-22T13:27:00Z">
        <w:r w:rsidR="00935582" w:rsidRPr="00935582">
          <w:rPr>
            <w:rFonts w:ascii="Times New Roman" w:hAnsi="Times New Roman" w:cs="Times New Roman"/>
            <w:b/>
            <w:bCs/>
            <w:sz w:val="22"/>
            <w:rPrChange w:id="4860" w:author="Harry" w:date="2020-11-22T13:27:00Z">
              <w:rPr>
                <w:rFonts w:ascii="Times New Roman" w:hAnsi="Times New Roman" w:cs="Times New Roman"/>
                <w:sz w:val="22"/>
              </w:rPr>
            </w:rPrChange>
          </w:rPr>
          <w:t>PPENDI</w:t>
        </w:r>
      </w:ins>
      <w:ins w:id="4861" w:author="Harry" w:date="2020-11-22T16:07:00Z">
        <w:r w:rsidR="00073C22">
          <w:rPr>
            <w:rFonts w:ascii="Times New Roman" w:hAnsi="Times New Roman" w:cs="Times New Roman"/>
            <w:b/>
            <w:bCs/>
            <w:sz w:val="22"/>
          </w:rPr>
          <w:t>X</w:t>
        </w:r>
      </w:ins>
    </w:p>
    <w:p w14:paraId="64753B1A" w14:textId="6D0F1ADB" w:rsidR="00950608" w:rsidRPr="00B03195" w:rsidRDefault="00950608" w:rsidP="00950608">
      <w:pPr>
        <w:spacing w:beforeLines="50" w:before="180"/>
        <w:rPr>
          <w:moveTo w:id="4862" w:author="Harry" w:date="2020-11-21T00:44:00Z"/>
          <w:rFonts w:ascii="Times New Roman" w:hAnsi="Times New Roman" w:cs="Times New Roman"/>
          <w:sz w:val="22"/>
        </w:rPr>
      </w:pPr>
      <w:moveToRangeStart w:id="4863" w:author="Harry" w:date="2020-11-21T00:44:00Z" w:name="move56811860"/>
      <w:moveTo w:id="4864" w:author="Harry" w:date="2020-11-21T00:44:00Z">
        <w:r w:rsidRPr="00B03195">
          <w:rPr>
            <w:rFonts w:ascii="Times New Roman" w:hAnsi="Times New Roman" w:cs="Times New Roman"/>
            <w:sz w:val="22"/>
          </w:rPr>
          <w:t xml:space="preserve">Figure </w:t>
        </w:r>
      </w:moveTo>
      <w:ins w:id="4865" w:author="Harry" w:date="2020-11-22T15:58:00Z">
        <w:r w:rsidR="00B0752C">
          <w:rPr>
            <w:rFonts w:ascii="Times New Roman" w:hAnsi="Times New Roman" w:cs="Times New Roman"/>
            <w:sz w:val="22"/>
          </w:rPr>
          <w:t>A1</w:t>
        </w:r>
      </w:ins>
      <w:moveTo w:id="4866" w:author="Harry" w:date="2020-11-21T00:44:00Z">
        <w:del w:id="4867" w:author="Harry" w:date="2020-11-21T00:44:00Z">
          <w:r w:rsidRPr="00B03195" w:rsidDel="00950608">
            <w:rPr>
              <w:rFonts w:ascii="Times New Roman" w:hAnsi="Times New Roman" w:cs="Times New Roman"/>
              <w:sz w:val="22"/>
            </w:rPr>
            <w:delText>4</w:delText>
          </w:r>
        </w:del>
        <w:r w:rsidRPr="00B03195">
          <w:rPr>
            <w:rFonts w:ascii="Times New Roman" w:hAnsi="Times New Roman" w:cs="Times New Roman"/>
            <w:sz w:val="22"/>
          </w:rPr>
          <w:t xml:space="preserve">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t>
        </w:r>
        <w:r>
          <w:rPr>
            <w:rFonts w:ascii="Times New Roman" w:hAnsi="Times New Roman" w:cs="Times New Roman"/>
            <w:sz w:val="22"/>
          </w:rPr>
          <w:t xml:space="preserve"> </w:t>
        </w:r>
      </w:moveTo>
      <w:ins w:id="4868" w:author="Harry" w:date="2020-11-22T16:06:00Z">
        <w:r w:rsidR="00032FEF" w:rsidRPr="00B03195">
          <w:rPr>
            <w:rFonts w:ascii="Times New Roman" w:hAnsi="Times New Roman" w:cs="Times New Roman"/>
            <w:sz w:val="22"/>
          </w:rPr>
          <w:t xml:space="preserve">After estimating the Thiessen polygons, a spatial connectivity structure (network of connections) is defined based on the contiguity of the of the polygons (Figure </w:t>
        </w:r>
        <w:r w:rsidR="00032FEF">
          <w:rPr>
            <w:rFonts w:ascii="Times New Roman" w:hAnsi="Times New Roman" w:cs="Times New Roman"/>
            <w:sz w:val="22"/>
          </w:rPr>
          <w:t>A2</w:t>
        </w:r>
        <w:r w:rsidR="00032FEF" w:rsidRPr="00B03195">
          <w:rPr>
            <w:rFonts w:ascii="Times New Roman" w:hAnsi="Times New Roman" w:cs="Times New Roman"/>
            <w:sz w:val="22"/>
          </w:rPr>
          <w:t>). Specifically, two polygons (or provinces) are neighbors when they share a common border or an edge.</w:t>
        </w:r>
      </w:ins>
    </w:p>
    <w:moveToRangeEnd w:id="4863"/>
    <w:p w14:paraId="42408470" w14:textId="77777777" w:rsidR="00950608" w:rsidRDefault="00950608" w:rsidP="00950608">
      <w:pPr>
        <w:jc w:val="center"/>
        <w:rPr>
          <w:ins w:id="4869" w:author="Harry" w:date="2020-11-21T00:44:00Z"/>
          <w:rFonts w:ascii="Times New Roman" w:hAnsi="Times New Roman" w:cs="Times New Roman"/>
          <w:sz w:val="22"/>
        </w:rPr>
      </w:pPr>
      <w:ins w:id="4870" w:author="Harry" w:date="2020-11-21T00:44:00Z">
        <w:r>
          <w:rPr>
            <w:noProof/>
          </w:rPr>
          <w:drawing>
            <wp:inline distT="0" distB="0" distL="0" distR="0" wp14:anchorId="7D9C4FB6" wp14:editId="70AAE29D">
              <wp:extent cx="5473700" cy="208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ins>
    </w:p>
    <w:p w14:paraId="40259A46" w14:textId="3073A508" w:rsidR="00950608" w:rsidRPr="00F02A25" w:rsidRDefault="00950608" w:rsidP="00950608">
      <w:pPr>
        <w:jc w:val="center"/>
        <w:rPr>
          <w:ins w:id="4871" w:author="Harry" w:date="2020-11-21T00:44:00Z"/>
          <w:rFonts w:ascii="Times New Roman" w:hAnsi="Times New Roman" w:cs="Times New Roman"/>
          <w:sz w:val="20"/>
          <w:szCs w:val="20"/>
        </w:rPr>
      </w:pPr>
      <w:ins w:id="4872" w:author="Harry" w:date="2020-11-21T00:44:00Z">
        <w:r w:rsidRPr="00F02A25">
          <w:rPr>
            <w:rFonts w:ascii="Times New Roman" w:hAnsi="Times New Roman" w:cs="Times New Roman"/>
            <w:sz w:val="20"/>
            <w:szCs w:val="20"/>
          </w:rPr>
          <w:t>Fig</w:t>
        </w:r>
        <w:r>
          <w:rPr>
            <w:rFonts w:ascii="Times New Roman" w:hAnsi="Times New Roman" w:cs="Times New Roman"/>
            <w:sz w:val="20"/>
            <w:szCs w:val="20"/>
          </w:rPr>
          <w:t>ure</w:t>
        </w:r>
        <w:r w:rsidRPr="00F02A25">
          <w:rPr>
            <w:rFonts w:ascii="Times New Roman" w:hAnsi="Times New Roman" w:cs="Times New Roman"/>
            <w:sz w:val="20"/>
            <w:szCs w:val="20"/>
          </w:rPr>
          <w:t xml:space="preserve"> </w:t>
        </w:r>
      </w:ins>
      <w:ins w:id="4873" w:author="Harry" w:date="2020-11-22T15:58:00Z">
        <w:r w:rsidR="00B0752C">
          <w:rPr>
            <w:rFonts w:ascii="Times New Roman" w:hAnsi="Times New Roman" w:cs="Times New Roman"/>
            <w:sz w:val="20"/>
            <w:szCs w:val="20"/>
          </w:rPr>
          <w:t>A1</w:t>
        </w:r>
      </w:ins>
      <w:ins w:id="4874" w:author="Harry" w:date="2020-11-21T00:44:00Z">
        <w:r>
          <w:rPr>
            <w:rFonts w:ascii="Times New Roman" w:hAnsi="Times New Roman" w:cs="Times New Roman"/>
            <w:sz w:val="20"/>
            <w:szCs w:val="20"/>
          </w:rPr>
          <w:t>.</w:t>
        </w:r>
        <w:r w:rsidRPr="00F02A25">
          <w:rPr>
            <w:rFonts w:ascii="Times New Roman" w:hAnsi="Times New Roman" w:cs="Times New Roman"/>
            <w:sz w:val="20"/>
            <w:szCs w:val="20"/>
          </w:rPr>
          <w:t xml:space="preserve"> Indonesian provinces, centroids, and Thiessen polygons</w:t>
        </w:r>
      </w:ins>
    </w:p>
    <w:p w14:paraId="114A24DF" w14:textId="127F3A24" w:rsidR="00950608" w:rsidRDefault="00950608">
      <w:pPr>
        <w:rPr>
          <w:ins w:id="4875" w:author="Harry" w:date="2020-11-21T00:46:00Z"/>
          <w:rFonts w:ascii="Times New Roman" w:hAnsi="Times New Roman" w:cs="Times New Roman"/>
          <w:sz w:val="22"/>
        </w:rPr>
      </w:pPr>
    </w:p>
    <w:p w14:paraId="5A2C390F" w14:textId="77777777" w:rsidR="00CC578E" w:rsidRPr="00B03195" w:rsidRDefault="00CC578E" w:rsidP="00CC578E">
      <w:pPr>
        <w:jc w:val="center"/>
        <w:rPr>
          <w:ins w:id="4876" w:author="Harry" w:date="2020-11-21T00:46:00Z"/>
          <w:rFonts w:ascii="Times New Roman" w:hAnsi="Times New Roman" w:cs="Times New Roman"/>
          <w:b/>
          <w:bCs/>
          <w:sz w:val="22"/>
        </w:rPr>
      </w:pPr>
      <w:ins w:id="4877" w:author="Harry" w:date="2020-11-21T00:46:00Z">
        <w:r>
          <w:rPr>
            <w:noProof/>
          </w:rPr>
          <w:drawing>
            <wp:inline distT="0" distB="0" distL="0" distR="0" wp14:anchorId="280653D3" wp14:editId="15CA7BFA">
              <wp:extent cx="5334000" cy="1936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ins>
    </w:p>
    <w:p w14:paraId="6D95D481" w14:textId="305BC762" w:rsidR="00CC578E" w:rsidRDefault="00CC578E" w:rsidP="00CC578E">
      <w:pPr>
        <w:jc w:val="center"/>
        <w:rPr>
          <w:ins w:id="4878" w:author="Harry" w:date="2020-11-21T00:46:00Z"/>
          <w:rFonts w:ascii="Times New Roman" w:hAnsi="Times New Roman" w:cs="Times New Roman"/>
          <w:sz w:val="20"/>
          <w:szCs w:val="20"/>
        </w:rPr>
      </w:pPr>
      <w:ins w:id="4879" w:author="Harry" w:date="2020-11-21T00:46:00Z">
        <w:r w:rsidRPr="00A6114F">
          <w:rPr>
            <w:rFonts w:ascii="Times New Roman" w:hAnsi="Times New Roman" w:cs="Times New Roman"/>
            <w:sz w:val="20"/>
            <w:szCs w:val="20"/>
          </w:rPr>
          <w:t>Fig</w:t>
        </w:r>
        <w:r>
          <w:rPr>
            <w:rFonts w:ascii="Times New Roman" w:hAnsi="Times New Roman" w:cs="Times New Roman"/>
            <w:sz w:val="20"/>
            <w:szCs w:val="20"/>
          </w:rPr>
          <w:t>ure</w:t>
        </w:r>
        <w:r w:rsidRPr="00A6114F">
          <w:rPr>
            <w:rFonts w:ascii="Times New Roman" w:hAnsi="Times New Roman" w:cs="Times New Roman"/>
            <w:sz w:val="20"/>
            <w:szCs w:val="20"/>
          </w:rPr>
          <w:t xml:space="preserve"> </w:t>
        </w:r>
      </w:ins>
      <w:ins w:id="4880" w:author="Harry" w:date="2020-11-22T15:58:00Z">
        <w:r w:rsidR="00B0752C">
          <w:rPr>
            <w:rFonts w:ascii="Times New Roman" w:hAnsi="Times New Roman" w:cs="Times New Roman"/>
            <w:sz w:val="20"/>
            <w:szCs w:val="20"/>
          </w:rPr>
          <w:t>A2</w:t>
        </w:r>
      </w:ins>
      <w:ins w:id="4881" w:author="Harry" w:date="2020-11-21T00:46:00Z">
        <w:r>
          <w:rPr>
            <w:rFonts w:ascii="Times New Roman" w:hAnsi="Times New Roman" w:cs="Times New Roman"/>
            <w:sz w:val="20"/>
            <w:szCs w:val="20"/>
          </w:rPr>
          <w:t>.</w:t>
        </w:r>
        <w:r w:rsidRPr="00A6114F">
          <w:rPr>
            <w:rFonts w:ascii="Times New Roman" w:hAnsi="Times New Roman" w:cs="Times New Roman"/>
            <w:sz w:val="20"/>
            <w:szCs w:val="20"/>
          </w:rPr>
          <w:t xml:space="preserve"> Centroids, Thiessen polygons, and spatial connectivity structure</w:t>
        </w:r>
      </w:ins>
    </w:p>
    <w:p w14:paraId="35E62BD4" w14:textId="77777777" w:rsidR="00CC578E" w:rsidRPr="00CC578E" w:rsidRDefault="00CC578E">
      <w:pPr>
        <w:rPr>
          <w:rFonts w:ascii="Times New Roman" w:hAnsi="Times New Roman" w:cs="Times New Roman"/>
          <w:sz w:val="22"/>
        </w:rPr>
      </w:pPr>
    </w:p>
    <w:sectPr w:rsidR="00CC578E" w:rsidRPr="00CC578E" w:rsidSect="00C8273F">
      <w:pgSz w:w="11906" w:h="16838"/>
      <w:pgMar w:top="1440" w:right="1440" w:bottom="1440" w:left="144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0" w:author="Budy Resosudarmo" w:date="2020-10-16T10:45:00Z" w:initials="BR">
    <w:p w14:paraId="7E08BF60" w14:textId="77777777" w:rsidR="00275A98" w:rsidRDefault="00275A98" w:rsidP="007C2A1F">
      <w:pPr>
        <w:pStyle w:val="CommentText"/>
      </w:pPr>
      <w:r>
        <w:rPr>
          <w:rStyle w:val="CommentReference"/>
        </w:rPr>
        <w:annotationRef/>
      </w:r>
      <w:r>
        <w:t>R1: This paragraph is too short, the authors may consider to combine with previous relevant paragraph or adding discussion to support the arguments.</w:t>
      </w:r>
    </w:p>
    <w:p w14:paraId="30A2B91E" w14:textId="77777777" w:rsidR="00275A98" w:rsidRDefault="00275A98" w:rsidP="007C2A1F">
      <w:pPr>
        <w:pStyle w:val="CommentText"/>
      </w:pPr>
    </w:p>
  </w:comment>
  <w:comment w:id="172" w:author="Budy Resosudarmo" w:date="2020-10-16T10:45:00Z" w:initials="BR">
    <w:p w14:paraId="5D7A1D56" w14:textId="77777777" w:rsidR="00275A98" w:rsidRDefault="00275A98" w:rsidP="00F73CB7">
      <w:pPr>
        <w:pStyle w:val="CommentText"/>
      </w:pPr>
      <w:r>
        <w:rPr>
          <w:rStyle w:val="CommentReference"/>
        </w:rPr>
        <w:annotationRef/>
      </w:r>
      <w:r>
        <w:t>R1: This paragraph is too short, the authors may consider to combine with previous relevant paragraph or adding discussion to support the arguments.</w:t>
      </w:r>
    </w:p>
    <w:p w14:paraId="34EA061F" w14:textId="30C443FC" w:rsidR="00275A98" w:rsidRDefault="00275A98">
      <w:pPr>
        <w:pStyle w:val="CommentText"/>
      </w:pPr>
    </w:p>
  </w:comment>
  <w:comment w:id="190" w:author="Arief Yusuf" w:date="2020-10-16T23:55:00Z" w:initials="AY">
    <w:p w14:paraId="186F6140" w14:textId="297F0355" w:rsidR="00275A98" w:rsidRDefault="00275A98">
      <w:pPr>
        <w:pStyle w:val="CommentText"/>
      </w:pPr>
      <w:r>
        <w:rPr>
          <w:rStyle w:val="CommentReference"/>
        </w:rPr>
        <w:annotationRef/>
      </w:r>
      <w:r>
        <w:t>R2: Website address. Should be lower case.</w:t>
      </w:r>
    </w:p>
  </w:comment>
  <w:comment w:id="200" w:author="Budy Resosudarmo" w:date="2020-10-16T10:46:00Z" w:initials="BR">
    <w:p w14:paraId="03B93C69" w14:textId="2C47A931" w:rsidR="00275A98" w:rsidRDefault="00275A98">
      <w:pPr>
        <w:pStyle w:val="CommentText"/>
      </w:pPr>
      <w:r>
        <w:rPr>
          <w:rStyle w:val="CommentReference"/>
        </w:rPr>
        <w:annotationRef/>
      </w:r>
      <w:r>
        <w:t>R1: significant?</w:t>
      </w:r>
    </w:p>
  </w:comment>
  <w:comment w:id="287" w:author="Budy Resosudarmo" w:date="2020-10-16T11:14:00Z" w:initials="BR">
    <w:p w14:paraId="4C6864F1" w14:textId="05FB4F18" w:rsidR="00275A98" w:rsidRDefault="00275A98">
      <w:pPr>
        <w:pStyle w:val="CommentText"/>
      </w:pPr>
      <w:r>
        <w:rPr>
          <w:rStyle w:val="CommentReference"/>
        </w:rPr>
        <w:annotationRef/>
      </w:r>
      <w:r>
        <w:t>References for this?</w:t>
      </w:r>
    </w:p>
  </w:comment>
  <w:comment w:id="320" w:author="Budy Resosudarmo" w:date="2020-10-16T10:50:00Z" w:initials="BR">
    <w:p w14:paraId="0D8719D0" w14:textId="77777777" w:rsidR="00275A98" w:rsidRDefault="00275A98">
      <w:pPr>
        <w:pStyle w:val="CommentText"/>
      </w:pPr>
      <w:r>
        <w:rPr>
          <w:rStyle w:val="CommentReference"/>
        </w:rPr>
        <w:annotationRef/>
      </w:r>
      <w:r>
        <w:t>R1: those highlighted in yellow means:</w:t>
      </w:r>
    </w:p>
    <w:p w14:paraId="02BE6F74" w14:textId="6D745079" w:rsidR="00275A98" w:rsidRDefault="00275A98">
      <w:pPr>
        <w:pStyle w:val="CommentText"/>
      </w:pPr>
      <w:r>
        <w:t>The terms are not clear. Please explain or rephrase them.</w:t>
      </w:r>
    </w:p>
  </w:comment>
  <w:comment w:id="526" w:author="Budy Resosudarmo" w:date="2020-10-16T12:02:00Z" w:initials="BR">
    <w:p w14:paraId="2371F708" w14:textId="661EB469" w:rsidR="00275A98" w:rsidRDefault="00275A98">
      <w:pPr>
        <w:pStyle w:val="CommentText"/>
      </w:pPr>
      <w:r>
        <w:rPr>
          <w:rStyle w:val="CommentReference"/>
        </w:rPr>
        <w:annotationRef/>
      </w:r>
    </w:p>
  </w:comment>
  <w:comment w:id="538" w:author="Budy Resosudarmo" w:date="2020-10-16T12:02:00Z" w:initials="BR">
    <w:p w14:paraId="4526E12C" w14:textId="77777777" w:rsidR="00275A98" w:rsidRDefault="00275A98" w:rsidP="004F6222">
      <w:pPr>
        <w:pStyle w:val="CommentText"/>
      </w:pPr>
      <w:r>
        <w:rPr>
          <w:rStyle w:val="CommentReference"/>
        </w:rPr>
        <w:annotationRef/>
      </w:r>
    </w:p>
  </w:comment>
  <w:comment w:id="555" w:author="Budy Resosudarmo" w:date="2020-10-16T11:25:00Z" w:initials="BR">
    <w:p w14:paraId="4F041419" w14:textId="7B77293B" w:rsidR="00275A98" w:rsidRDefault="00275A98">
      <w:pPr>
        <w:pStyle w:val="CommentText"/>
      </w:pPr>
      <w:r>
        <w:rPr>
          <w:rStyle w:val="CommentReference"/>
        </w:rPr>
        <w:annotationRef/>
      </w:r>
      <w:r>
        <w:t>What facts? Explain. COVID-19 spread in Indonesia in general?</w:t>
      </w:r>
    </w:p>
  </w:comment>
  <w:comment w:id="605" w:author="Arief Yusuf" w:date="2020-10-16T23:58:00Z" w:initials="AY">
    <w:p w14:paraId="6A737339" w14:textId="36A26D29" w:rsidR="00275A98" w:rsidRDefault="00275A98">
      <w:pPr>
        <w:pStyle w:val="CommentText"/>
      </w:pPr>
      <w:r>
        <w:rPr>
          <w:rStyle w:val="CommentReference"/>
        </w:rPr>
        <w:annotationRef/>
      </w:r>
      <w:r>
        <w:t>R2: Mention if it is YoY.</w:t>
      </w:r>
    </w:p>
  </w:comment>
  <w:comment w:id="682" w:author="Budy Resosudarmo" w:date="2020-10-16T11:46:00Z" w:initials="BR">
    <w:p w14:paraId="392BCAC8" w14:textId="77777777" w:rsidR="00275A98" w:rsidRDefault="00275A98" w:rsidP="005F20F7">
      <w:pPr>
        <w:pStyle w:val="CommentText"/>
      </w:pPr>
      <w:r>
        <w:rPr>
          <w:rStyle w:val="CommentReference"/>
        </w:rPr>
        <w:annotationRef/>
      </w:r>
      <w:r>
        <w:t>Please separate these figures into several figures. At the moment the figures are too small.</w:t>
      </w:r>
    </w:p>
  </w:comment>
  <w:comment w:id="718" w:author="Budy Resosudarmo" w:date="2020-10-16T11:46:00Z" w:initials="BR">
    <w:p w14:paraId="2E6B21B7" w14:textId="2698C11A" w:rsidR="00275A98" w:rsidRDefault="00275A98">
      <w:pPr>
        <w:pStyle w:val="CommentText"/>
      </w:pPr>
      <w:r>
        <w:rPr>
          <w:rStyle w:val="CommentReference"/>
        </w:rPr>
        <w:annotationRef/>
      </w:r>
      <w:r>
        <w:t>Please separate these figures into several figures. At the moment the figures are too small.</w:t>
      </w:r>
    </w:p>
  </w:comment>
  <w:comment w:id="743" w:author="Budy Resosudarmo" w:date="2020-10-16T11:51:00Z" w:initials="BR">
    <w:p w14:paraId="6E924802" w14:textId="0807795D" w:rsidR="00275A98" w:rsidRDefault="00275A98">
      <w:pPr>
        <w:pStyle w:val="CommentText"/>
      </w:pPr>
      <w:r>
        <w:rPr>
          <w:rStyle w:val="CommentReference"/>
        </w:rPr>
        <w:annotationRef/>
      </w:r>
      <w:r>
        <w:t>Which ones? Not clear.</w:t>
      </w:r>
    </w:p>
  </w:comment>
  <w:comment w:id="749" w:author="Budy Resosudarmo" w:date="2020-10-16T11:53:00Z" w:initials="BR">
    <w:p w14:paraId="21C788FA" w14:textId="5A3C713A" w:rsidR="00275A98" w:rsidRDefault="00275A98">
      <w:pPr>
        <w:pStyle w:val="CommentText"/>
      </w:pPr>
      <w:r>
        <w:rPr>
          <w:rStyle w:val="CommentReference"/>
        </w:rPr>
        <w:annotationRef/>
      </w:r>
      <w:r>
        <w:t>Make this section as a descriptive section. No need to do testing over here. There is a risk that the test is not proper. Move your analysis to your analysis section.</w:t>
      </w:r>
    </w:p>
  </w:comment>
  <w:comment w:id="772" w:author="Arief Yusuf" w:date="2020-10-17T00:00:00Z" w:initials="AY">
    <w:p w14:paraId="6E05FE58" w14:textId="02345A48" w:rsidR="00275A98" w:rsidRDefault="00275A98">
      <w:pPr>
        <w:pStyle w:val="CommentText"/>
      </w:pPr>
      <w:r>
        <w:rPr>
          <w:rStyle w:val="CommentReference"/>
        </w:rPr>
        <w:annotationRef/>
      </w:r>
      <w:r>
        <w:t>R2: How do we know it’s job loss, any data on employment yet?</w:t>
      </w:r>
    </w:p>
  </w:comment>
  <w:comment w:id="943" w:author="Budy Resosudarmo" w:date="2020-10-16T12:33:00Z" w:initials="BR">
    <w:p w14:paraId="3293F533" w14:textId="29C5BEED" w:rsidR="00275A98" w:rsidRDefault="00275A98">
      <w:pPr>
        <w:pStyle w:val="CommentText"/>
      </w:pPr>
      <w:r>
        <w:rPr>
          <w:rStyle w:val="CommentReference"/>
        </w:rPr>
        <w:annotationRef/>
      </w:r>
      <w:r>
        <w:t>You  can shorten this section since many you mention over here is a standard explanation for SEM &amp; SLM</w:t>
      </w:r>
    </w:p>
  </w:comment>
  <w:comment w:id="951" w:author="Budy Resosudarmo" w:date="2020-10-16T10:54:00Z" w:initials="BR">
    <w:p w14:paraId="4953B13C" w14:textId="3027DC03" w:rsidR="00275A98" w:rsidRDefault="00275A98">
      <w:pPr>
        <w:pStyle w:val="CommentText"/>
      </w:pPr>
      <w:r>
        <w:rPr>
          <w:rStyle w:val="CommentReference"/>
        </w:rPr>
        <w:annotationRef/>
      </w:r>
      <w:r>
        <w:t>R1: divided?</w:t>
      </w:r>
    </w:p>
  </w:comment>
  <w:comment w:id="965" w:author="Budy Resosudarmo" w:date="2020-10-16T10:55:00Z" w:initials="BR">
    <w:p w14:paraId="7F1F91C3" w14:textId="73CD5DB2" w:rsidR="00275A98" w:rsidRDefault="00275A98">
      <w:pPr>
        <w:pStyle w:val="CommentText"/>
      </w:pPr>
      <w:r>
        <w:rPr>
          <w:rStyle w:val="CommentReference"/>
        </w:rPr>
        <w:annotationRef/>
      </w:r>
      <w:r>
        <w:t>R1</w:t>
      </w:r>
    </w:p>
  </w:comment>
  <w:comment w:id="1669" w:author="Budy Resosudarmo" w:date="2020-10-16T12:28:00Z" w:initials="BR">
    <w:p w14:paraId="4AE4BF02" w14:textId="412992C7" w:rsidR="00275A98" w:rsidRDefault="00275A98">
      <w:pPr>
        <w:pStyle w:val="CommentText"/>
      </w:pPr>
      <w:r>
        <w:rPr>
          <w:rStyle w:val="CommentReference"/>
        </w:rPr>
        <w:annotationRef/>
      </w:r>
      <w:r>
        <w:t>Put reference over here.</w:t>
      </w:r>
    </w:p>
  </w:comment>
  <w:comment w:id="1701" w:author="Budy Resosudarmo" w:date="2020-10-16T12:33:00Z" w:initials="BR">
    <w:p w14:paraId="677540E6" w14:textId="155680B2" w:rsidR="00275A98" w:rsidRDefault="00275A98">
      <w:pPr>
        <w:pStyle w:val="CommentText"/>
      </w:pPr>
      <w:r>
        <w:rPr>
          <w:rStyle w:val="CommentReference"/>
        </w:rPr>
        <w:annotationRef/>
      </w:r>
      <w:r>
        <w:t>Not sure you need 3 figures over here. Just showing figure 6 is probably enouth.</w:t>
      </w:r>
    </w:p>
  </w:comment>
  <w:comment w:id="2149" w:author="Budy Resosudarmo" w:date="2020-10-16T12:35:00Z" w:initials="BR">
    <w:p w14:paraId="64096A7C" w14:textId="77777777" w:rsidR="00275A98" w:rsidRDefault="00275A98" w:rsidP="00B014BA">
      <w:pPr>
        <w:pStyle w:val="CommentText"/>
      </w:pPr>
      <w:r>
        <w:rPr>
          <w:rStyle w:val="CommentReference"/>
        </w:rPr>
        <w:annotationRef/>
      </w:r>
      <w:r>
        <w:t>This is not a reduced form. You can manipulate in such that g(io) are not in both side of the equation.</w:t>
      </w:r>
    </w:p>
  </w:comment>
  <w:comment w:id="2154" w:author="Arief Yusuf" w:date="2020-10-17T00:06:00Z" w:initials="AY">
    <w:p w14:paraId="471E12FB" w14:textId="3660BD34" w:rsidR="00275A98" w:rsidRDefault="00275A98">
      <w:pPr>
        <w:pStyle w:val="CommentText"/>
      </w:pPr>
      <w:r>
        <w:rPr>
          <w:rStyle w:val="CommentReference"/>
        </w:rPr>
        <w:annotationRef/>
      </w:r>
      <w:r>
        <w:rPr>
          <w:rStyle w:val="CommentReference"/>
        </w:rPr>
        <w:t>Is this convergence equation?</w:t>
      </w:r>
    </w:p>
  </w:comment>
  <w:comment w:id="2117" w:author="Budy Resosudarmo" w:date="2020-10-16T12:32:00Z" w:initials="BR">
    <w:p w14:paraId="6C5956B6" w14:textId="69BF3586" w:rsidR="00275A98" w:rsidRDefault="00275A98">
      <w:pPr>
        <w:pStyle w:val="CommentText"/>
      </w:pPr>
      <w:r>
        <w:rPr>
          <w:rStyle w:val="CommentReference"/>
        </w:rPr>
        <w:annotationRef/>
      </w:r>
      <w:r>
        <w:t>No need to describe this any more.</w:t>
      </w:r>
    </w:p>
  </w:comment>
  <w:comment w:id="2264" w:author="Budy Resosudarmo" w:date="2020-10-16T12:38:00Z" w:initials="BR">
    <w:p w14:paraId="78717495" w14:textId="77777777" w:rsidR="00275A98" w:rsidRDefault="00275A98">
      <w:pPr>
        <w:pStyle w:val="CommentText"/>
      </w:pPr>
      <w:r>
        <w:rPr>
          <w:rStyle w:val="CommentReference"/>
        </w:rPr>
        <w:annotationRef/>
      </w:r>
      <w:r>
        <w:t>What is t over here? If time, then  you have a panel data. Can you do panel fixed effects estimation?</w:t>
      </w:r>
    </w:p>
    <w:p w14:paraId="14924D0A" w14:textId="77777777" w:rsidR="00275A98" w:rsidRDefault="00275A98">
      <w:pPr>
        <w:pStyle w:val="CommentText"/>
      </w:pPr>
    </w:p>
    <w:p w14:paraId="7D6DAB91" w14:textId="77777777" w:rsidR="00275A98" w:rsidRDefault="00275A98">
      <w:pPr>
        <w:pStyle w:val="CommentText"/>
      </w:pPr>
      <w:r>
        <w:t>The problem is your data section is not clear. We do not exactly know the form of the data you are using.</w:t>
      </w:r>
    </w:p>
    <w:p w14:paraId="09655D94" w14:textId="5E73C010" w:rsidR="00275A98" w:rsidRDefault="00275A98">
      <w:pPr>
        <w:pStyle w:val="CommentText"/>
      </w:pPr>
      <w:r>
        <w:t>You should use data before the COVID period as well; i.e. 20152 - 2019 and so you can see whether the pattern change due to COVID.</w:t>
      </w:r>
    </w:p>
  </w:comment>
  <w:comment w:id="2833" w:author="Arief Yusuf" w:date="2020-10-17T00:11:00Z" w:initials="AY">
    <w:p w14:paraId="3F4DA98E" w14:textId="25AF1583" w:rsidR="00275A98" w:rsidRDefault="00275A98">
      <w:pPr>
        <w:pStyle w:val="CommentText"/>
      </w:pPr>
      <w:r>
        <w:t xml:space="preserve">R1: </w:t>
      </w:r>
      <w:r>
        <w:rPr>
          <w:rStyle w:val="CommentReference"/>
        </w:rPr>
        <w:annotationRef/>
      </w:r>
      <w:r>
        <w:t>Please don’t use image. Use proper table.</w:t>
      </w:r>
    </w:p>
  </w:comment>
  <w:comment w:id="2415" w:author="Budy Resosudarmo" w:date="2020-10-16T12:42:00Z" w:initials="BR">
    <w:p w14:paraId="25BDFD0F" w14:textId="57549F7F" w:rsidR="00275A98" w:rsidRDefault="00275A98">
      <w:pPr>
        <w:pStyle w:val="CommentText"/>
      </w:pPr>
      <w:r>
        <w:rPr>
          <w:rStyle w:val="CommentReference"/>
        </w:rPr>
        <w:annotationRef/>
      </w:r>
      <w:r>
        <w:t>This part is too long  Moran I test is only indicating there is some spatial interdependence. So just short on this. Some do not even bother to do this test. The main ones are your SLM and SEM.</w:t>
      </w:r>
    </w:p>
  </w:comment>
  <w:comment w:id="3483" w:author="Arief Yusuf" w:date="2020-10-17T00:13:00Z" w:initials="AY">
    <w:p w14:paraId="5C9581B0" w14:textId="2F881E75" w:rsidR="00275A98" w:rsidRDefault="00275A98">
      <w:pPr>
        <w:pStyle w:val="CommentText"/>
      </w:pPr>
      <w:r>
        <w:rPr>
          <w:rStyle w:val="CommentReference"/>
        </w:rPr>
        <w:annotationRef/>
      </w:r>
      <w:r>
        <w:t>I don’t think all this is due to pandemic, it is just a pandemic period.</w:t>
      </w:r>
    </w:p>
  </w:comment>
  <w:comment w:id="4555" w:author="Budy Resosudarmo" w:date="2020-10-16T13:18:00Z" w:initials="BR">
    <w:p w14:paraId="12A284B6" w14:textId="77777777" w:rsidR="00275A98" w:rsidRDefault="00275A98">
      <w:pPr>
        <w:pStyle w:val="CommentText"/>
      </w:pPr>
      <w:r>
        <w:rPr>
          <w:rStyle w:val="CommentReference"/>
        </w:rPr>
        <w:annotationRef/>
      </w:r>
      <w:r>
        <w:t>Put tables in excel form so we can edit them.</w:t>
      </w:r>
    </w:p>
    <w:p w14:paraId="01C3855A" w14:textId="77777777" w:rsidR="00275A98" w:rsidRDefault="00275A98">
      <w:pPr>
        <w:pStyle w:val="CommentText"/>
      </w:pPr>
    </w:p>
    <w:p w14:paraId="6477B4B5" w14:textId="69D2559D" w:rsidR="00275A98" w:rsidRDefault="00275A98">
      <w:pPr>
        <w:pStyle w:val="CommentText"/>
      </w:pPr>
      <w:r>
        <w:t>Combine  Tables 2 and  3 together, so we understand how  different the results are.</w:t>
      </w:r>
    </w:p>
  </w:comment>
  <w:comment w:id="4718" w:author="Budy Resosudarmo" w:date="2020-10-16T13:24:00Z" w:initials="BR">
    <w:p w14:paraId="452B5641" w14:textId="4AE6105A" w:rsidR="00275A98" w:rsidRDefault="00275A98">
      <w:pPr>
        <w:pStyle w:val="CommentText"/>
      </w:pPr>
      <w:r>
        <w:rPr>
          <w:rStyle w:val="CommentReference"/>
        </w:rPr>
        <w:annotationRef/>
      </w:r>
      <w:r>
        <w:t>Conclusion is rather shallow. Need to sharpen the discussion. Compare to results from previous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A2B91E" w15:done="0"/>
  <w15:commentEx w15:paraId="34EA061F" w15:done="0"/>
  <w15:commentEx w15:paraId="186F6140" w15:done="0"/>
  <w15:commentEx w15:paraId="03B93C69" w15:done="0"/>
  <w15:commentEx w15:paraId="4C6864F1" w15:done="0"/>
  <w15:commentEx w15:paraId="02BE6F74" w15:done="0"/>
  <w15:commentEx w15:paraId="2371F708" w15:done="0"/>
  <w15:commentEx w15:paraId="4526E12C" w15:done="0"/>
  <w15:commentEx w15:paraId="4F041419" w15:done="0"/>
  <w15:commentEx w15:paraId="6A737339" w15:done="0"/>
  <w15:commentEx w15:paraId="392BCAC8" w15:done="0"/>
  <w15:commentEx w15:paraId="2E6B21B7" w15:done="0"/>
  <w15:commentEx w15:paraId="6E924802" w15:done="0"/>
  <w15:commentEx w15:paraId="21C788FA" w15:done="0"/>
  <w15:commentEx w15:paraId="6E05FE58" w15:done="0"/>
  <w15:commentEx w15:paraId="3293F533" w15:done="0"/>
  <w15:commentEx w15:paraId="4953B13C" w15:done="0"/>
  <w15:commentEx w15:paraId="7F1F91C3" w15:done="0"/>
  <w15:commentEx w15:paraId="4AE4BF02" w15:done="0"/>
  <w15:commentEx w15:paraId="677540E6" w15:done="0"/>
  <w15:commentEx w15:paraId="64096A7C" w15:done="0"/>
  <w15:commentEx w15:paraId="471E12FB" w15:done="0"/>
  <w15:commentEx w15:paraId="6C5956B6" w15:done="0"/>
  <w15:commentEx w15:paraId="09655D94" w15:done="0"/>
  <w15:commentEx w15:paraId="3F4DA98E" w15:done="0"/>
  <w15:commentEx w15:paraId="25BDFD0F" w15:done="0"/>
  <w15:commentEx w15:paraId="5C9581B0" w15:done="0"/>
  <w15:commentEx w15:paraId="6477B4B5" w15:done="0"/>
  <w15:commentEx w15:paraId="452B5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B5CD" w16cex:dateUtc="2020-10-15T23:45:00Z"/>
  <w16cex:commentExtensible w16cex:durableId="2333F85C" w16cex:dateUtc="2020-10-15T23:45:00Z"/>
  <w16cex:commentExtensible w16cex:durableId="2333F884" w16cex:dateUtc="2020-10-15T23:46:00Z"/>
  <w16cex:commentExtensible w16cex:durableId="2333FF1A" w16cex:dateUtc="2020-10-16T00:14:00Z"/>
  <w16cex:commentExtensible w16cex:durableId="2333F970" w16cex:dateUtc="2020-10-15T23:50:00Z"/>
  <w16cex:commentExtensible w16cex:durableId="23340A61" w16cex:dateUtc="2020-10-16T01:02:00Z"/>
  <w16cex:commentExtensible w16cex:durableId="2362C857" w16cex:dateUtc="2020-10-16T01:02:00Z"/>
  <w16cex:commentExtensible w16cex:durableId="233401A3" w16cex:dateUtc="2020-10-16T00:25:00Z"/>
  <w16cex:commentExtensible w16cex:durableId="2362C4D7" w16cex:dateUtc="2020-10-16T00:46:00Z"/>
  <w16cex:commentExtensible w16cex:durableId="23340685" w16cex:dateUtc="2020-10-16T00:46:00Z"/>
  <w16cex:commentExtensible w16cex:durableId="233407CB" w16cex:dateUtc="2020-10-16T00:51:00Z"/>
  <w16cex:commentExtensible w16cex:durableId="23340826" w16cex:dateUtc="2020-10-16T00:53:00Z"/>
  <w16cex:commentExtensible w16cex:durableId="233411AA" w16cex:dateUtc="2020-10-16T01:33:00Z"/>
  <w16cex:commentExtensible w16cex:durableId="2333FA75" w16cex:dateUtc="2020-10-15T23:54:00Z"/>
  <w16cex:commentExtensible w16cex:durableId="2333FAA7" w16cex:dateUtc="2020-10-15T23:55:00Z"/>
  <w16cex:commentExtensible w16cex:durableId="23341052" w16cex:dateUtc="2020-10-16T01:28:00Z"/>
  <w16cex:commentExtensible w16cex:durableId="2334117E" w16cex:dateUtc="2020-10-16T01:33:00Z"/>
  <w16cex:commentExtensible w16cex:durableId="23341151" w16cex:dateUtc="2020-10-16T01:32:00Z"/>
  <w16cex:commentExtensible w16cex:durableId="233412CB" w16cex:dateUtc="2020-10-16T01:38:00Z"/>
  <w16cex:commentExtensible w16cex:durableId="233413AF" w16cex:dateUtc="2020-10-16T01:42:00Z"/>
  <w16cex:commentExtensible w16cex:durableId="23341C27" w16cex:dateUtc="2020-10-16T02:18:00Z"/>
  <w16cex:commentExtensible w16cex:durableId="23341D79" w16cex:dateUtc="2020-10-16T0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A2B91E" w16cid:durableId="2362B5CD"/>
  <w16cid:commentId w16cid:paraId="34EA061F" w16cid:durableId="2333F85C"/>
  <w16cid:commentId w16cid:paraId="186F6140" w16cid:durableId="2334B17F"/>
  <w16cid:commentId w16cid:paraId="03B93C69" w16cid:durableId="2333F884"/>
  <w16cid:commentId w16cid:paraId="4C6864F1" w16cid:durableId="2333FF1A"/>
  <w16cid:commentId w16cid:paraId="02BE6F74" w16cid:durableId="2333F970"/>
  <w16cid:commentId w16cid:paraId="2371F708" w16cid:durableId="23340A61"/>
  <w16cid:commentId w16cid:paraId="4526E12C" w16cid:durableId="2362C857"/>
  <w16cid:commentId w16cid:paraId="4F041419" w16cid:durableId="233401A3"/>
  <w16cid:commentId w16cid:paraId="6A737339" w16cid:durableId="2334B239"/>
  <w16cid:commentId w16cid:paraId="392BCAC8" w16cid:durableId="2362C4D7"/>
  <w16cid:commentId w16cid:paraId="2E6B21B7" w16cid:durableId="23340685"/>
  <w16cid:commentId w16cid:paraId="6E924802" w16cid:durableId="233407CB"/>
  <w16cid:commentId w16cid:paraId="21C788FA" w16cid:durableId="23340826"/>
  <w16cid:commentId w16cid:paraId="6E05FE58" w16cid:durableId="2334B2A4"/>
  <w16cid:commentId w16cid:paraId="3293F533" w16cid:durableId="233411AA"/>
  <w16cid:commentId w16cid:paraId="4953B13C" w16cid:durableId="2333FA75"/>
  <w16cid:commentId w16cid:paraId="7F1F91C3" w16cid:durableId="2333FAA7"/>
  <w16cid:commentId w16cid:paraId="4AE4BF02" w16cid:durableId="23341052"/>
  <w16cid:commentId w16cid:paraId="677540E6" w16cid:durableId="2334117E"/>
  <w16cid:commentId w16cid:paraId="64096A7C" w16cid:durableId="2353F0A9"/>
  <w16cid:commentId w16cid:paraId="471E12FB" w16cid:durableId="2334B402"/>
  <w16cid:commentId w16cid:paraId="6C5956B6" w16cid:durableId="23341151"/>
  <w16cid:commentId w16cid:paraId="09655D94" w16cid:durableId="233412CB"/>
  <w16cid:commentId w16cid:paraId="3F4DA98E" w16cid:durableId="2334B519"/>
  <w16cid:commentId w16cid:paraId="25BDFD0F" w16cid:durableId="233413AF"/>
  <w16cid:commentId w16cid:paraId="5C9581B0" w16cid:durableId="2334B5A0"/>
  <w16cid:commentId w16cid:paraId="6477B4B5" w16cid:durableId="23341C27"/>
  <w16cid:commentId w16cid:paraId="452B5641" w16cid:durableId="23341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0F29D" w14:textId="77777777" w:rsidR="003C1809" w:rsidRDefault="003C1809" w:rsidP="003E6C8C">
      <w:r>
        <w:separator/>
      </w:r>
    </w:p>
  </w:endnote>
  <w:endnote w:type="continuationSeparator" w:id="0">
    <w:p w14:paraId="1823DC71" w14:textId="77777777" w:rsidR="003C1809" w:rsidRDefault="003C1809" w:rsidP="003E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20983"/>
      <w:docPartObj>
        <w:docPartGallery w:val="Page Numbers (Bottom of Page)"/>
        <w:docPartUnique/>
      </w:docPartObj>
    </w:sdtPr>
    <w:sdtEndPr>
      <w:rPr>
        <w:noProof/>
      </w:rPr>
    </w:sdtEndPr>
    <w:sdtContent>
      <w:p w14:paraId="66D66776" w14:textId="61F05479" w:rsidR="00275A98" w:rsidRDefault="00275A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4D4A32" w14:textId="77777777" w:rsidR="00275A98" w:rsidRDefault="00275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3256B" w14:textId="77777777" w:rsidR="003C1809" w:rsidRDefault="003C1809" w:rsidP="003E6C8C">
      <w:r>
        <w:separator/>
      </w:r>
    </w:p>
  </w:footnote>
  <w:footnote w:type="continuationSeparator" w:id="0">
    <w:p w14:paraId="5BEA7BF1" w14:textId="77777777" w:rsidR="003C1809" w:rsidRDefault="003C1809" w:rsidP="003E6C8C">
      <w:r>
        <w:continuationSeparator/>
      </w:r>
    </w:p>
  </w:footnote>
  <w:footnote w:id="1">
    <w:p w14:paraId="4B65AE7B" w14:textId="57E9B6E1" w:rsidR="00275A98" w:rsidRPr="00466C11" w:rsidRDefault="00275A98" w:rsidP="003E6C8C">
      <w:pPr>
        <w:pStyle w:val="FootnoteText"/>
        <w:jc w:val="both"/>
        <w:rPr>
          <w:rFonts w:ascii="Times New Roman" w:hAnsi="Times New Roman" w:cs="Times New Roman"/>
          <w:sz w:val="20"/>
          <w:szCs w:val="21"/>
        </w:rPr>
      </w:pPr>
      <w:r w:rsidRPr="003E6C8C">
        <w:rPr>
          <w:rStyle w:val="FootnoteReference"/>
          <w:rFonts w:ascii="Times New Roman" w:hAnsi="Times New Roman" w:cs="Times New Roman"/>
          <w:sz w:val="20"/>
          <w:szCs w:val="21"/>
        </w:rPr>
        <w:footnoteRef/>
      </w:r>
      <w:r w:rsidRPr="003E6C8C">
        <w:rPr>
          <w:rFonts w:ascii="Times New Roman" w:hAnsi="Times New Roman" w:cs="Times New Roman"/>
          <w:sz w:val="20"/>
          <w:szCs w:val="21"/>
        </w:rPr>
        <w:t xml:space="preserve"> Output gap is the gap between potential and actual output. For simplicity, we used Hodrick</w:t>
      </w:r>
      <w:r>
        <w:rPr>
          <w:rFonts w:ascii="Times New Roman" w:hAnsi="Times New Roman" w:cs="Times New Roman"/>
          <w:sz w:val="20"/>
          <w:szCs w:val="21"/>
        </w:rPr>
        <w:t>-</w:t>
      </w:r>
      <w:r w:rsidRPr="003E6C8C">
        <w:rPr>
          <w:rFonts w:ascii="Times New Roman" w:hAnsi="Times New Roman" w:cs="Times New Roman"/>
          <w:sz w:val="20"/>
          <w:szCs w:val="21"/>
        </w:rPr>
        <w:t>Prescott (HP) filter to extract the trend of GDP data as estimate of potential output. The computed output gap is the difference between actual GDP data and its estimated trend.</w:t>
      </w:r>
    </w:p>
  </w:footnote>
  <w:footnote w:id="2">
    <w:p w14:paraId="0F6529B7" w14:textId="77777777" w:rsidR="00275A98" w:rsidRDefault="00275A98" w:rsidP="00415631">
      <w:pPr>
        <w:pStyle w:val="FootnoteText"/>
        <w:jc w:val="both"/>
        <w:rPr>
          <w:rFonts w:ascii="Times New Roman" w:hAnsi="Times New Roman" w:cs="Times New Roman"/>
          <w:sz w:val="20"/>
          <w:szCs w:val="21"/>
        </w:rPr>
      </w:pPr>
      <w:r w:rsidRPr="00415631">
        <w:rPr>
          <w:rStyle w:val="FootnoteReference"/>
          <w:rFonts w:ascii="Times New Roman" w:hAnsi="Times New Roman" w:cs="Times New Roman"/>
          <w:sz w:val="20"/>
          <w:szCs w:val="21"/>
        </w:rPr>
        <w:footnoteRef/>
      </w:r>
      <w:r w:rsidRPr="00415631">
        <w:rPr>
          <w:rFonts w:ascii="Times New Roman" w:hAnsi="Times New Roman" w:cs="Times New Roman"/>
          <w:sz w:val="20"/>
          <w:szCs w:val="21"/>
        </w:rPr>
        <w:t xml:space="preserve"> The data shows how people to (or time spent in) categorized places change compared to baseline days. The baseline day is the median value from the 5-week period Jan 3 – Feb 6, 2020, representing a normal value for that day of the week. For further details about category of places and everything related to the data, please visit </w:t>
      </w:r>
    </w:p>
    <w:p w14:paraId="21805BB8" w14:textId="19A0A772" w:rsidR="00275A98" w:rsidRPr="00415631" w:rsidRDefault="00275A98" w:rsidP="00415631">
      <w:pPr>
        <w:pStyle w:val="FootnoteText"/>
        <w:jc w:val="both"/>
        <w:rPr>
          <w:rFonts w:ascii="Times New Roman" w:hAnsi="Times New Roman" w:cs="Times New Roman"/>
          <w:sz w:val="20"/>
          <w:szCs w:val="20"/>
        </w:rPr>
      </w:pPr>
      <w:r w:rsidRPr="00415631">
        <w:rPr>
          <w:rFonts w:ascii="Times New Roman" w:hAnsi="Times New Roman" w:cs="Times New Roman"/>
          <w:sz w:val="20"/>
          <w:szCs w:val="20"/>
        </w:rPr>
        <w:t>https://support.google. com/</w:t>
      </w:r>
      <w:ins w:id="615" w:author="Harry" w:date="2020-11-20T22:58:00Z">
        <w:r>
          <w:rPr>
            <w:rFonts w:ascii="Times New Roman" w:hAnsi="Times New Roman" w:cs="Times New Roman"/>
            <w:sz w:val="20"/>
            <w:szCs w:val="20"/>
          </w:rPr>
          <w:t>c</w:t>
        </w:r>
      </w:ins>
      <w:del w:id="616" w:author="Budy Resosudarmo" w:date="2020-10-16T10:47:00Z">
        <w:r w:rsidRPr="00415631" w:rsidDel="00F73CB7">
          <w:rPr>
            <w:rFonts w:ascii="Times New Roman" w:hAnsi="Times New Roman" w:cs="Times New Roman"/>
            <w:sz w:val="20"/>
            <w:szCs w:val="20"/>
          </w:rPr>
          <w:delText>covid</w:delText>
        </w:r>
      </w:del>
      <w:ins w:id="617" w:author="Harry" w:date="2020-11-20T22:58:00Z">
        <w:r>
          <w:rPr>
            <w:rFonts w:ascii="Times New Roman" w:hAnsi="Times New Roman" w:cs="Times New Roman"/>
            <w:sz w:val="20"/>
            <w:szCs w:val="20"/>
          </w:rPr>
          <w:t>ovid</w:t>
        </w:r>
      </w:ins>
      <w:ins w:id="618" w:author="Budy Resosudarmo" w:date="2020-10-16T10:47:00Z">
        <w:del w:id="619" w:author="Harry" w:date="2020-11-20T22:58:00Z">
          <w:r w:rsidDel="00302D28">
            <w:rPr>
              <w:rFonts w:ascii="Times New Roman" w:hAnsi="Times New Roman" w:cs="Times New Roman"/>
              <w:sz w:val="20"/>
              <w:szCs w:val="20"/>
            </w:rPr>
            <w:delText>COVID</w:delText>
          </w:r>
        </w:del>
      </w:ins>
      <w:r w:rsidRPr="00415631">
        <w:rPr>
          <w:rFonts w:ascii="Times New Roman" w:hAnsi="Times New Roman" w:cs="Times New Roman"/>
          <w:sz w:val="20"/>
          <w:szCs w:val="20"/>
        </w:rPr>
        <w:t>19-mobility/answer/9824897?hl=en&amp;ref_topic=9822927.</w:t>
      </w:r>
    </w:p>
  </w:footnote>
  <w:footnote w:id="3">
    <w:p w14:paraId="47D55972" w14:textId="1000E9AE" w:rsidR="00275A98" w:rsidRDefault="00275A98" w:rsidP="000E001C">
      <w:pPr>
        <w:pStyle w:val="FootnoteText"/>
        <w:jc w:val="both"/>
        <w:rPr>
          <w:ins w:id="736" w:author="Harry" w:date="2020-11-20T23:03:00Z"/>
        </w:rPr>
      </w:pPr>
      <w:ins w:id="737" w:author="Harry" w:date="2020-11-20T23:03:00Z">
        <w:r w:rsidRPr="00415631">
          <w:rPr>
            <w:rStyle w:val="FootnoteReference"/>
            <w:rFonts w:ascii="Times New Roman" w:hAnsi="Times New Roman" w:cs="Times New Roman"/>
            <w:sz w:val="20"/>
            <w:szCs w:val="20"/>
          </w:rPr>
          <w:footnoteRef/>
        </w:r>
        <w:r w:rsidRPr="00415631">
          <w:rPr>
            <w:rFonts w:ascii="Times New Roman" w:hAnsi="Times New Roman" w:cs="Times New Roman"/>
            <w:sz w:val="20"/>
            <w:szCs w:val="20"/>
          </w:rPr>
          <w:t xml:space="preserve"> We include the share of Transportation, Accommodation and Services (TAS) to GDP in addition to previous variables. In the statistics of Indonesian GDP, TAS sector </w:t>
        </w:r>
        <w:proofErr w:type="gramStart"/>
        <w:r w:rsidRPr="00415631">
          <w:rPr>
            <w:rFonts w:ascii="Times New Roman" w:hAnsi="Times New Roman" w:cs="Times New Roman"/>
            <w:sz w:val="20"/>
            <w:szCs w:val="20"/>
          </w:rPr>
          <w:t>include</w:t>
        </w:r>
      </w:ins>
      <w:ins w:id="738" w:author="Harry" w:date="2020-11-21T11:54:00Z">
        <w:r>
          <w:rPr>
            <w:rFonts w:ascii="Times New Roman" w:hAnsi="Times New Roman" w:cs="Times New Roman"/>
            <w:sz w:val="20"/>
            <w:szCs w:val="20"/>
          </w:rPr>
          <w:t>s</w:t>
        </w:r>
      </w:ins>
      <w:ins w:id="739" w:author="Harry" w:date="2020-11-20T23:03:00Z">
        <w:r w:rsidRPr="00415631">
          <w:rPr>
            <w:rFonts w:ascii="Times New Roman" w:hAnsi="Times New Roman" w:cs="Times New Roman"/>
            <w:sz w:val="20"/>
            <w:szCs w:val="20"/>
          </w:rPr>
          <w:t xml:space="preserve"> ”Transportasi</w:t>
        </w:r>
        <w:proofErr w:type="gramEnd"/>
        <w:r w:rsidRPr="00415631">
          <w:rPr>
            <w:rFonts w:ascii="Times New Roman" w:hAnsi="Times New Roman" w:cs="Times New Roman"/>
            <w:sz w:val="20"/>
            <w:szCs w:val="20"/>
          </w:rPr>
          <w:t xml:space="preserve"> dan Pergudangan”, ”Penyediaan Akomodasi dan Makan Minum”, ”Administrasi Pemerintahan, Pertahanan dan Jaminan Sosial Wajib”, and ”Jasa Lainnya”.</w:t>
        </w:r>
      </w:ins>
    </w:p>
  </w:footnote>
  <w:footnote w:id="4">
    <w:p w14:paraId="514B4C69" w14:textId="369C5519" w:rsidR="00275A98" w:rsidDel="000E001C" w:rsidRDefault="00275A98" w:rsidP="00415631">
      <w:pPr>
        <w:pStyle w:val="FootnoteText"/>
        <w:jc w:val="both"/>
        <w:rPr>
          <w:del w:id="750" w:author="Harry" w:date="2020-11-20T23:05:00Z"/>
        </w:rPr>
      </w:pPr>
      <w:del w:id="751" w:author="Harry" w:date="2020-11-20T23:05:00Z">
        <w:r w:rsidRPr="00415631" w:rsidDel="000E001C">
          <w:rPr>
            <w:rStyle w:val="FootnoteReference"/>
            <w:rFonts w:ascii="Times New Roman" w:hAnsi="Times New Roman" w:cs="Times New Roman"/>
            <w:sz w:val="20"/>
            <w:szCs w:val="20"/>
          </w:rPr>
          <w:footnoteRef/>
        </w:r>
        <w:r w:rsidRPr="00415631" w:rsidDel="000E001C">
          <w:rPr>
            <w:rFonts w:ascii="Times New Roman" w:hAnsi="Times New Roman" w:cs="Times New Roman"/>
            <w:sz w:val="20"/>
            <w:szCs w:val="20"/>
          </w:rPr>
          <w:delText xml:space="preserve"> We include the share of Transportation, Accommodation and Services (TAS) to GDP in addition to previous variables. In the statistics of Indonesian GDP, TAS sector includes ”Transportasi dan Pergudangan”, ”Penyediaan Akomodasi dan Makan Minum”, ”Administrasi Pemerintahan, Pertahanan dan Jaminan Sosial Wajib”, and ”Jasa Lainnya”.</w:delText>
        </w:r>
      </w:del>
    </w:p>
  </w:footnote>
  <w:footnote w:id="5">
    <w:p w14:paraId="39936368" w14:textId="7C253BB5" w:rsidR="00275A98" w:rsidRDefault="00275A98">
      <w:pPr>
        <w:pStyle w:val="FootnoteText"/>
        <w:jc w:val="both"/>
        <w:pPrChange w:id="830" w:author="Harry" w:date="2020-11-21T11:51:00Z">
          <w:pPr>
            <w:pStyle w:val="FootnoteText"/>
          </w:pPr>
        </w:pPrChange>
      </w:pPr>
      <w:ins w:id="831" w:author="Harry" w:date="2020-11-21T11:48:00Z">
        <w:r>
          <w:rPr>
            <w:rStyle w:val="FootnoteReference"/>
          </w:rPr>
          <w:footnoteRef/>
        </w:r>
        <w:r>
          <w:t xml:space="preserve"> </w:t>
        </w:r>
      </w:ins>
      <w:ins w:id="832" w:author="Harry" w:date="2020-11-21T11:50:00Z">
        <w:r w:rsidRPr="006474CD">
          <w:rPr>
            <w:rFonts w:ascii="Times New Roman" w:hAnsi="Times New Roman" w:cs="Times New Roman"/>
            <w:rPrChange w:id="833" w:author="Harry" w:date="2020-11-21T11:51:00Z">
              <w:rPr/>
            </w:rPrChange>
          </w:rPr>
          <w:t>For</w:t>
        </w:r>
      </w:ins>
      <w:ins w:id="834" w:author="Harry" w:date="2020-11-21T11:48:00Z">
        <w:r w:rsidRPr="006474CD">
          <w:rPr>
            <w:rFonts w:ascii="Times New Roman" w:hAnsi="Times New Roman" w:cs="Times New Roman"/>
            <w:rPrChange w:id="835" w:author="Harry" w:date="2020-11-21T11:51:00Z">
              <w:rPr/>
            </w:rPrChange>
          </w:rPr>
          <w:t xml:space="preserve"> exploration of COVID-19 cases and</w:t>
        </w:r>
      </w:ins>
      <w:ins w:id="836" w:author="Harry" w:date="2020-11-21T11:49:00Z">
        <w:r w:rsidRPr="006474CD">
          <w:rPr>
            <w:rFonts w:ascii="Times New Roman" w:hAnsi="Times New Roman" w:cs="Times New Roman"/>
            <w:rPrChange w:id="837" w:author="Harry" w:date="2020-11-21T11:51:00Z">
              <w:rPr/>
            </w:rPrChange>
          </w:rPr>
          <w:t xml:space="preserve"> </w:t>
        </w:r>
      </w:ins>
      <w:ins w:id="838" w:author="Harry" w:date="2020-11-21T11:50:00Z">
        <w:r w:rsidRPr="006474CD">
          <w:rPr>
            <w:rFonts w:ascii="Times New Roman" w:hAnsi="Times New Roman" w:cs="Times New Roman"/>
            <w:rPrChange w:id="839" w:author="Harry" w:date="2020-11-21T11:51:00Z">
              <w:rPr/>
            </w:rPrChange>
          </w:rPr>
          <w:t xml:space="preserve">its </w:t>
        </w:r>
      </w:ins>
      <w:ins w:id="840" w:author="Harry" w:date="2020-11-21T11:49:00Z">
        <w:r w:rsidRPr="006474CD">
          <w:rPr>
            <w:rFonts w:ascii="Times New Roman" w:hAnsi="Times New Roman" w:cs="Times New Roman"/>
            <w:rPrChange w:id="841" w:author="Harry" w:date="2020-11-21T11:51:00Z">
              <w:rPr/>
            </w:rPrChange>
          </w:rPr>
          <w:t xml:space="preserve">economic </w:t>
        </w:r>
      </w:ins>
      <w:ins w:id="842" w:author="Harry" w:date="2020-11-21T11:50:00Z">
        <w:r w:rsidRPr="006474CD">
          <w:rPr>
            <w:rFonts w:ascii="Times New Roman" w:hAnsi="Times New Roman" w:cs="Times New Roman"/>
            <w:rPrChange w:id="843" w:author="Harry" w:date="2020-11-21T11:51:00Z">
              <w:rPr/>
            </w:rPrChange>
          </w:rPr>
          <w:t>impacts across provinces in Indonesia, p</w:t>
        </w:r>
      </w:ins>
      <w:ins w:id="844" w:author="Harry" w:date="2020-11-21T11:51:00Z">
        <w:r w:rsidRPr="006474CD">
          <w:rPr>
            <w:rFonts w:ascii="Times New Roman" w:hAnsi="Times New Roman" w:cs="Times New Roman"/>
            <w:rPrChange w:id="845" w:author="Harry" w:date="2020-11-21T11:51:00Z">
              <w:rPr/>
            </w:rPrChange>
          </w:rPr>
          <w:t xml:space="preserve">lease visit </w:t>
        </w:r>
        <w:r w:rsidRPr="006474CD">
          <w:rPr>
            <w:rFonts w:ascii="Times New Roman" w:hAnsi="Times New Roman" w:cs="Times New Roman"/>
            <w:rPrChange w:id="846" w:author="Harry" w:date="2020-11-21T11:51:00Z">
              <w:rPr/>
            </w:rPrChange>
          </w:rPr>
          <w:fldChar w:fldCharType="begin"/>
        </w:r>
        <w:r w:rsidRPr="006474CD">
          <w:rPr>
            <w:rFonts w:ascii="Times New Roman" w:hAnsi="Times New Roman" w:cs="Times New Roman"/>
            <w:rPrChange w:id="847" w:author="Harry" w:date="2020-11-21T11:51:00Z">
              <w:rPr/>
            </w:rPrChange>
          </w:rPr>
          <w:instrText xml:space="preserve"> HYPERLINK "https://rpubs.com/haginta/covid19-econ-impacts-indonesia" </w:instrText>
        </w:r>
        <w:r w:rsidRPr="006474CD">
          <w:rPr>
            <w:rFonts w:ascii="Times New Roman" w:hAnsi="Times New Roman" w:cs="Times New Roman"/>
            <w:rPrChange w:id="848" w:author="Harry" w:date="2020-11-21T11:51:00Z">
              <w:rPr/>
            </w:rPrChange>
          </w:rPr>
          <w:fldChar w:fldCharType="separate"/>
        </w:r>
        <w:r w:rsidRPr="006474CD">
          <w:rPr>
            <w:rStyle w:val="Hyperlink"/>
            <w:rFonts w:ascii="Times New Roman" w:hAnsi="Times New Roman" w:cs="Times New Roman"/>
            <w:rPrChange w:id="849" w:author="Harry" w:date="2020-11-21T11:51:00Z">
              <w:rPr>
                <w:rStyle w:val="Hyperlink"/>
              </w:rPr>
            </w:rPrChange>
          </w:rPr>
          <w:t>RPubs - Covid-19 pandemic and its economic impacts in Indonesia</w:t>
        </w:r>
        <w:r w:rsidRPr="006474CD">
          <w:rPr>
            <w:rFonts w:ascii="Times New Roman" w:hAnsi="Times New Roman" w:cs="Times New Roman"/>
            <w:rPrChange w:id="850" w:author="Harry" w:date="2020-11-21T11:51:00Z">
              <w:rPr/>
            </w:rPrChange>
          </w:rPr>
          <w:fldChar w:fldCharType="end"/>
        </w:r>
        <w:r w:rsidRPr="006474CD">
          <w:rPr>
            <w:rFonts w:ascii="Times New Roman" w:hAnsi="Times New Roman" w:cs="Times New Roman"/>
            <w:rPrChange w:id="851" w:author="Harry" w:date="2020-11-21T11:51:00Z">
              <w:rPr/>
            </w:rPrChange>
          </w:rPr>
          <w:t xml:space="preserve"> and </w:t>
        </w:r>
        <w:r w:rsidRPr="006474CD">
          <w:rPr>
            <w:rFonts w:ascii="Times New Roman" w:hAnsi="Times New Roman" w:cs="Times New Roman"/>
            <w:rPrChange w:id="852" w:author="Harry" w:date="2020-11-21T11:51:00Z">
              <w:rPr/>
            </w:rPrChange>
          </w:rPr>
          <w:fldChar w:fldCharType="begin"/>
        </w:r>
        <w:r w:rsidRPr="006474CD">
          <w:rPr>
            <w:rFonts w:ascii="Times New Roman" w:hAnsi="Times New Roman" w:cs="Times New Roman"/>
            <w:rPrChange w:id="853" w:author="Harry" w:date="2020-11-21T11:51:00Z">
              <w:rPr/>
            </w:rPrChange>
          </w:rPr>
          <w:instrText xml:space="preserve"> HYPERLINK "https://haginta.shinyapps.io/Covid19_econ_impacts_reg_Indonesia/" </w:instrText>
        </w:r>
        <w:r w:rsidRPr="006474CD">
          <w:rPr>
            <w:rFonts w:ascii="Times New Roman" w:hAnsi="Times New Roman" w:cs="Times New Roman"/>
            <w:rPrChange w:id="854" w:author="Harry" w:date="2020-11-21T11:51:00Z">
              <w:rPr/>
            </w:rPrChange>
          </w:rPr>
          <w:fldChar w:fldCharType="separate"/>
        </w:r>
        <w:r w:rsidRPr="006474CD">
          <w:rPr>
            <w:rStyle w:val="Hyperlink"/>
            <w:rFonts w:ascii="Times New Roman" w:hAnsi="Times New Roman" w:cs="Times New Roman"/>
            <w:rPrChange w:id="855" w:author="Harry" w:date="2020-11-21T11:51:00Z">
              <w:rPr>
                <w:rStyle w:val="Hyperlink"/>
              </w:rPr>
            </w:rPrChange>
          </w:rPr>
          <w:t>Covid-19 pandemic and its economic impacts: An interactive exploration on Indonesian provincial data (shinyapps.io)</w:t>
        </w:r>
        <w:r w:rsidRPr="006474CD">
          <w:rPr>
            <w:rFonts w:ascii="Times New Roman" w:hAnsi="Times New Roman" w:cs="Times New Roman"/>
            <w:rPrChange w:id="856" w:author="Harry" w:date="2020-11-21T11:51:00Z">
              <w:rPr/>
            </w:rPrChange>
          </w:rPr>
          <w:fldChar w:fldCharType="end"/>
        </w:r>
      </w:ins>
    </w:p>
  </w:footnote>
  <w:footnote w:id="6">
    <w:p w14:paraId="1EF92E99" w14:textId="352454FF" w:rsidR="00275A98" w:rsidRPr="004F1203" w:rsidDel="00711D70" w:rsidRDefault="00275A98" w:rsidP="004F1203">
      <w:pPr>
        <w:pStyle w:val="FootnoteText"/>
        <w:jc w:val="both"/>
        <w:rPr>
          <w:del w:id="973" w:author="Harry" w:date="2020-11-22T00:24:00Z"/>
          <w:rFonts w:ascii="Times New Roman" w:hAnsi="Times New Roman" w:cs="Times New Roman"/>
          <w:sz w:val="20"/>
          <w:szCs w:val="20"/>
        </w:rPr>
      </w:pPr>
      <w:del w:id="974" w:author="Harry" w:date="2020-11-22T00:24:00Z">
        <w:r w:rsidRPr="004F1203" w:rsidDel="00711D70">
          <w:rPr>
            <w:rStyle w:val="FootnoteReference"/>
            <w:rFonts w:ascii="Times New Roman" w:hAnsi="Times New Roman" w:cs="Times New Roman"/>
            <w:sz w:val="20"/>
            <w:szCs w:val="20"/>
          </w:rPr>
          <w:footnoteRef/>
        </w:r>
        <w:r w:rsidRPr="004F1203" w:rsidDel="00711D70">
          <w:rPr>
            <w:rFonts w:ascii="Times New Roman" w:hAnsi="Times New Roman" w:cs="Times New Roman"/>
            <w:sz w:val="20"/>
            <w:szCs w:val="20"/>
          </w:rPr>
          <w:delText xml:space="preserve"> We planned to also use unemployment data. However, the official unemployment data that capture the Covid</w:delText>
        </w:r>
      </w:del>
      <w:ins w:id="975" w:author="Budy Resosudarmo" w:date="2020-10-16T10:47:00Z">
        <w:del w:id="976" w:author="Harry" w:date="2020-11-22T00:24:00Z">
          <w:r w:rsidDel="00711D70">
            <w:rPr>
              <w:rFonts w:ascii="Times New Roman" w:hAnsi="Times New Roman" w:cs="Times New Roman"/>
              <w:sz w:val="20"/>
              <w:szCs w:val="20"/>
            </w:rPr>
            <w:delText>COVID</w:delText>
          </w:r>
        </w:del>
      </w:ins>
      <w:del w:id="977" w:author="Harry" w:date="2020-11-22T00:24:00Z">
        <w:r w:rsidRPr="004F1203" w:rsidDel="00711D70">
          <w:rPr>
            <w:rFonts w:ascii="Times New Roman" w:hAnsi="Times New Roman" w:cs="Times New Roman"/>
            <w:sz w:val="20"/>
            <w:szCs w:val="20"/>
          </w:rPr>
          <w:delText>-19 pandemic period will be released in November 2020.</w:delText>
        </w:r>
      </w:del>
    </w:p>
  </w:footnote>
  <w:footnote w:id="7">
    <w:p w14:paraId="03016CB6" w14:textId="45C8D6A5" w:rsidR="00275A98" w:rsidRPr="00FF1D68" w:rsidDel="005700BA" w:rsidRDefault="00275A98" w:rsidP="00FF1D68">
      <w:pPr>
        <w:pStyle w:val="FootnoteText"/>
        <w:jc w:val="both"/>
        <w:rPr>
          <w:del w:id="2424" w:author="Harry" w:date="2020-11-21T12:10:00Z"/>
          <w:rFonts w:ascii="Times New Roman" w:hAnsi="Times New Roman" w:cs="Times New Roman"/>
          <w:sz w:val="20"/>
          <w:szCs w:val="20"/>
        </w:rPr>
      </w:pPr>
      <w:del w:id="2425" w:author="Harry" w:date="2020-11-21T12:10:00Z">
        <w:r w:rsidRPr="00FF1D68" w:rsidDel="005700BA">
          <w:rPr>
            <w:rStyle w:val="FootnoteReference"/>
            <w:rFonts w:ascii="Times New Roman" w:hAnsi="Times New Roman" w:cs="Times New Roman"/>
            <w:sz w:val="20"/>
            <w:szCs w:val="20"/>
          </w:rPr>
          <w:footnoteRef/>
        </w:r>
        <w:r w:rsidRPr="00FF1D68" w:rsidDel="005700BA">
          <w:rPr>
            <w:rFonts w:ascii="Times New Roman" w:hAnsi="Times New Roman" w:cs="Times New Roman"/>
            <w:sz w:val="20"/>
            <w:szCs w:val="20"/>
          </w:rPr>
          <w:delText xml:space="preserve"> ”High” and ”low” are in relative term to the mean of the variable, and thus can </w:delText>
        </w:r>
      </w:del>
      <w:ins w:id="2426" w:author="Harry" w:date="2020-11-21T12:08:00Z">
        <w:del w:id="2427" w:author="Harry" w:date="2020-11-21T12:10:00Z">
          <w:r w:rsidDel="005700BA">
            <w:rPr>
              <w:rFonts w:ascii="Times New Roman" w:hAnsi="Times New Roman" w:cs="Times New Roman"/>
              <w:sz w:val="20"/>
              <w:szCs w:val="20"/>
            </w:rPr>
            <w:delText>‘</w:delText>
          </w:r>
        </w:del>
      </w:ins>
      <w:del w:id="2428" w:author="Harry" w:date="2020-11-21T12:10:00Z">
        <w:r w:rsidRPr="00FF1D68" w:rsidDel="005700BA">
          <w:rPr>
            <w:rFonts w:ascii="Times New Roman" w:hAnsi="Times New Roman" w:cs="Times New Roman"/>
            <w:sz w:val="20"/>
            <w:szCs w:val="20"/>
          </w:rPr>
          <w:delText>not be interpreted as an absolute term.</w:delText>
        </w:r>
      </w:del>
    </w:p>
  </w:footnote>
  <w:footnote w:id="8">
    <w:p w14:paraId="45C8ED4B" w14:textId="67DE19D8" w:rsidR="00275A98" w:rsidDel="005700BA" w:rsidRDefault="00275A98" w:rsidP="00FF1D68">
      <w:pPr>
        <w:pStyle w:val="FootnoteText"/>
        <w:jc w:val="both"/>
        <w:rPr>
          <w:del w:id="2453" w:author="Harry" w:date="2020-11-21T12:10:00Z"/>
        </w:rPr>
      </w:pPr>
      <w:del w:id="2454" w:author="Harry" w:date="2020-11-21T12:10:00Z">
        <w:r w:rsidRPr="00FF1D68" w:rsidDel="005700BA">
          <w:rPr>
            <w:rStyle w:val="FootnoteReference"/>
            <w:rFonts w:ascii="Times New Roman" w:hAnsi="Times New Roman" w:cs="Times New Roman"/>
            <w:sz w:val="20"/>
            <w:szCs w:val="20"/>
          </w:rPr>
          <w:footnoteRef/>
        </w:r>
        <w:r w:rsidRPr="00FF1D68" w:rsidDel="005700BA">
          <w:rPr>
            <w:rFonts w:ascii="Times New Roman" w:hAnsi="Times New Roman" w:cs="Times New Roman"/>
            <w:sz w:val="20"/>
            <w:szCs w:val="20"/>
          </w:rPr>
          <w:delText xml:space="preserve"> According to official news from Indonesian government.</w:delText>
        </w:r>
      </w:del>
    </w:p>
  </w:footnote>
  <w:footnote w:id="9">
    <w:p w14:paraId="289B417A" w14:textId="231EE2D8" w:rsidR="003F40D8" w:rsidRDefault="003F40D8">
      <w:pPr>
        <w:pStyle w:val="FootnoteText"/>
      </w:pPr>
      <w:ins w:id="3300" w:author="Harry" w:date="2020-11-28T17:01:00Z">
        <w:r>
          <w:rPr>
            <w:rStyle w:val="FootnoteReference"/>
          </w:rPr>
          <w:footnoteRef/>
        </w:r>
        <w:r w:rsidRPr="003F40D8">
          <w:rPr>
            <w:sz w:val="18"/>
            <w:szCs w:val="20"/>
            <w:rPrChange w:id="3301" w:author="Harry" w:date="2020-11-28T17:02:00Z">
              <w:rPr/>
            </w:rPrChange>
          </w:rPr>
          <w:t xml:space="preserve"> </w:t>
        </w:r>
        <w:r w:rsidRPr="003F40D8">
          <w:rPr>
            <w:rFonts w:ascii="Times New Roman" w:hAnsi="Times New Roman" w:cs="Times New Roman"/>
            <w:sz w:val="20"/>
            <w:szCs w:val="20"/>
            <w:rPrChange w:id="3302" w:author="Harry" w:date="2020-11-28T17:02:00Z">
              <w:rPr>
                <w:rFonts w:ascii="Times New Roman" w:hAnsi="Times New Roman" w:cs="Times New Roman"/>
                <w:sz w:val="22"/>
              </w:rPr>
            </w:rPrChange>
          </w:rPr>
          <w:t>In this paper, spatial lag is defined as the economic growth rate of neighboring provinces while spatial error is the error (other than growth variables) of neighboring provinces.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E5563C"/>
    <w:multiLevelType w:val="hybridMultilevel"/>
    <w:tmpl w:val="02549978"/>
    <w:lvl w:ilvl="0" w:tplc="D1E82800">
      <w:start w:val="3"/>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dy Resosudarmo">
    <w15:presenceInfo w15:providerId="AD" w15:userId="S::u4039069@anu.edu.au::7f936b34-7bf4-4a84-a354-744c328382d2"/>
  </w15:person>
  <w15:person w15:author="Harry">
    <w15:presenceInfo w15:providerId="Windows Live" w15:userId="713a0ced233176c9"/>
  </w15:person>
  <w15:person w15:author="Arief Yusuf">
    <w15:presenceInfo w15:providerId="None" w15:userId="Arief Yusuf"/>
  </w15:person>
  <w15:person w15:author="Ragdad Cani Miranti">
    <w15:presenceInfo w15:providerId="AD" w15:userId="S::miranti.ragdad.cani@g.mbox.nagoya-u.ac.jp::02a7f83b-518e-42e1-bde3-95f501739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TA1NbA0NLIwtzBV0lEKTi0uzszPAykwrAUAkJWiKSwAAAA="/>
  </w:docVars>
  <w:rsids>
    <w:rsidRoot w:val="00DE3D07"/>
    <w:rsid w:val="000009E4"/>
    <w:rsid w:val="00005486"/>
    <w:rsid w:val="000107AE"/>
    <w:rsid w:val="000139B5"/>
    <w:rsid w:val="00014943"/>
    <w:rsid w:val="00015CF6"/>
    <w:rsid w:val="00020120"/>
    <w:rsid w:val="000213E3"/>
    <w:rsid w:val="0002185F"/>
    <w:rsid w:val="00022DEE"/>
    <w:rsid w:val="000252B1"/>
    <w:rsid w:val="00027F8D"/>
    <w:rsid w:val="00032FEF"/>
    <w:rsid w:val="00034A6B"/>
    <w:rsid w:val="00044F7B"/>
    <w:rsid w:val="00047335"/>
    <w:rsid w:val="00047C6E"/>
    <w:rsid w:val="000514C8"/>
    <w:rsid w:val="00063A26"/>
    <w:rsid w:val="00070BEA"/>
    <w:rsid w:val="00073C22"/>
    <w:rsid w:val="00073E18"/>
    <w:rsid w:val="00076DC1"/>
    <w:rsid w:val="00077F49"/>
    <w:rsid w:val="000A123F"/>
    <w:rsid w:val="000B0DB9"/>
    <w:rsid w:val="000C197F"/>
    <w:rsid w:val="000C2D3B"/>
    <w:rsid w:val="000C6A7F"/>
    <w:rsid w:val="000C6FA7"/>
    <w:rsid w:val="000D6848"/>
    <w:rsid w:val="000D7E72"/>
    <w:rsid w:val="000E001C"/>
    <w:rsid w:val="000E0586"/>
    <w:rsid w:val="001073F6"/>
    <w:rsid w:val="00130900"/>
    <w:rsid w:val="001356D7"/>
    <w:rsid w:val="00142E86"/>
    <w:rsid w:val="0014594C"/>
    <w:rsid w:val="00151DC6"/>
    <w:rsid w:val="001566C2"/>
    <w:rsid w:val="00157C24"/>
    <w:rsid w:val="00166CD5"/>
    <w:rsid w:val="001702D5"/>
    <w:rsid w:val="0017544E"/>
    <w:rsid w:val="001830FD"/>
    <w:rsid w:val="00185581"/>
    <w:rsid w:val="00193B6E"/>
    <w:rsid w:val="001A56BC"/>
    <w:rsid w:val="001B336D"/>
    <w:rsid w:val="001B567F"/>
    <w:rsid w:val="001B78C3"/>
    <w:rsid w:val="001C232B"/>
    <w:rsid w:val="001C3FAA"/>
    <w:rsid w:val="001C45A0"/>
    <w:rsid w:val="001D0ADB"/>
    <w:rsid w:val="001D2176"/>
    <w:rsid w:val="001D6F49"/>
    <w:rsid w:val="001E011A"/>
    <w:rsid w:val="001E15EC"/>
    <w:rsid w:val="001E36B9"/>
    <w:rsid w:val="001E714A"/>
    <w:rsid w:val="001F5994"/>
    <w:rsid w:val="002024BB"/>
    <w:rsid w:val="00204B30"/>
    <w:rsid w:val="002056D7"/>
    <w:rsid w:val="0022060A"/>
    <w:rsid w:val="00226EE7"/>
    <w:rsid w:val="00236C12"/>
    <w:rsid w:val="0024128E"/>
    <w:rsid w:val="00243C22"/>
    <w:rsid w:val="00246537"/>
    <w:rsid w:val="00246897"/>
    <w:rsid w:val="0025442D"/>
    <w:rsid w:val="00265BA3"/>
    <w:rsid w:val="00271BE0"/>
    <w:rsid w:val="00275A98"/>
    <w:rsid w:val="0027667F"/>
    <w:rsid w:val="002778B3"/>
    <w:rsid w:val="00281A92"/>
    <w:rsid w:val="002A30D3"/>
    <w:rsid w:val="002B53A7"/>
    <w:rsid w:val="002C2726"/>
    <w:rsid w:val="002C430F"/>
    <w:rsid w:val="002C435D"/>
    <w:rsid w:val="002C43D3"/>
    <w:rsid w:val="002E1434"/>
    <w:rsid w:val="002E31FC"/>
    <w:rsid w:val="002E4B13"/>
    <w:rsid w:val="002E7C60"/>
    <w:rsid w:val="002F266E"/>
    <w:rsid w:val="003010C7"/>
    <w:rsid w:val="00302D28"/>
    <w:rsid w:val="00311E2D"/>
    <w:rsid w:val="0031748F"/>
    <w:rsid w:val="00323439"/>
    <w:rsid w:val="00330039"/>
    <w:rsid w:val="00334CF1"/>
    <w:rsid w:val="00341330"/>
    <w:rsid w:val="0035301F"/>
    <w:rsid w:val="00355B50"/>
    <w:rsid w:val="003570B9"/>
    <w:rsid w:val="0036154F"/>
    <w:rsid w:val="00366D43"/>
    <w:rsid w:val="00371CFF"/>
    <w:rsid w:val="00373D02"/>
    <w:rsid w:val="00374604"/>
    <w:rsid w:val="00380C29"/>
    <w:rsid w:val="00390FD8"/>
    <w:rsid w:val="003A0A07"/>
    <w:rsid w:val="003A1391"/>
    <w:rsid w:val="003B2865"/>
    <w:rsid w:val="003C1809"/>
    <w:rsid w:val="003C773A"/>
    <w:rsid w:val="003D20EB"/>
    <w:rsid w:val="003D6939"/>
    <w:rsid w:val="003D6B79"/>
    <w:rsid w:val="003E0231"/>
    <w:rsid w:val="003E679E"/>
    <w:rsid w:val="003E6C8C"/>
    <w:rsid w:val="003F40D8"/>
    <w:rsid w:val="00403F32"/>
    <w:rsid w:val="004077E3"/>
    <w:rsid w:val="0041080E"/>
    <w:rsid w:val="00410AD5"/>
    <w:rsid w:val="00415631"/>
    <w:rsid w:val="004166EE"/>
    <w:rsid w:val="00416D30"/>
    <w:rsid w:val="0042297D"/>
    <w:rsid w:val="0043023C"/>
    <w:rsid w:val="00433F97"/>
    <w:rsid w:val="00441860"/>
    <w:rsid w:val="00446880"/>
    <w:rsid w:val="0045063F"/>
    <w:rsid w:val="004512F4"/>
    <w:rsid w:val="00456AFB"/>
    <w:rsid w:val="00460930"/>
    <w:rsid w:val="00464569"/>
    <w:rsid w:val="004646E4"/>
    <w:rsid w:val="004668A7"/>
    <w:rsid w:val="00466C11"/>
    <w:rsid w:val="00475C80"/>
    <w:rsid w:val="00476E35"/>
    <w:rsid w:val="00480554"/>
    <w:rsid w:val="00484382"/>
    <w:rsid w:val="00485BD0"/>
    <w:rsid w:val="0049166E"/>
    <w:rsid w:val="00492F5A"/>
    <w:rsid w:val="004B2556"/>
    <w:rsid w:val="004B6C57"/>
    <w:rsid w:val="004C39A8"/>
    <w:rsid w:val="004D69BB"/>
    <w:rsid w:val="004E0597"/>
    <w:rsid w:val="004E0D65"/>
    <w:rsid w:val="004E6A69"/>
    <w:rsid w:val="004F1203"/>
    <w:rsid w:val="004F3866"/>
    <w:rsid w:val="004F6222"/>
    <w:rsid w:val="004F72AF"/>
    <w:rsid w:val="004F76ED"/>
    <w:rsid w:val="0050210F"/>
    <w:rsid w:val="005052EF"/>
    <w:rsid w:val="0051131D"/>
    <w:rsid w:val="00511B01"/>
    <w:rsid w:val="0051376C"/>
    <w:rsid w:val="005206CE"/>
    <w:rsid w:val="00526C08"/>
    <w:rsid w:val="005320D2"/>
    <w:rsid w:val="00535350"/>
    <w:rsid w:val="005360FA"/>
    <w:rsid w:val="00536815"/>
    <w:rsid w:val="00536DBB"/>
    <w:rsid w:val="005466DA"/>
    <w:rsid w:val="0055631D"/>
    <w:rsid w:val="00563F8B"/>
    <w:rsid w:val="00566FC2"/>
    <w:rsid w:val="005700BA"/>
    <w:rsid w:val="005709C6"/>
    <w:rsid w:val="0058187F"/>
    <w:rsid w:val="00582AA1"/>
    <w:rsid w:val="0059252B"/>
    <w:rsid w:val="0059545D"/>
    <w:rsid w:val="005A2439"/>
    <w:rsid w:val="005B4B37"/>
    <w:rsid w:val="005C0C8E"/>
    <w:rsid w:val="005C1A95"/>
    <w:rsid w:val="005C66D4"/>
    <w:rsid w:val="005C71EC"/>
    <w:rsid w:val="005E7AEC"/>
    <w:rsid w:val="005F20F7"/>
    <w:rsid w:val="005F7E2E"/>
    <w:rsid w:val="0060097E"/>
    <w:rsid w:val="00603DA0"/>
    <w:rsid w:val="00605622"/>
    <w:rsid w:val="006111E6"/>
    <w:rsid w:val="00622E7C"/>
    <w:rsid w:val="0062481C"/>
    <w:rsid w:val="00624E85"/>
    <w:rsid w:val="00643845"/>
    <w:rsid w:val="006474CD"/>
    <w:rsid w:val="006546F2"/>
    <w:rsid w:val="0065477C"/>
    <w:rsid w:val="006611A2"/>
    <w:rsid w:val="00671141"/>
    <w:rsid w:val="0067199E"/>
    <w:rsid w:val="006747BE"/>
    <w:rsid w:val="006758F3"/>
    <w:rsid w:val="00677BAF"/>
    <w:rsid w:val="006876BA"/>
    <w:rsid w:val="00687D71"/>
    <w:rsid w:val="00693325"/>
    <w:rsid w:val="00693EDC"/>
    <w:rsid w:val="0069599C"/>
    <w:rsid w:val="006963F1"/>
    <w:rsid w:val="006A1DC1"/>
    <w:rsid w:val="006A3BA5"/>
    <w:rsid w:val="006A4B74"/>
    <w:rsid w:val="006A72BF"/>
    <w:rsid w:val="006A7649"/>
    <w:rsid w:val="006B3DC7"/>
    <w:rsid w:val="006B419D"/>
    <w:rsid w:val="006B5171"/>
    <w:rsid w:val="006C0E47"/>
    <w:rsid w:val="006C5D2B"/>
    <w:rsid w:val="006D3F79"/>
    <w:rsid w:val="006D45CB"/>
    <w:rsid w:val="006D4BC3"/>
    <w:rsid w:val="006E03CE"/>
    <w:rsid w:val="006E3984"/>
    <w:rsid w:val="00710BA3"/>
    <w:rsid w:val="00711778"/>
    <w:rsid w:val="00711D70"/>
    <w:rsid w:val="00720C86"/>
    <w:rsid w:val="00725879"/>
    <w:rsid w:val="0073276A"/>
    <w:rsid w:val="0074038D"/>
    <w:rsid w:val="007415E8"/>
    <w:rsid w:val="0074647A"/>
    <w:rsid w:val="00746FA6"/>
    <w:rsid w:val="007623C6"/>
    <w:rsid w:val="007653C1"/>
    <w:rsid w:val="0076589A"/>
    <w:rsid w:val="00767272"/>
    <w:rsid w:val="007754DA"/>
    <w:rsid w:val="00780A7F"/>
    <w:rsid w:val="0078243C"/>
    <w:rsid w:val="007848C6"/>
    <w:rsid w:val="00784DCD"/>
    <w:rsid w:val="0078727D"/>
    <w:rsid w:val="007A1026"/>
    <w:rsid w:val="007A2E6E"/>
    <w:rsid w:val="007A47D0"/>
    <w:rsid w:val="007A6D78"/>
    <w:rsid w:val="007B1659"/>
    <w:rsid w:val="007B4216"/>
    <w:rsid w:val="007B57C1"/>
    <w:rsid w:val="007B62A5"/>
    <w:rsid w:val="007C1554"/>
    <w:rsid w:val="007C2A1F"/>
    <w:rsid w:val="007D20F1"/>
    <w:rsid w:val="007D2F10"/>
    <w:rsid w:val="007D36B4"/>
    <w:rsid w:val="007D72E1"/>
    <w:rsid w:val="007D7625"/>
    <w:rsid w:val="007F2667"/>
    <w:rsid w:val="007F2FC3"/>
    <w:rsid w:val="007F40E6"/>
    <w:rsid w:val="00804DD3"/>
    <w:rsid w:val="0081284F"/>
    <w:rsid w:val="008312C8"/>
    <w:rsid w:val="00833625"/>
    <w:rsid w:val="008378CB"/>
    <w:rsid w:val="00846EF1"/>
    <w:rsid w:val="008536F7"/>
    <w:rsid w:val="00853D8A"/>
    <w:rsid w:val="008557F3"/>
    <w:rsid w:val="00857949"/>
    <w:rsid w:val="00871400"/>
    <w:rsid w:val="00875AA4"/>
    <w:rsid w:val="00880951"/>
    <w:rsid w:val="00880D20"/>
    <w:rsid w:val="00881CE9"/>
    <w:rsid w:val="0088390F"/>
    <w:rsid w:val="00884C10"/>
    <w:rsid w:val="008864A2"/>
    <w:rsid w:val="00886774"/>
    <w:rsid w:val="00892822"/>
    <w:rsid w:val="00893D3F"/>
    <w:rsid w:val="008950E5"/>
    <w:rsid w:val="0089636E"/>
    <w:rsid w:val="008972E7"/>
    <w:rsid w:val="008A0A05"/>
    <w:rsid w:val="008A2371"/>
    <w:rsid w:val="008A422E"/>
    <w:rsid w:val="008C57DC"/>
    <w:rsid w:val="008D03E8"/>
    <w:rsid w:val="008D674B"/>
    <w:rsid w:val="008D752F"/>
    <w:rsid w:val="008E309A"/>
    <w:rsid w:val="00905A1F"/>
    <w:rsid w:val="00906509"/>
    <w:rsid w:val="009123CA"/>
    <w:rsid w:val="00924E51"/>
    <w:rsid w:val="00925630"/>
    <w:rsid w:val="00932B36"/>
    <w:rsid w:val="00935582"/>
    <w:rsid w:val="00943DD8"/>
    <w:rsid w:val="00944A93"/>
    <w:rsid w:val="00950608"/>
    <w:rsid w:val="00951EC3"/>
    <w:rsid w:val="0095425F"/>
    <w:rsid w:val="00956437"/>
    <w:rsid w:val="00957DC4"/>
    <w:rsid w:val="0096401A"/>
    <w:rsid w:val="00971501"/>
    <w:rsid w:val="009741EC"/>
    <w:rsid w:val="00975898"/>
    <w:rsid w:val="00981F17"/>
    <w:rsid w:val="0098576B"/>
    <w:rsid w:val="009A0381"/>
    <w:rsid w:val="009A288A"/>
    <w:rsid w:val="009A4992"/>
    <w:rsid w:val="009B65E4"/>
    <w:rsid w:val="009C2E74"/>
    <w:rsid w:val="009C4EFE"/>
    <w:rsid w:val="009D160F"/>
    <w:rsid w:val="009D71AC"/>
    <w:rsid w:val="009D7559"/>
    <w:rsid w:val="009E356B"/>
    <w:rsid w:val="009E41A9"/>
    <w:rsid w:val="009F077D"/>
    <w:rsid w:val="009F7EBF"/>
    <w:rsid w:val="00A009E6"/>
    <w:rsid w:val="00A07F73"/>
    <w:rsid w:val="00A14578"/>
    <w:rsid w:val="00A21A2B"/>
    <w:rsid w:val="00A27161"/>
    <w:rsid w:val="00A42931"/>
    <w:rsid w:val="00A52DFF"/>
    <w:rsid w:val="00A6114F"/>
    <w:rsid w:val="00A63EDE"/>
    <w:rsid w:val="00A8232E"/>
    <w:rsid w:val="00A83DE8"/>
    <w:rsid w:val="00A84EDC"/>
    <w:rsid w:val="00A9408E"/>
    <w:rsid w:val="00A951D4"/>
    <w:rsid w:val="00A954D4"/>
    <w:rsid w:val="00AA2E2C"/>
    <w:rsid w:val="00AB3F6C"/>
    <w:rsid w:val="00AB4C09"/>
    <w:rsid w:val="00AB529E"/>
    <w:rsid w:val="00AD2A17"/>
    <w:rsid w:val="00AD3CA3"/>
    <w:rsid w:val="00AD4CC3"/>
    <w:rsid w:val="00AD7A2E"/>
    <w:rsid w:val="00AE2E8F"/>
    <w:rsid w:val="00AF0878"/>
    <w:rsid w:val="00AF3E01"/>
    <w:rsid w:val="00B014BA"/>
    <w:rsid w:val="00B0205F"/>
    <w:rsid w:val="00B0317C"/>
    <w:rsid w:val="00B03195"/>
    <w:rsid w:val="00B05964"/>
    <w:rsid w:val="00B0752C"/>
    <w:rsid w:val="00B10239"/>
    <w:rsid w:val="00B32B63"/>
    <w:rsid w:val="00B333FF"/>
    <w:rsid w:val="00B337B4"/>
    <w:rsid w:val="00B339EC"/>
    <w:rsid w:val="00B34C56"/>
    <w:rsid w:val="00B374D4"/>
    <w:rsid w:val="00B456B0"/>
    <w:rsid w:val="00B4756E"/>
    <w:rsid w:val="00B515AE"/>
    <w:rsid w:val="00B60D89"/>
    <w:rsid w:val="00B67804"/>
    <w:rsid w:val="00B7086D"/>
    <w:rsid w:val="00B74733"/>
    <w:rsid w:val="00B7502C"/>
    <w:rsid w:val="00B75411"/>
    <w:rsid w:val="00B82242"/>
    <w:rsid w:val="00B8292A"/>
    <w:rsid w:val="00B83F86"/>
    <w:rsid w:val="00B854D4"/>
    <w:rsid w:val="00B85FDE"/>
    <w:rsid w:val="00B86486"/>
    <w:rsid w:val="00BA4590"/>
    <w:rsid w:val="00BA5250"/>
    <w:rsid w:val="00BA6823"/>
    <w:rsid w:val="00BB0FAE"/>
    <w:rsid w:val="00BB2DDB"/>
    <w:rsid w:val="00BB6197"/>
    <w:rsid w:val="00BC2C4B"/>
    <w:rsid w:val="00BC3095"/>
    <w:rsid w:val="00BC7A27"/>
    <w:rsid w:val="00BD7680"/>
    <w:rsid w:val="00BE3030"/>
    <w:rsid w:val="00BE621F"/>
    <w:rsid w:val="00BF1479"/>
    <w:rsid w:val="00BF1621"/>
    <w:rsid w:val="00BF514D"/>
    <w:rsid w:val="00C07E21"/>
    <w:rsid w:val="00C1557A"/>
    <w:rsid w:val="00C1732E"/>
    <w:rsid w:val="00C21571"/>
    <w:rsid w:val="00C23174"/>
    <w:rsid w:val="00C231B6"/>
    <w:rsid w:val="00C2390A"/>
    <w:rsid w:val="00C266B1"/>
    <w:rsid w:val="00C26A08"/>
    <w:rsid w:val="00C26B4C"/>
    <w:rsid w:val="00C4127F"/>
    <w:rsid w:val="00C47525"/>
    <w:rsid w:val="00C50F15"/>
    <w:rsid w:val="00C53E6A"/>
    <w:rsid w:val="00C57697"/>
    <w:rsid w:val="00C57D8F"/>
    <w:rsid w:val="00C61876"/>
    <w:rsid w:val="00C8273F"/>
    <w:rsid w:val="00C83091"/>
    <w:rsid w:val="00C94F0A"/>
    <w:rsid w:val="00CA5996"/>
    <w:rsid w:val="00CA6F6F"/>
    <w:rsid w:val="00CB2E55"/>
    <w:rsid w:val="00CB3F78"/>
    <w:rsid w:val="00CC578E"/>
    <w:rsid w:val="00CC78E5"/>
    <w:rsid w:val="00CD2CF1"/>
    <w:rsid w:val="00CE0181"/>
    <w:rsid w:val="00CF22D8"/>
    <w:rsid w:val="00D013E7"/>
    <w:rsid w:val="00D047F4"/>
    <w:rsid w:val="00D07C0E"/>
    <w:rsid w:val="00D12EFF"/>
    <w:rsid w:val="00D15F2C"/>
    <w:rsid w:val="00D17BFA"/>
    <w:rsid w:val="00D22802"/>
    <w:rsid w:val="00D33B5F"/>
    <w:rsid w:val="00D460E4"/>
    <w:rsid w:val="00D5133F"/>
    <w:rsid w:val="00D52613"/>
    <w:rsid w:val="00D53852"/>
    <w:rsid w:val="00D57BCA"/>
    <w:rsid w:val="00D6326D"/>
    <w:rsid w:val="00D6489E"/>
    <w:rsid w:val="00D660C3"/>
    <w:rsid w:val="00D6630B"/>
    <w:rsid w:val="00D71332"/>
    <w:rsid w:val="00D90B54"/>
    <w:rsid w:val="00DA66D8"/>
    <w:rsid w:val="00DB1CF0"/>
    <w:rsid w:val="00DB264A"/>
    <w:rsid w:val="00DC75FA"/>
    <w:rsid w:val="00DE2C72"/>
    <w:rsid w:val="00DE3D07"/>
    <w:rsid w:val="00DF0E34"/>
    <w:rsid w:val="00DF256D"/>
    <w:rsid w:val="00DF7515"/>
    <w:rsid w:val="00E01CAA"/>
    <w:rsid w:val="00E1495E"/>
    <w:rsid w:val="00E16E30"/>
    <w:rsid w:val="00E302DA"/>
    <w:rsid w:val="00E34F39"/>
    <w:rsid w:val="00E45BB8"/>
    <w:rsid w:val="00E47772"/>
    <w:rsid w:val="00E55E42"/>
    <w:rsid w:val="00E61B21"/>
    <w:rsid w:val="00E66EC8"/>
    <w:rsid w:val="00E70238"/>
    <w:rsid w:val="00E72111"/>
    <w:rsid w:val="00E77F2C"/>
    <w:rsid w:val="00E86F38"/>
    <w:rsid w:val="00E93E88"/>
    <w:rsid w:val="00EA02B9"/>
    <w:rsid w:val="00EA099A"/>
    <w:rsid w:val="00EA09E5"/>
    <w:rsid w:val="00EA1252"/>
    <w:rsid w:val="00EA28BD"/>
    <w:rsid w:val="00EA2CFC"/>
    <w:rsid w:val="00EA3A49"/>
    <w:rsid w:val="00EA546E"/>
    <w:rsid w:val="00EB3D69"/>
    <w:rsid w:val="00EB5C89"/>
    <w:rsid w:val="00EC5E45"/>
    <w:rsid w:val="00EC6174"/>
    <w:rsid w:val="00ED2922"/>
    <w:rsid w:val="00EE386A"/>
    <w:rsid w:val="00EE5082"/>
    <w:rsid w:val="00EE6E3D"/>
    <w:rsid w:val="00EF330F"/>
    <w:rsid w:val="00F02A25"/>
    <w:rsid w:val="00F17FCB"/>
    <w:rsid w:val="00F34E7D"/>
    <w:rsid w:val="00F46C0D"/>
    <w:rsid w:val="00F52849"/>
    <w:rsid w:val="00F57B69"/>
    <w:rsid w:val="00F621B9"/>
    <w:rsid w:val="00F6530D"/>
    <w:rsid w:val="00F65F32"/>
    <w:rsid w:val="00F71010"/>
    <w:rsid w:val="00F7379C"/>
    <w:rsid w:val="00F73CB7"/>
    <w:rsid w:val="00F92C39"/>
    <w:rsid w:val="00F946E3"/>
    <w:rsid w:val="00FA1F7F"/>
    <w:rsid w:val="00FA5FE2"/>
    <w:rsid w:val="00FB4579"/>
    <w:rsid w:val="00FB47B6"/>
    <w:rsid w:val="00FC4411"/>
    <w:rsid w:val="00FC7B09"/>
    <w:rsid w:val="00FD1137"/>
    <w:rsid w:val="00FD496E"/>
    <w:rsid w:val="00FD5864"/>
    <w:rsid w:val="00FF1D68"/>
    <w:rsid w:val="00FF51B7"/>
    <w:rsid w:val="00FF68BB"/>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6F4CC4"/>
  <w15:chartTrackingRefBased/>
  <w15:docId w15:val="{9B45A353-6630-4AAC-A15C-944D3E87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625"/>
    <w:rPr>
      <w:color w:val="0563C1" w:themeColor="hyperlink"/>
      <w:u w:val="single"/>
    </w:rPr>
  </w:style>
  <w:style w:type="character" w:styleId="UnresolvedMention">
    <w:name w:val="Unresolved Mention"/>
    <w:basedOn w:val="DefaultParagraphFont"/>
    <w:uiPriority w:val="99"/>
    <w:semiHidden/>
    <w:unhideWhenUsed/>
    <w:rsid w:val="007D7625"/>
    <w:rPr>
      <w:color w:val="605E5C"/>
      <w:shd w:val="clear" w:color="auto" w:fill="E1DFDD"/>
    </w:rPr>
  </w:style>
  <w:style w:type="paragraph" w:styleId="FootnoteText">
    <w:name w:val="footnote text"/>
    <w:basedOn w:val="Normal"/>
    <w:link w:val="FootnoteTextChar"/>
    <w:uiPriority w:val="99"/>
    <w:semiHidden/>
    <w:unhideWhenUsed/>
    <w:rsid w:val="003E6C8C"/>
    <w:pPr>
      <w:snapToGrid w:val="0"/>
      <w:jc w:val="left"/>
    </w:pPr>
  </w:style>
  <w:style w:type="character" w:customStyle="1" w:styleId="FootnoteTextChar">
    <w:name w:val="Footnote Text Char"/>
    <w:basedOn w:val="DefaultParagraphFont"/>
    <w:link w:val="FootnoteText"/>
    <w:uiPriority w:val="99"/>
    <w:semiHidden/>
    <w:rsid w:val="003E6C8C"/>
  </w:style>
  <w:style w:type="character" w:styleId="FootnoteReference">
    <w:name w:val="footnote reference"/>
    <w:basedOn w:val="DefaultParagraphFont"/>
    <w:uiPriority w:val="99"/>
    <w:semiHidden/>
    <w:unhideWhenUsed/>
    <w:rsid w:val="003E6C8C"/>
    <w:rPr>
      <w:vertAlign w:val="superscript"/>
    </w:rPr>
  </w:style>
  <w:style w:type="table" w:styleId="TableGrid">
    <w:name w:val="Table Grid"/>
    <w:basedOn w:val="TableNormal"/>
    <w:uiPriority w:val="39"/>
    <w:rsid w:val="0000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2849"/>
    <w:pPr>
      <w:tabs>
        <w:tab w:val="center" w:pos="4513"/>
        <w:tab w:val="right" w:pos="9026"/>
      </w:tabs>
      <w:snapToGrid w:val="0"/>
    </w:pPr>
  </w:style>
  <w:style w:type="character" w:customStyle="1" w:styleId="HeaderChar">
    <w:name w:val="Header Char"/>
    <w:basedOn w:val="DefaultParagraphFont"/>
    <w:link w:val="Header"/>
    <w:uiPriority w:val="99"/>
    <w:rsid w:val="00F52849"/>
  </w:style>
  <w:style w:type="paragraph" w:styleId="Footer">
    <w:name w:val="footer"/>
    <w:basedOn w:val="Normal"/>
    <w:link w:val="FooterChar"/>
    <w:uiPriority w:val="99"/>
    <w:unhideWhenUsed/>
    <w:rsid w:val="00F52849"/>
    <w:pPr>
      <w:tabs>
        <w:tab w:val="center" w:pos="4513"/>
        <w:tab w:val="right" w:pos="9026"/>
      </w:tabs>
      <w:snapToGrid w:val="0"/>
    </w:pPr>
  </w:style>
  <w:style w:type="character" w:customStyle="1" w:styleId="FooterChar">
    <w:name w:val="Footer Char"/>
    <w:basedOn w:val="DefaultParagraphFont"/>
    <w:link w:val="Footer"/>
    <w:uiPriority w:val="99"/>
    <w:rsid w:val="00F52849"/>
  </w:style>
  <w:style w:type="paragraph" w:styleId="BalloonText">
    <w:name w:val="Balloon Text"/>
    <w:basedOn w:val="Normal"/>
    <w:link w:val="BalloonTextChar"/>
    <w:uiPriority w:val="99"/>
    <w:semiHidden/>
    <w:unhideWhenUsed/>
    <w:rsid w:val="00F73C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3CB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73CB7"/>
    <w:rPr>
      <w:sz w:val="16"/>
      <w:szCs w:val="16"/>
    </w:rPr>
  </w:style>
  <w:style w:type="paragraph" w:styleId="CommentText">
    <w:name w:val="annotation text"/>
    <w:basedOn w:val="Normal"/>
    <w:link w:val="CommentTextChar"/>
    <w:uiPriority w:val="99"/>
    <w:semiHidden/>
    <w:unhideWhenUsed/>
    <w:rsid w:val="00F73CB7"/>
    <w:rPr>
      <w:sz w:val="20"/>
      <w:szCs w:val="20"/>
    </w:rPr>
  </w:style>
  <w:style w:type="character" w:customStyle="1" w:styleId="CommentTextChar">
    <w:name w:val="Comment Text Char"/>
    <w:basedOn w:val="DefaultParagraphFont"/>
    <w:link w:val="CommentText"/>
    <w:uiPriority w:val="99"/>
    <w:semiHidden/>
    <w:rsid w:val="00F73CB7"/>
    <w:rPr>
      <w:sz w:val="20"/>
      <w:szCs w:val="20"/>
    </w:rPr>
  </w:style>
  <w:style w:type="paragraph" w:styleId="CommentSubject">
    <w:name w:val="annotation subject"/>
    <w:basedOn w:val="CommentText"/>
    <w:next w:val="CommentText"/>
    <w:link w:val="CommentSubjectChar"/>
    <w:uiPriority w:val="99"/>
    <w:semiHidden/>
    <w:unhideWhenUsed/>
    <w:rsid w:val="00F73CB7"/>
    <w:rPr>
      <w:b/>
      <w:bCs/>
    </w:rPr>
  </w:style>
  <w:style w:type="character" w:customStyle="1" w:styleId="CommentSubjectChar">
    <w:name w:val="Comment Subject Char"/>
    <w:basedOn w:val="CommentTextChar"/>
    <w:link w:val="CommentSubject"/>
    <w:uiPriority w:val="99"/>
    <w:semiHidden/>
    <w:rsid w:val="00F73CB7"/>
    <w:rPr>
      <w:b/>
      <w:bCs/>
      <w:sz w:val="20"/>
      <w:szCs w:val="20"/>
    </w:rPr>
  </w:style>
  <w:style w:type="paragraph" w:styleId="Revision">
    <w:name w:val="Revision"/>
    <w:hidden/>
    <w:uiPriority w:val="99"/>
    <w:semiHidden/>
    <w:rsid w:val="00F17FCB"/>
    <w:pPr>
      <w:widowControl/>
      <w:jc w:val="left"/>
    </w:pPr>
  </w:style>
  <w:style w:type="character" w:styleId="FollowedHyperlink">
    <w:name w:val="FollowedHyperlink"/>
    <w:basedOn w:val="DefaultParagraphFont"/>
    <w:uiPriority w:val="99"/>
    <w:semiHidden/>
    <w:unhideWhenUsed/>
    <w:rsid w:val="006474CD"/>
    <w:rPr>
      <w:color w:val="954F72" w:themeColor="followedHyperlink"/>
      <w:u w:val="single"/>
    </w:rPr>
  </w:style>
  <w:style w:type="character" w:customStyle="1" w:styleId="authors">
    <w:name w:val="authors"/>
    <w:basedOn w:val="DefaultParagraphFont"/>
    <w:rsid w:val="00C231B6"/>
  </w:style>
  <w:style w:type="character" w:customStyle="1" w:styleId="Date1">
    <w:name w:val="Date1"/>
    <w:basedOn w:val="DefaultParagraphFont"/>
    <w:rsid w:val="00C231B6"/>
  </w:style>
  <w:style w:type="character" w:customStyle="1" w:styleId="arttitle">
    <w:name w:val="art_title"/>
    <w:basedOn w:val="DefaultParagraphFont"/>
    <w:rsid w:val="00C231B6"/>
  </w:style>
  <w:style w:type="character" w:customStyle="1" w:styleId="serialtitle">
    <w:name w:val="serial_title"/>
    <w:basedOn w:val="DefaultParagraphFont"/>
    <w:rsid w:val="00C231B6"/>
  </w:style>
  <w:style w:type="character" w:customStyle="1" w:styleId="volumeissue">
    <w:name w:val="volume_issue"/>
    <w:basedOn w:val="DefaultParagraphFont"/>
    <w:rsid w:val="00C231B6"/>
  </w:style>
  <w:style w:type="character" w:customStyle="1" w:styleId="pagerange">
    <w:name w:val="page_range"/>
    <w:basedOn w:val="DefaultParagraphFont"/>
    <w:rsid w:val="00C231B6"/>
  </w:style>
  <w:style w:type="character" w:customStyle="1" w:styleId="doilink">
    <w:name w:val="doi_link"/>
    <w:basedOn w:val="DefaultParagraphFont"/>
    <w:rsid w:val="00C231B6"/>
  </w:style>
  <w:style w:type="table" w:styleId="PlainTable2">
    <w:name w:val="Plain Table 2"/>
    <w:basedOn w:val="TableNormal"/>
    <w:uiPriority w:val="42"/>
    <w:rsid w:val="00AF3E0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0C197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93645">
      <w:bodyDiv w:val="1"/>
      <w:marLeft w:val="0"/>
      <w:marRight w:val="0"/>
      <w:marTop w:val="0"/>
      <w:marBottom w:val="0"/>
      <w:divBdr>
        <w:top w:val="none" w:sz="0" w:space="0" w:color="auto"/>
        <w:left w:val="none" w:sz="0" w:space="0" w:color="auto"/>
        <w:bottom w:val="none" w:sz="0" w:space="0" w:color="auto"/>
        <w:right w:val="none" w:sz="0" w:space="0" w:color="auto"/>
      </w:divBdr>
    </w:div>
    <w:div w:id="377582837">
      <w:bodyDiv w:val="1"/>
      <w:marLeft w:val="0"/>
      <w:marRight w:val="0"/>
      <w:marTop w:val="0"/>
      <w:marBottom w:val="0"/>
      <w:divBdr>
        <w:top w:val="none" w:sz="0" w:space="0" w:color="auto"/>
        <w:left w:val="none" w:sz="0" w:space="0" w:color="auto"/>
        <w:bottom w:val="none" w:sz="0" w:space="0" w:color="auto"/>
        <w:right w:val="none" w:sz="0" w:space="0" w:color="auto"/>
      </w:divBdr>
    </w:div>
    <w:div w:id="585531003">
      <w:bodyDiv w:val="1"/>
      <w:marLeft w:val="0"/>
      <w:marRight w:val="0"/>
      <w:marTop w:val="0"/>
      <w:marBottom w:val="0"/>
      <w:divBdr>
        <w:top w:val="none" w:sz="0" w:space="0" w:color="auto"/>
        <w:left w:val="none" w:sz="0" w:space="0" w:color="auto"/>
        <w:bottom w:val="none" w:sz="0" w:space="0" w:color="auto"/>
        <w:right w:val="none" w:sz="0" w:space="0" w:color="auto"/>
      </w:divBdr>
    </w:div>
    <w:div w:id="1115516654">
      <w:bodyDiv w:val="1"/>
      <w:marLeft w:val="0"/>
      <w:marRight w:val="0"/>
      <w:marTop w:val="0"/>
      <w:marBottom w:val="0"/>
      <w:divBdr>
        <w:top w:val="none" w:sz="0" w:space="0" w:color="auto"/>
        <w:left w:val="none" w:sz="0" w:space="0" w:color="auto"/>
        <w:bottom w:val="none" w:sz="0" w:space="0" w:color="auto"/>
        <w:right w:val="none" w:sz="0" w:space="0" w:color="auto"/>
      </w:divBdr>
    </w:div>
    <w:div w:id="1451821708">
      <w:bodyDiv w:val="1"/>
      <w:marLeft w:val="0"/>
      <w:marRight w:val="0"/>
      <w:marTop w:val="0"/>
      <w:marBottom w:val="0"/>
      <w:divBdr>
        <w:top w:val="none" w:sz="0" w:space="0" w:color="auto"/>
        <w:left w:val="none" w:sz="0" w:space="0" w:color="auto"/>
        <w:bottom w:val="none" w:sz="0" w:space="0" w:color="auto"/>
        <w:right w:val="none" w:sz="0" w:space="0" w:color="auto"/>
      </w:divBdr>
    </w:div>
    <w:div w:id="1537768390">
      <w:bodyDiv w:val="1"/>
      <w:marLeft w:val="0"/>
      <w:marRight w:val="0"/>
      <w:marTop w:val="0"/>
      <w:marBottom w:val="0"/>
      <w:divBdr>
        <w:top w:val="none" w:sz="0" w:space="0" w:color="auto"/>
        <w:left w:val="none" w:sz="0" w:space="0" w:color="auto"/>
        <w:bottom w:val="none" w:sz="0" w:space="0" w:color="auto"/>
        <w:right w:val="none" w:sz="0" w:space="0" w:color="auto"/>
      </w:divBdr>
    </w:div>
    <w:div w:id="182998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inta.harry@c.mbox.nagoya-u.ac.jp" TargetMode="Externa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s://www.who.int/docs/default-source/coronaviruse/situation-reports/20200131-sitrep-11-ncov.pdf?sfvrsn=de7c0f7_4"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who.int/news-room/detail/13-01-2020-who-statement-on-novel-coronavirus-in-thailand"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hyperlink" Target="https://stats.oecd.org/Index.aspx?QueryId=7265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emf"/><Relationship Id="rId36" Type="http://schemas.microsoft.com/office/2011/relationships/people" Target="people.xml"/><Relationship Id="rId10" Type="http://schemas.openxmlformats.org/officeDocument/2006/relationships/hyperlink" Target="mailto:carlos@gsid.nagoya-u.ac.jp" TargetMode="External"/><Relationship Id="rId19" Type="http://schemas.openxmlformats.org/officeDocument/2006/relationships/image" Target="media/image5.png"/><Relationship Id="rId31" Type="http://schemas.openxmlformats.org/officeDocument/2006/relationships/hyperlink" Target="https://www.imf.org/en/Publications/WEO/Issues/2020/06/24/WEOUpdateJune2020" TargetMode="External"/><Relationship Id="rId4" Type="http://schemas.openxmlformats.org/officeDocument/2006/relationships/settings" Target="settings.xml"/><Relationship Id="rId9" Type="http://schemas.openxmlformats.org/officeDocument/2006/relationships/hyperlink" Target="mailto:miranti.ragdad.cani@g.mbox.nagoya-u.ac.jp" TargetMode="Externa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hyperlink" Target="https://www.bbc.com/news/world-5210374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486B9-EB21-469D-BBE5-6A979122E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16</Pages>
  <Words>8879</Words>
  <Characters>50615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dc:creator>
  <cp:keywords/>
  <dc:description/>
  <cp:lastModifiedBy>Harry</cp:lastModifiedBy>
  <cp:revision>59</cp:revision>
  <dcterms:created xsi:type="dcterms:W3CDTF">2020-11-28T01:26:00Z</dcterms:created>
  <dcterms:modified xsi:type="dcterms:W3CDTF">2020-11-28T14:40:00Z</dcterms:modified>
</cp:coreProperties>
</file>