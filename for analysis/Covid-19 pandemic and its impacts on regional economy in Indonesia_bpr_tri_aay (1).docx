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5251F06E" w:rsidR="00DE3D07" w:rsidRPr="007D7625" w:rsidRDefault="00DE3D07" w:rsidP="00DE3D07">
      <w:pPr>
        <w:rPr>
          <w:rFonts w:ascii="Times New Roman" w:hAnsi="Times New Roman" w:cs="Times New Roman"/>
          <w:b/>
          <w:bCs/>
          <w:sz w:val="28"/>
          <w:szCs w:val="28"/>
        </w:rPr>
      </w:pPr>
      <w:del w:id="0" w:author="Budy Resosudarmo" w:date="2020-10-16T10:47:00Z">
        <w:r w:rsidRPr="007D7625" w:rsidDel="00F73CB7">
          <w:rPr>
            <w:rFonts w:ascii="Times New Roman" w:hAnsi="Times New Roman" w:cs="Times New Roman"/>
            <w:b/>
            <w:bCs/>
            <w:sz w:val="28"/>
            <w:szCs w:val="28"/>
          </w:rPr>
          <w:delText>Covid</w:delText>
        </w:r>
      </w:del>
      <w:ins w:id="1" w:author="Budy Resosudarmo" w:date="2020-10-16T10:47:00Z">
        <w:r w:rsidR="00F73CB7">
          <w:rPr>
            <w:rFonts w:ascii="Times New Roman" w:hAnsi="Times New Roman" w:cs="Times New Roman"/>
            <w:b/>
            <w:bCs/>
            <w:sz w:val="28"/>
            <w:szCs w:val="28"/>
          </w:rPr>
          <w:t>COVID</w:t>
        </w:r>
      </w:ins>
      <w:r w:rsidRPr="007D7625">
        <w:rPr>
          <w:rFonts w:ascii="Times New Roman" w:hAnsi="Times New Roman" w:cs="Times New Roman"/>
          <w:b/>
          <w:bCs/>
          <w:sz w:val="28"/>
          <w:szCs w:val="28"/>
        </w:rPr>
        <w:t>-19 pandemic and its impacts on regional economy in Indonesia:</w:t>
      </w: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7D7625" w:rsidRDefault="002E7C60" w:rsidP="00DE3D07">
      <w:pPr>
        <w:rPr>
          <w:rFonts w:ascii="Times New Roman" w:hAnsi="Times New Roman" w:cs="Times New Roman"/>
          <w:vertAlign w:val="superscript"/>
        </w:rPr>
      </w:pPr>
      <w:r w:rsidRPr="007D7625">
        <w:rPr>
          <w:rFonts w:ascii="Times New Roman" w:hAnsi="Times New Roman" w:cs="Times New Roman"/>
        </w:rPr>
        <w:t xml:space="preserve">Harry </w:t>
      </w:r>
      <w:proofErr w:type="spellStart"/>
      <w:r w:rsidRPr="007D7625">
        <w:rPr>
          <w:rFonts w:ascii="Times New Roman" w:hAnsi="Times New Roman" w:cs="Times New Roman"/>
        </w:rPr>
        <w:t>Aginta</w:t>
      </w:r>
      <w:r w:rsidRPr="007D7625">
        <w:rPr>
          <w:rFonts w:ascii="Times New Roman" w:hAnsi="Times New Roman" w:cs="Times New Roman"/>
          <w:vertAlign w:val="superscript"/>
        </w:rPr>
        <w:t>a</w:t>
      </w:r>
      <w:proofErr w:type="spellEnd"/>
      <w:r w:rsidRPr="007D7625">
        <w:rPr>
          <w:rFonts w:ascii="Times New Roman" w:hAnsi="Times New Roman" w:cs="Times New Roman"/>
        </w:rPr>
        <w:t xml:space="preserve"> · </w:t>
      </w:r>
      <w:proofErr w:type="spellStart"/>
      <w:r w:rsidRPr="007D7625">
        <w:rPr>
          <w:rFonts w:ascii="Times New Roman" w:hAnsi="Times New Roman" w:cs="Times New Roman"/>
        </w:rPr>
        <w:t>Ragdad</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Cani</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Miranti</w:t>
      </w:r>
      <w:r w:rsidRPr="007D7625">
        <w:rPr>
          <w:rFonts w:ascii="Times New Roman" w:hAnsi="Times New Roman" w:cs="Times New Roman"/>
          <w:vertAlign w:val="superscript"/>
        </w:rPr>
        <w:t>b</w:t>
      </w:r>
      <w:proofErr w:type="spellEnd"/>
      <w:r w:rsidRPr="007D7625">
        <w:rPr>
          <w:rFonts w:ascii="Times New Roman" w:hAnsi="Times New Roman" w:cs="Times New Roman"/>
        </w:rPr>
        <w:t xml:space="preserve"> · Carlos </w:t>
      </w:r>
      <w:proofErr w:type="spellStart"/>
      <w:r w:rsidRPr="007D7625">
        <w:rPr>
          <w:rFonts w:ascii="Times New Roman" w:hAnsi="Times New Roman" w:cs="Times New Roman"/>
        </w:rPr>
        <w:t>Mendez</w:t>
      </w:r>
      <w:r w:rsidRPr="007D7625">
        <w:rPr>
          <w:rFonts w:ascii="Times New Roman" w:hAnsi="Times New Roman" w:cs="Times New Roman"/>
          <w:vertAlign w:val="superscript"/>
        </w:rPr>
        <w:t>c</w:t>
      </w:r>
      <w:proofErr w:type="spellEnd"/>
    </w:p>
    <w:p w14:paraId="2A9FBCCF" w14:textId="6080CD6F" w:rsidR="002E7C60" w:rsidRDefault="002E7C60" w:rsidP="00DE3D07">
      <w:pPr>
        <w:rPr>
          <w:rFonts w:ascii="Times New Roman" w:hAnsi="Times New Roman" w:cs="Times New Roman"/>
          <w:vertAlign w:val="superscript"/>
        </w:rPr>
      </w:pPr>
    </w:p>
    <w:p w14:paraId="0A9C9624" w14:textId="77777777" w:rsidR="00D660C3" w:rsidRPr="007D7625" w:rsidRDefault="00D660C3" w:rsidP="00DE3D07">
      <w:pPr>
        <w:rPr>
          <w:rFonts w:ascii="Times New Roman" w:hAnsi="Times New Roman" w:cs="Times New Roman"/>
          <w:vertAlign w:val="superscript"/>
        </w:rPr>
      </w:pPr>
    </w:p>
    <w:p w14:paraId="633888D4" w14:textId="77777777" w:rsidR="002E7C60" w:rsidRPr="007D7625" w:rsidRDefault="002E7C60" w:rsidP="00DE3D07">
      <w:pPr>
        <w:rPr>
          <w:rFonts w:ascii="Times New Roman" w:hAnsi="Times New Roman" w:cs="Times New Roman"/>
        </w:rPr>
      </w:pPr>
      <w:r w:rsidRPr="007D7625">
        <w:rPr>
          <w:rFonts w:ascii="Times New Roman" w:hAnsi="Times New Roman" w:cs="Times New Roman"/>
          <w:b/>
          <w:bCs/>
        </w:rPr>
        <w:t>Abstract</w:t>
      </w:r>
      <w:r w:rsidRPr="007D7625">
        <w:rPr>
          <w:rFonts w:ascii="Times New Roman" w:hAnsi="Times New Roman" w:cs="Times New Roman"/>
        </w:rPr>
        <w:t xml:space="preserve"> </w:t>
      </w:r>
    </w:p>
    <w:p w14:paraId="600A9E45" w14:textId="5604DE61" w:rsidR="002E7C60" w:rsidRPr="007D7625" w:rsidRDefault="002E7C60" w:rsidP="00DE3D07">
      <w:pPr>
        <w:rPr>
          <w:rFonts w:ascii="Times New Roman" w:hAnsi="Times New Roman" w:cs="Times New Roman"/>
        </w:rPr>
      </w:pPr>
      <w:r w:rsidRPr="007D7625">
        <w:rPr>
          <w:rFonts w:ascii="Times New Roman" w:hAnsi="Times New Roman" w:cs="Times New Roman"/>
        </w:rPr>
        <w:t>The purpose of this study is twofold; first, to reveal spatial pattern of the coronavirus (</w:t>
      </w:r>
      <w:del w:id="2" w:author="Budy Resosudarmo" w:date="2020-10-16T10:47:00Z">
        <w:r w:rsidRPr="007D7625" w:rsidDel="00F73CB7">
          <w:rPr>
            <w:rFonts w:ascii="Times New Roman" w:hAnsi="Times New Roman" w:cs="Times New Roman"/>
          </w:rPr>
          <w:delText>Covid</w:delText>
        </w:r>
      </w:del>
      <w:ins w:id="3"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infection across provinces in Indonesia and second, to investigate the impacts of the virus outbreak on regional economic growth. For these purposes, we define a spatial connectivity structure across the provinces of Indonesia. Applying spatial exploratory data technique on published data, we show how spatial connectivity alters </w:t>
      </w:r>
      <w:del w:id="4" w:author="Budy Resosudarmo" w:date="2020-10-16T10:47:00Z">
        <w:r w:rsidRPr="007D7625" w:rsidDel="00F73CB7">
          <w:rPr>
            <w:rFonts w:ascii="Times New Roman" w:hAnsi="Times New Roman" w:cs="Times New Roman"/>
          </w:rPr>
          <w:delText>Covid</w:delText>
        </w:r>
      </w:del>
      <w:ins w:id="5"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spread over time from the spatial perspective. While results from appropriate spatial econometric model suggest the significance of spatial spillovers of “shocks” on provincial economic growth in the period of pandemic as opposed to non-significant spatial effect prior the pandemic. </w:t>
      </w:r>
    </w:p>
    <w:p w14:paraId="61AF19ED" w14:textId="77777777" w:rsidR="002E7C60" w:rsidRPr="007D7625" w:rsidRDefault="002E7C60" w:rsidP="00DE3D07">
      <w:pPr>
        <w:rPr>
          <w:rFonts w:ascii="Times New Roman" w:hAnsi="Times New Roman" w:cs="Times New Roman"/>
        </w:rPr>
      </w:pPr>
    </w:p>
    <w:p w14:paraId="0724F806" w14:textId="13D4190B" w:rsidR="002E7C60" w:rsidRPr="007D7625" w:rsidRDefault="002E7C60" w:rsidP="00DE3D07">
      <w:pPr>
        <w:rPr>
          <w:rFonts w:ascii="Times New Roman" w:hAnsi="Times New Roman" w:cs="Times New Roman"/>
        </w:rPr>
      </w:pPr>
      <w:r w:rsidRPr="007D7625">
        <w:rPr>
          <w:rFonts w:ascii="Times New Roman" w:hAnsi="Times New Roman" w:cs="Times New Roman"/>
        </w:rPr>
        <w:t xml:space="preserve">Keywords </w:t>
      </w:r>
      <w:del w:id="6" w:author="Budy Resosudarmo" w:date="2020-10-16T10:47:00Z">
        <w:r w:rsidRPr="007D7625" w:rsidDel="00F73CB7">
          <w:rPr>
            <w:rFonts w:ascii="Times New Roman" w:hAnsi="Times New Roman" w:cs="Times New Roman"/>
          </w:rPr>
          <w:delText>Covid</w:delText>
        </w:r>
      </w:del>
      <w:ins w:id="7"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 pandemic · regional · Indonesia </w:t>
      </w:r>
    </w:p>
    <w:p w14:paraId="22EDB73C" w14:textId="2CED50AA" w:rsidR="002E7C60" w:rsidRPr="007D7625" w:rsidRDefault="002E7C60" w:rsidP="00DE3D07">
      <w:pPr>
        <w:rPr>
          <w:rFonts w:ascii="Times New Roman" w:hAnsi="Times New Roman" w:cs="Times New Roman"/>
        </w:rPr>
      </w:pPr>
      <w:r w:rsidRPr="007D7625">
        <w:rPr>
          <w:rFonts w:ascii="Times New Roman" w:hAnsi="Times New Roman" w:cs="Times New Roman"/>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RDefault="007D7625" w:rsidP="00DE3D07"/>
    <w:p w14:paraId="7B199B0A" w14:textId="205DDA60" w:rsidR="007D7625" w:rsidRDefault="007D7625" w:rsidP="00DE3D07"/>
    <w:p w14:paraId="4B8F6593" w14:textId="573883EE" w:rsidR="007D7625" w:rsidRDefault="007D7625" w:rsidP="00DE3D07"/>
    <w:p w14:paraId="37B2B015" w14:textId="5D19F5D6" w:rsidR="007D7625" w:rsidRDefault="007D7625" w:rsidP="00DE3D07"/>
    <w:p w14:paraId="5FBEFE26" w14:textId="3D28CF19" w:rsidR="007D7625" w:rsidRDefault="007D7625" w:rsidP="00DE3D07"/>
    <w:p w14:paraId="619DBD02" w14:textId="5441D514" w:rsidR="007D7625" w:rsidRDefault="007D7625" w:rsidP="00DE3D07">
      <w:r>
        <w:rPr>
          <w:rFonts w:hint="eastAsia"/>
        </w:rPr>
        <w:t>_</w:t>
      </w:r>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7"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lastRenderedPageBreak/>
        <w:t xml:space="preserve">E-mail: </w:t>
      </w:r>
      <w:hyperlink r:id="rId9" w:history="1">
        <w:r w:rsidR="0065477C" w:rsidRPr="00211249">
          <w:rPr>
            <w:rStyle w:val="Hyperlink"/>
            <w:rFonts w:ascii="Times New Roman" w:hAnsi="Times New Roman" w:cs="Times New Roman"/>
          </w:rPr>
          <w:t>carlos@gsid.nagoya-u.ac.jp</w:t>
        </w:r>
      </w:hyperlink>
    </w:p>
    <w:p w14:paraId="6DD20371" w14:textId="77777777" w:rsidR="0065477C" w:rsidRPr="0065477C" w:rsidRDefault="0065477C" w:rsidP="0065477C">
      <w:pPr>
        <w:snapToGrid w:val="0"/>
        <w:rPr>
          <w:rFonts w:ascii="Times New Roman" w:hAnsi="Times New Roman" w:cs="Times New Roman"/>
          <w:vertAlign w:val="superscript"/>
        </w:rPr>
      </w:pPr>
    </w:p>
    <w:p w14:paraId="70C1A28E" w14:textId="4C9A228E" w:rsidR="002A30D3" w:rsidRPr="009F7EBF" w:rsidRDefault="002A30D3" w:rsidP="007D7625">
      <w:pPr>
        <w:rPr>
          <w:rFonts w:ascii="Times New Roman" w:hAnsi="Times New Roman" w:cs="Times New Roman"/>
          <w:b/>
          <w:bCs/>
          <w:caps/>
          <w:sz w:val="24"/>
          <w:szCs w:val="24"/>
          <w:rPrChange w:id="8" w:author="Budy Resosudarmo" w:date="2020-10-16T11:22:00Z">
            <w:rPr>
              <w:rFonts w:ascii="Times New Roman" w:hAnsi="Times New Roman" w:cs="Times New Roman"/>
              <w:b/>
              <w:bCs/>
              <w:sz w:val="24"/>
              <w:szCs w:val="24"/>
            </w:rPr>
          </w:rPrChange>
        </w:rPr>
      </w:pPr>
      <w:del w:id="9" w:author="Budy Resosudarmo" w:date="2020-10-16T11:21:00Z">
        <w:r w:rsidRPr="009F7EBF" w:rsidDel="009F7EBF">
          <w:rPr>
            <w:rFonts w:ascii="Times New Roman" w:hAnsi="Times New Roman" w:cs="Times New Roman"/>
            <w:b/>
            <w:bCs/>
            <w:caps/>
            <w:sz w:val="22"/>
            <w:rPrChange w:id="10" w:author="Budy Resosudarmo" w:date="2020-10-16T11:22:00Z">
              <w:rPr>
                <w:rFonts w:ascii="Times New Roman" w:hAnsi="Times New Roman" w:cs="Times New Roman"/>
                <w:b/>
                <w:bCs/>
                <w:sz w:val="22"/>
              </w:rPr>
            </w:rPrChange>
          </w:rPr>
          <w:delText xml:space="preserve">1 </w:delText>
        </w:r>
      </w:del>
      <w:r w:rsidRPr="009F7EBF">
        <w:rPr>
          <w:rFonts w:ascii="Times New Roman" w:hAnsi="Times New Roman" w:cs="Times New Roman"/>
          <w:b/>
          <w:bCs/>
          <w:caps/>
          <w:sz w:val="22"/>
          <w:rPrChange w:id="11" w:author="Budy Resosudarmo" w:date="2020-10-16T11:22:00Z">
            <w:rPr>
              <w:rFonts w:ascii="Times New Roman" w:hAnsi="Times New Roman" w:cs="Times New Roman"/>
              <w:b/>
              <w:bCs/>
              <w:sz w:val="22"/>
            </w:rPr>
          </w:rPrChange>
        </w:rPr>
        <w:t xml:space="preserve">Introduction </w:t>
      </w:r>
    </w:p>
    <w:p w14:paraId="502C749B" w14:textId="77777777" w:rsidR="00466C11" w:rsidRPr="002A30D3" w:rsidRDefault="00466C11" w:rsidP="007D7625">
      <w:pPr>
        <w:rPr>
          <w:rFonts w:ascii="Times New Roman" w:hAnsi="Times New Roman" w:cs="Times New Roman"/>
          <w:b/>
          <w:bCs/>
          <w:sz w:val="22"/>
        </w:rPr>
      </w:pPr>
    </w:p>
    <w:p w14:paraId="37B28A20" w14:textId="4AD165DB" w:rsidR="002A30D3" w:rsidRDefault="002A30D3" w:rsidP="001A56BC">
      <w:pPr>
        <w:rPr>
          <w:rFonts w:ascii="Times New Roman" w:hAnsi="Times New Roman" w:cs="Times New Roman"/>
          <w:sz w:val="22"/>
        </w:rPr>
      </w:pPr>
      <w:proofErr w:type="gramStart"/>
      <w:r w:rsidRPr="002A30D3">
        <w:rPr>
          <w:rFonts w:ascii="Times New Roman" w:hAnsi="Times New Roman" w:cs="Times New Roman"/>
          <w:sz w:val="22"/>
        </w:rPr>
        <w:t>Firstly</w:t>
      </w:r>
      <w:proofErr w:type="gramEnd"/>
      <w:r>
        <w:rPr>
          <w:rFonts w:ascii="Times New Roman" w:hAnsi="Times New Roman" w:cs="Times New Roman"/>
          <w:sz w:val="22"/>
        </w:rPr>
        <w:t xml:space="preserve"> </w:t>
      </w:r>
      <w:r w:rsidRPr="002A30D3">
        <w:rPr>
          <w:rFonts w:ascii="Times New Roman" w:hAnsi="Times New Roman" w:cs="Times New Roman"/>
          <w:sz w:val="22"/>
        </w:rPr>
        <w:t xml:space="preserve">detected in Wuhan, China in December 2019, the outbreak of novel coronavirus </w:t>
      </w:r>
      <w:del w:id="12" w:author="Budy Resosudarmo" w:date="2020-10-16T10:47:00Z">
        <w:r w:rsidRPr="002A30D3" w:rsidDel="00F73CB7">
          <w:rPr>
            <w:rFonts w:ascii="Times New Roman" w:hAnsi="Times New Roman" w:cs="Times New Roman"/>
            <w:sz w:val="22"/>
          </w:rPr>
          <w:delText>Covid</w:delText>
        </w:r>
      </w:del>
      <w:ins w:id="13"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Pr="002A30D3">
        <w:rPr>
          <w:rFonts w:ascii="Times New Roman" w:hAnsi="Times New Roman" w:cs="Times New Roman"/>
          <w:sz w:val="22"/>
        </w:rPr>
        <w:t xml:space="preserve"> 2020c). </w:t>
      </w:r>
    </w:p>
    <w:p w14:paraId="0EBA218E" w14:textId="5E3D5880" w:rsidR="002A30D3" w:rsidRDefault="002A30D3">
      <w:pPr>
        <w:ind w:firstLineChars="322" w:firstLine="708"/>
        <w:rPr>
          <w:rFonts w:ascii="Times New Roman" w:hAnsi="Times New Roman" w:cs="Times New Roman"/>
          <w:sz w:val="22"/>
        </w:rPr>
        <w:pPrChange w:id="14" w:author="Budy Resosudarmo" w:date="2020-10-16T11:22:00Z">
          <w:pPr>
            <w:ind w:firstLineChars="193" w:firstLine="425"/>
          </w:pPr>
        </w:pPrChange>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w:t>
      </w:r>
      <w:del w:id="15" w:author="Budy Resosudarmo" w:date="2020-10-16T10:47:00Z">
        <w:r w:rsidRPr="002A30D3" w:rsidDel="00F73CB7">
          <w:rPr>
            <w:rFonts w:ascii="Times New Roman" w:hAnsi="Times New Roman" w:cs="Times New Roman"/>
            <w:sz w:val="22"/>
          </w:rPr>
          <w:delText>Covid</w:delText>
        </w:r>
      </w:del>
      <w:ins w:id="16"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062F4F4C" w14:textId="72790D73" w:rsidR="002A30D3" w:rsidRDefault="002A30D3" w:rsidP="009F7EBF">
      <w:pPr>
        <w:ind w:firstLine="709"/>
        <w:rPr>
          <w:ins w:id="17" w:author="Budy Resosudarmo" w:date="2020-10-16T10:44:00Z"/>
          <w:rFonts w:ascii="Times New Roman" w:hAnsi="Times New Roman" w:cs="Times New Roman"/>
          <w:sz w:val="22"/>
        </w:rPr>
      </w:pPr>
      <w:r w:rsidRPr="002A30D3">
        <w:rPr>
          <w:rFonts w:ascii="Times New Roman" w:hAnsi="Times New Roman" w:cs="Times New Roman"/>
          <w:sz w:val="22"/>
        </w:rPr>
        <w:t xml:space="preserve">Hausmann (2020) argues the economic impact of </w:t>
      </w:r>
      <w:del w:id="18" w:author="Budy Resosudarmo" w:date="2020-10-16T10:47:00Z">
        <w:r w:rsidRPr="002A30D3" w:rsidDel="00F73CB7">
          <w:rPr>
            <w:rFonts w:ascii="Times New Roman" w:hAnsi="Times New Roman" w:cs="Times New Roman"/>
            <w:sz w:val="22"/>
          </w:rPr>
          <w:delText>Covid</w:delText>
        </w:r>
      </w:del>
      <w:ins w:id="19"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is mainly in the forms of negative supply shock stemming from reduction in production capacity. When workers are infected, firms have to limit the contact between workers and if needed, stop the production temporarily. Inoue and </w:t>
      </w:r>
      <w:proofErr w:type="spellStart"/>
      <w:r w:rsidRPr="002A30D3">
        <w:rPr>
          <w:rFonts w:ascii="Times New Roman" w:hAnsi="Times New Roman" w:cs="Times New Roman"/>
          <w:sz w:val="22"/>
        </w:rPr>
        <w:t>Todo</w:t>
      </w:r>
      <w:proofErr w:type="spellEnd"/>
      <w:r w:rsidRPr="002A30D3">
        <w:rPr>
          <w:rFonts w:ascii="Times New Roman" w:hAnsi="Times New Roman" w:cs="Times New Roman"/>
          <w:sz w:val="22"/>
        </w:rPr>
        <w:t xml:space="preserve"> (2020) estimate that shutting down firms in Tokyo would result in an 86% reduction in output throughout Japan within one month. If the situation lasts for more than what expected, the supply shock would most likely lead to a demand shock (del Rio-</w:t>
      </w:r>
      <w:proofErr w:type="spellStart"/>
      <w:r w:rsidRPr="002A30D3">
        <w:rPr>
          <w:rFonts w:ascii="Times New Roman" w:hAnsi="Times New Roman" w:cs="Times New Roman"/>
          <w:sz w:val="22"/>
        </w:rPr>
        <w:t>Chanona</w:t>
      </w:r>
      <w:proofErr w:type="spellEnd"/>
      <w:r w:rsidRPr="002A30D3">
        <w:rPr>
          <w:rFonts w:ascii="Times New Roman" w:hAnsi="Times New Roman" w:cs="Times New Roman"/>
          <w:sz w:val="22"/>
        </w:rPr>
        <w:t xml:space="preserve"> et al.</w:t>
      </w:r>
      <w:r w:rsidR="00C26A08">
        <w:rPr>
          <w:rFonts w:ascii="Times New Roman" w:hAnsi="Times New Roman" w:cs="Times New Roman"/>
          <w:sz w:val="22"/>
        </w:rPr>
        <w:t>,</w:t>
      </w:r>
      <w:r w:rsidRPr="002A30D3">
        <w:rPr>
          <w:rFonts w:ascii="Times New Roman" w:hAnsi="Times New Roman" w:cs="Times New Roman"/>
          <w:sz w:val="22"/>
        </w:rPr>
        <w:t xml:space="preserve"> 2020; </w:t>
      </w:r>
      <w:proofErr w:type="spellStart"/>
      <w:r w:rsidRPr="002A30D3">
        <w:rPr>
          <w:rFonts w:ascii="Times New Roman" w:hAnsi="Times New Roman" w:cs="Times New Roman"/>
          <w:sz w:val="22"/>
        </w:rPr>
        <w:t>Guerrieri</w:t>
      </w:r>
      <w:proofErr w:type="spellEnd"/>
      <w:r w:rsidRPr="002A30D3">
        <w:rPr>
          <w:rFonts w:ascii="Times New Roman" w:hAnsi="Times New Roman" w:cs="Times New Roman"/>
          <w:sz w:val="22"/>
        </w:rPr>
        <w:t xml:space="preserve"> et al.</w:t>
      </w:r>
      <w:r w:rsidR="00C26A08">
        <w:rPr>
          <w:rFonts w:ascii="Times New Roman" w:hAnsi="Times New Roman" w:cs="Times New Roman"/>
          <w:sz w:val="22"/>
        </w:rPr>
        <w:t>,</w:t>
      </w:r>
      <w:r w:rsidRPr="002A30D3">
        <w:rPr>
          <w:rFonts w:ascii="Times New Roman" w:hAnsi="Times New Roman" w:cs="Times New Roman"/>
          <w:sz w:val="22"/>
        </w:rPr>
        <w:t xml:space="preserve"> 2020). In its World Economic Outlook (WEO) Update, June 2020, International Monetary Fund (IMF</w:t>
      </w:r>
      <w:r w:rsidR="00C26A08">
        <w:rPr>
          <w:rFonts w:ascii="Times New Roman" w:hAnsi="Times New Roman" w:cs="Times New Roman"/>
          <w:sz w:val="22"/>
        </w:rPr>
        <w:t>,</w:t>
      </w:r>
      <w:r w:rsidRPr="002A30D3">
        <w:rPr>
          <w:rFonts w:ascii="Times New Roman" w:hAnsi="Times New Roman" w:cs="Times New Roman"/>
          <w:sz w:val="22"/>
        </w:rPr>
        <w:t xml:space="preserve"> 2020) mentions that global growth in 2020 is projected at –4.9%, 1.9 percentage points below its April forecast, indicating that the pandemic</w:t>
      </w:r>
      <w:r>
        <w:rPr>
          <w:rFonts w:ascii="Times New Roman" w:hAnsi="Times New Roman" w:cs="Times New Roman"/>
          <w:sz w:val="22"/>
        </w:rPr>
        <w:t xml:space="preserve"> </w:t>
      </w:r>
      <w:r w:rsidRPr="002A30D3">
        <w:rPr>
          <w:rFonts w:ascii="Times New Roman" w:hAnsi="Times New Roman" w:cs="Times New Roman"/>
          <w:sz w:val="22"/>
        </w:rPr>
        <w:t>has had a more negative impact on activity in the first half of 2020 than</w:t>
      </w:r>
      <w:r>
        <w:rPr>
          <w:rFonts w:ascii="Times New Roman" w:hAnsi="Times New Roman" w:cs="Times New Roman" w:hint="eastAsia"/>
          <w:sz w:val="22"/>
        </w:rPr>
        <w:t xml:space="preserve"> </w:t>
      </w:r>
      <w:r w:rsidRPr="002A30D3">
        <w:rPr>
          <w:rFonts w:ascii="Times New Roman" w:hAnsi="Times New Roman" w:cs="Times New Roman"/>
          <w:sz w:val="22"/>
        </w:rPr>
        <w:t>anticipated.</w:t>
      </w:r>
    </w:p>
    <w:p w14:paraId="0C5746B2" w14:textId="5482C8A8" w:rsidR="00F73CB7" w:rsidRPr="002A30D3" w:rsidRDefault="00F73CB7">
      <w:pPr>
        <w:rPr>
          <w:rFonts w:ascii="Times New Roman" w:hAnsi="Times New Roman" w:cs="Times New Roman"/>
          <w:sz w:val="22"/>
        </w:rPr>
        <w:pPrChange w:id="20" w:author="Budy Resosudarmo" w:date="2020-10-16T10:44:00Z">
          <w:pPr>
            <w:ind w:firstLine="425"/>
          </w:pPr>
        </w:pPrChange>
      </w:pPr>
      <w:ins w:id="21" w:author="Budy Resosudarmo" w:date="2020-10-16T10:45:00Z">
        <w:r>
          <w:rPr>
            <w:rFonts w:ascii="Times New Roman" w:hAnsi="Times New Roman" w:cs="Times New Roman"/>
            <w:sz w:val="22"/>
          </w:rPr>
          <w:t>Reviewer 1 (R1): The authors may also discuss the demand shock due to limitation of people movement (physical distancing</w:t>
        </w:r>
      </w:ins>
    </w:p>
    <w:p w14:paraId="110AD162" w14:textId="77777777" w:rsidR="002A30D3" w:rsidRDefault="002A30D3" w:rsidP="009F7EBF">
      <w:pPr>
        <w:ind w:firstLine="709"/>
        <w:rPr>
          <w:rFonts w:ascii="Times New Roman" w:hAnsi="Times New Roman" w:cs="Times New Roman"/>
          <w:sz w:val="22"/>
        </w:rPr>
      </w:pPr>
      <w:commentRangeStart w:id="22"/>
      <w:r w:rsidRPr="002A30D3">
        <w:rPr>
          <w:rFonts w:ascii="Times New Roman" w:hAnsi="Times New Roman" w:cs="Times New Roman"/>
          <w:sz w:val="22"/>
        </w:rPr>
        <w:t>In summary, the economic downturn that is happening in most of</w:t>
      </w:r>
      <w:r>
        <w:rPr>
          <w:rFonts w:ascii="Times New Roman" w:hAnsi="Times New Roman" w:cs="Times New Roman" w:hint="eastAsia"/>
          <w:sz w:val="22"/>
        </w:rPr>
        <w:t xml:space="preserve"> </w:t>
      </w:r>
      <w:r w:rsidRPr="002A30D3">
        <w:rPr>
          <w:rFonts w:ascii="Times New Roman" w:hAnsi="Times New Roman" w:cs="Times New Roman"/>
          <w:sz w:val="22"/>
        </w:rPr>
        <w:t>countries will affect the performance of global economy 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r w:rsidRPr="002A30D3">
        <w:rPr>
          <w:rFonts w:ascii="Times New Roman" w:hAnsi="Times New Roman" w:cs="Times New Roman"/>
          <w:sz w:val="22"/>
        </w:rPr>
        <w:t>The unprecedented health crisis certainly leads to global recession.</w:t>
      </w:r>
      <w:r>
        <w:rPr>
          <w:rFonts w:ascii="Times New Roman" w:hAnsi="Times New Roman" w:cs="Times New Roman" w:hint="eastAsia"/>
          <w:sz w:val="22"/>
        </w:rPr>
        <w:t xml:space="preserve"> </w:t>
      </w:r>
      <w:commentRangeEnd w:id="22"/>
      <w:r w:rsidR="00F73CB7">
        <w:rPr>
          <w:rStyle w:val="CommentReference"/>
        </w:rPr>
        <w:commentReference w:id="22"/>
      </w:r>
    </w:p>
    <w:p w14:paraId="6D2FA19B" w14:textId="7499E942" w:rsidR="007D7625" w:rsidRDefault="002A30D3" w:rsidP="009F7EBF">
      <w:pPr>
        <w:ind w:firstLine="709"/>
        <w:rPr>
          <w:ins w:id="23" w:author="Budy Resosudarmo" w:date="2020-10-16T11:03:00Z"/>
          <w:rFonts w:ascii="Times New Roman" w:hAnsi="Times New Roman" w:cs="Times New Roman"/>
          <w:sz w:val="22"/>
        </w:rPr>
      </w:pPr>
      <w:del w:id="24" w:author="Budy Resosudarmo" w:date="2020-10-16T11:01:00Z">
        <w:r w:rsidRPr="002A30D3" w:rsidDel="00FB4579">
          <w:rPr>
            <w:rFonts w:ascii="Times New Roman" w:hAnsi="Times New Roman" w:cs="Times New Roman"/>
            <w:sz w:val="22"/>
          </w:rPr>
          <w:delText>Moving to</w:delText>
        </w:r>
      </w:del>
      <w:ins w:id="25" w:author="Budy Resosudarmo" w:date="2020-10-16T11:01:00Z">
        <w:r w:rsidR="00FB4579">
          <w:rPr>
            <w:rFonts w:ascii="Times New Roman" w:hAnsi="Times New Roman" w:cs="Times New Roman"/>
            <w:sz w:val="22"/>
          </w:rPr>
          <w:t>In</w:t>
        </w:r>
      </w:ins>
      <w:r w:rsidRPr="002A30D3">
        <w:rPr>
          <w:rFonts w:ascii="Times New Roman" w:hAnsi="Times New Roman" w:cs="Times New Roman"/>
          <w:sz w:val="22"/>
        </w:rPr>
        <w:t xml:space="preserve"> Indonesia, the first </w:t>
      </w:r>
      <w:del w:id="26" w:author="Budy Resosudarmo" w:date="2020-10-16T10:47:00Z">
        <w:r w:rsidRPr="002A30D3" w:rsidDel="00F73CB7">
          <w:rPr>
            <w:rFonts w:ascii="Times New Roman" w:hAnsi="Times New Roman" w:cs="Times New Roman"/>
            <w:sz w:val="22"/>
          </w:rPr>
          <w:delText>Covid</w:delText>
        </w:r>
      </w:del>
      <w:ins w:id="27"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-19 infection was announced in early</w:t>
      </w:r>
      <w:r>
        <w:rPr>
          <w:rFonts w:ascii="Times New Roman" w:hAnsi="Times New Roman" w:cs="Times New Roman" w:hint="eastAsia"/>
          <w:sz w:val="22"/>
        </w:rPr>
        <w:t xml:space="preserve"> </w:t>
      </w:r>
      <w:r w:rsidRPr="002A30D3">
        <w:rPr>
          <w:rFonts w:ascii="Times New Roman" w:hAnsi="Times New Roman" w:cs="Times New Roman"/>
          <w:sz w:val="22"/>
        </w:rPr>
        <w:t xml:space="preserve">March 2020. As of 1 July 2020, the number of </w:t>
      </w:r>
      <w:ins w:id="28" w:author="Budy Resosudarmo" w:date="2020-10-16T11:01:00Z">
        <w:r w:rsidR="00FB4579">
          <w:rPr>
            <w:rFonts w:ascii="Times New Roman" w:hAnsi="Times New Roman" w:cs="Times New Roman"/>
            <w:sz w:val="22"/>
          </w:rPr>
          <w:t xml:space="preserve">confirmed </w:t>
        </w:r>
      </w:ins>
      <w:r w:rsidRPr="002A30D3">
        <w:rPr>
          <w:rFonts w:ascii="Times New Roman" w:hAnsi="Times New Roman" w:cs="Times New Roman"/>
          <w:sz w:val="22"/>
        </w:rPr>
        <w:t>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 xml:space="preserve">had reached close to 57,770, </w:t>
      </w:r>
      <w:r w:rsidRPr="002A30D3">
        <w:rPr>
          <w:rFonts w:ascii="Times New Roman" w:hAnsi="Times New Roman" w:cs="Times New Roman"/>
          <w:sz w:val="22"/>
        </w:rPr>
        <w:lastRenderedPageBreak/>
        <w:t>with 2</w:t>
      </w:r>
      <w:ins w:id="29" w:author="Budy Resosudarmo" w:date="2020-10-16T11:00:00Z">
        <w:r w:rsidR="00FB4579">
          <w:rPr>
            <w:rFonts w:ascii="Times New Roman" w:hAnsi="Times New Roman" w:cs="Times New Roman"/>
            <w:sz w:val="22"/>
          </w:rPr>
          <w:t>,</w:t>
        </w:r>
      </w:ins>
      <w:del w:id="30" w:author="Budy Resosudarmo" w:date="2020-10-16T11:00:00Z">
        <w:r w:rsidRPr="002A30D3" w:rsidDel="00FB4579">
          <w:rPr>
            <w:rFonts w:ascii="Times New Roman" w:hAnsi="Times New Roman" w:cs="Times New Roman"/>
            <w:sz w:val="22"/>
          </w:rPr>
          <w:delText>.</w:delText>
        </w:r>
      </w:del>
      <w:r w:rsidRPr="002A30D3">
        <w:rPr>
          <w:rFonts w:ascii="Times New Roman" w:hAnsi="Times New Roman" w:cs="Times New Roman"/>
          <w:sz w:val="22"/>
        </w:rPr>
        <w:t>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 xml:space="preserve">predicted that total </w:t>
      </w:r>
      <w:ins w:id="31" w:author="Budy Resosudarmo" w:date="2020-10-16T11:01:00Z">
        <w:r w:rsidR="00FB4579">
          <w:rPr>
            <w:rFonts w:ascii="Times New Roman" w:hAnsi="Times New Roman" w:cs="Times New Roman"/>
            <w:sz w:val="22"/>
          </w:rPr>
          <w:t>confir</w:t>
        </w:r>
      </w:ins>
      <w:ins w:id="32" w:author="Budy Resosudarmo" w:date="2020-10-16T11:02:00Z">
        <w:r w:rsidR="00FB4579">
          <w:rPr>
            <w:rFonts w:ascii="Times New Roman" w:hAnsi="Times New Roman" w:cs="Times New Roman"/>
            <w:sz w:val="22"/>
          </w:rPr>
          <w:t xml:space="preserve">med </w:t>
        </w:r>
      </w:ins>
      <w:r w:rsidRPr="002A30D3">
        <w:rPr>
          <w:rFonts w:ascii="Times New Roman" w:hAnsi="Times New Roman" w:cs="Times New Roman"/>
          <w:sz w:val="22"/>
        </w:rPr>
        <w:t>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w:t>
      </w:r>
      <w:ins w:id="33" w:author="Budy Resosudarmo" w:date="2020-10-16T11:01:00Z">
        <w:r w:rsidR="00FB4579">
          <w:rPr>
            <w:rFonts w:ascii="Times New Roman" w:hAnsi="Times New Roman" w:cs="Times New Roman"/>
            <w:sz w:val="22"/>
          </w:rPr>
          <w:t>,</w:t>
        </w:r>
      </w:ins>
      <w:del w:id="34" w:author="Budy Resosudarmo" w:date="2020-10-16T11:01:00Z">
        <w:r w:rsidRPr="002A30D3" w:rsidDel="00FB4579">
          <w:rPr>
            <w:rFonts w:ascii="Times New Roman" w:hAnsi="Times New Roman" w:cs="Times New Roman"/>
            <w:sz w:val="22"/>
          </w:rPr>
          <w:delText>.</w:delText>
        </w:r>
      </w:del>
      <w:r w:rsidRPr="002A30D3">
        <w:rPr>
          <w:rFonts w:ascii="Times New Roman" w:hAnsi="Times New Roman" w:cs="Times New Roman"/>
          <w:sz w:val="22"/>
        </w:rPr>
        <w:t>800 (</w:t>
      </w:r>
      <w:commentRangeStart w:id="35"/>
      <w:del w:id="36" w:author="Budy Resosudarmo" w:date="2020-10-16T10:47:00Z">
        <w:r w:rsidRPr="002A30D3" w:rsidDel="00F73CB7">
          <w:rPr>
            <w:rFonts w:ascii="Times New Roman" w:hAnsi="Times New Roman" w:cs="Times New Roman"/>
            <w:sz w:val="22"/>
          </w:rPr>
          <w:delText>covid</w:delText>
        </w:r>
      </w:del>
      <w:ins w:id="37" w:author="Budy Resosudarmo" w:date="2020-10-16T10:47:00Z">
        <w:del w:id="38" w:author="Arief Yusuf" w:date="2020-10-16T23:54:00Z">
          <w:r w:rsidR="00F73CB7" w:rsidDel="00F17FCB">
            <w:rPr>
              <w:rFonts w:ascii="Times New Roman" w:hAnsi="Times New Roman" w:cs="Times New Roman"/>
              <w:sz w:val="22"/>
            </w:rPr>
            <w:delText>COVID</w:delText>
          </w:r>
        </w:del>
      </w:ins>
      <w:ins w:id="39" w:author="Arief Yusuf" w:date="2020-10-16T23:54:00Z">
        <w:r w:rsidR="00F17FCB">
          <w:rPr>
            <w:rFonts w:ascii="Times New Roman" w:hAnsi="Times New Roman" w:cs="Times New Roman"/>
            <w:sz w:val="22"/>
          </w:rPr>
          <w:t>covid</w:t>
        </w:r>
      </w:ins>
      <w:r w:rsidRPr="002A30D3">
        <w:rPr>
          <w:rFonts w:ascii="Times New Roman" w:hAnsi="Times New Roman" w:cs="Times New Roman"/>
          <w:sz w:val="22"/>
        </w:rPr>
        <w:t>19</w:t>
      </w:r>
      <w:ins w:id="40" w:author="Arief Yusuf" w:date="2020-10-16T23:54:00Z">
        <w:r w:rsidR="00F17FCB">
          <w:rPr>
            <w:rFonts w:ascii="Times New Roman" w:hAnsi="Times New Roman" w:cs="Times New Roman"/>
            <w:sz w:val="22"/>
          </w:rPr>
          <w:t>-</w:t>
        </w:r>
      </w:ins>
      <w:del w:id="41" w:author="Arief Yusuf" w:date="2020-10-16T23:54:00Z">
        <w:r w:rsidRPr="002A30D3" w:rsidDel="00F17FCB">
          <w:rPr>
            <w:rFonts w:ascii="Times New Roman" w:hAnsi="Times New Roman" w:cs="Times New Roman"/>
            <w:sz w:val="22"/>
          </w:rPr>
          <w:delText xml:space="preserve"> </w:delText>
        </w:r>
      </w:del>
      <w:r w:rsidRPr="002A30D3">
        <w:rPr>
          <w:rFonts w:ascii="Times New Roman" w:hAnsi="Times New Roman" w:cs="Times New Roman"/>
          <w:sz w:val="22"/>
        </w:rPr>
        <w:t>projections.com</w:t>
      </w:r>
      <w:commentRangeEnd w:id="35"/>
      <w:r w:rsidR="00F17FCB">
        <w:rPr>
          <w:rStyle w:val="CommentReference"/>
        </w:rPr>
        <w:commentReference w:id="35"/>
      </w:r>
      <w:r w:rsidRPr="002A30D3">
        <w:rPr>
          <w:rFonts w:ascii="Times New Roman" w:hAnsi="Times New Roman" w:cs="Times New Roman"/>
          <w:sz w:val="22"/>
        </w:rPr>
        <w:t xml:space="preserve">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w:t>
      </w:r>
      <w:del w:id="42" w:author="Budy Resosudarmo" w:date="2020-10-16T10:47:00Z">
        <w:r w:rsidRPr="002A30D3" w:rsidDel="00F73CB7">
          <w:rPr>
            <w:rFonts w:ascii="Times New Roman" w:hAnsi="Times New Roman" w:cs="Times New Roman"/>
            <w:sz w:val="22"/>
          </w:rPr>
          <w:delText>Covid</w:delText>
        </w:r>
      </w:del>
      <w:ins w:id="43"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 Indonesia </w:t>
      </w:r>
      <w:r w:rsidR="00D6326D">
        <w:rPr>
          <w:rFonts w:ascii="Times New Roman" w:hAnsi="Times New Roman" w:cs="Times New Roman"/>
          <w:sz w:val="22"/>
        </w:rPr>
        <w:t>is</w:t>
      </w:r>
      <w:r w:rsidRPr="002A30D3">
        <w:rPr>
          <w:rFonts w:ascii="Times New Roman" w:hAnsi="Times New Roman" w:cs="Times New Roman"/>
          <w:sz w:val="22"/>
        </w:rPr>
        <w:t xml:space="preserve"> </w:t>
      </w:r>
      <w:commentRangeStart w:id="44"/>
      <w:r w:rsidRPr="002A30D3">
        <w:rPr>
          <w:rFonts w:ascii="Times New Roman" w:hAnsi="Times New Roman" w:cs="Times New Roman"/>
          <w:sz w:val="22"/>
        </w:rPr>
        <w:t>huge</w:t>
      </w:r>
      <w:commentRangeEnd w:id="44"/>
      <w:r w:rsidR="00F73CB7">
        <w:rPr>
          <w:rStyle w:val="CommentReference"/>
        </w:rPr>
        <w:commentReference w:id="44"/>
      </w:r>
      <w:r w:rsidRPr="002A30D3">
        <w:rPr>
          <w:rFonts w:ascii="Times New Roman" w:hAnsi="Times New Roman" w:cs="Times New Roman"/>
          <w:sz w:val="22"/>
        </w:rPr>
        <w:t>. The</w:t>
      </w:r>
      <w:r>
        <w:rPr>
          <w:rFonts w:ascii="Times New Roman" w:hAnsi="Times New Roman" w:cs="Times New Roman" w:hint="eastAsia"/>
          <w:sz w:val="22"/>
        </w:rPr>
        <w:t xml:space="preserve"> </w:t>
      </w:r>
      <w:r w:rsidRPr="002A30D3">
        <w:rPr>
          <w:rFonts w:ascii="Times New Roman" w:hAnsi="Times New Roman" w:cs="Times New Roman"/>
          <w:sz w:val="22"/>
        </w:rPr>
        <w:t xml:space="preserve">government’s latest 2020 </w:t>
      </w:r>
      <w:ins w:id="45" w:author="Budy Resosudarmo" w:date="2020-10-16T11:02:00Z">
        <w:r w:rsidR="00FB4579">
          <w:rPr>
            <w:rFonts w:ascii="Times New Roman" w:hAnsi="Times New Roman" w:cs="Times New Roman"/>
            <w:sz w:val="22"/>
          </w:rPr>
          <w:t>Gross Domestic Product (</w:t>
        </w:r>
      </w:ins>
      <w:r w:rsidRPr="002A30D3">
        <w:rPr>
          <w:rFonts w:ascii="Times New Roman" w:hAnsi="Times New Roman" w:cs="Times New Roman"/>
          <w:sz w:val="22"/>
        </w:rPr>
        <w:t>GDP</w:t>
      </w:r>
      <w:ins w:id="46" w:author="Budy Resosudarmo" w:date="2020-10-16T11:02:00Z">
        <w:r w:rsidR="00FB4579">
          <w:rPr>
            <w:rFonts w:ascii="Times New Roman" w:hAnsi="Times New Roman" w:cs="Times New Roman"/>
            <w:sz w:val="22"/>
          </w:rPr>
          <w:t>)</w:t>
        </w:r>
      </w:ins>
      <w:r w:rsidRPr="002A30D3">
        <w:rPr>
          <w:rFonts w:ascii="Times New Roman" w:hAnsi="Times New Roman" w:cs="Times New Roman"/>
          <w:sz w:val="22"/>
        </w:rPr>
        <w:t xml:space="preserve">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coronavirus pandemic</w:t>
      </w:r>
      <w:ins w:id="47" w:author="Budy Resosudarmo" w:date="2020-10-16T11:03:00Z">
        <w:r w:rsidR="00FB4579">
          <w:rPr>
            <w:rFonts w:ascii="Times New Roman" w:hAnsi="Times New Roman" w:cs="Times New Roman"/>
            <w:sz w:val="22"/>
          </w:rPr>
          <w:t xml:space="preserve"> (source?)</w:t>
        </w:r>
      </w:ins>
      <w:r w:rsidRPr="002A30D3">
        <w:rPr>
          <w:rFonts w:ascii="Times New Roman" w:hAnsi="Times New Roman" w:cs="Times New Roman"/>
          <w:sz w:val="22"/>
        </w:rPr>
        <w:t>.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0CBD9823" w14:textId="77777777" w:rsidR="00FB4579" w:rsidRDefault="00FB4579" w:rsidP="004E6A69">
      <w:pPr>
        <w:ind w:firstLine="425"/>
        <w:rPr>
          <w:rFonts w:ascii="Times New Roman" w:hAnsi="Times New Roman" w:cs="Times New Roman"/>
          <w:sz w:val="22"/>
        </w:rPr>
      </w:pP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103F7C5A"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w:t>
      </w:r>
      <w:ins w:id="48" w:author="Budy Resosudarmo" w:date="2020-10-16T11:03:00Z">
        <w:r w:rsidR="00FB4579">
          <w:rPr>
            <w:rFonts w:ascii="Times New Roman" w:hAnsi="Times New Roman" w:cs="Times New Roman"/>
            <w:szCs w:val="21"/>
          </w:rPr>
          <w:t>ure</w:t>
        </w:r>
      </w:ins>
      <w:del w:id="49" w:author="Budy Resosudarmo" w:date="2020-10-16T11:50:00Z">
        <w:r w:rsidRPr="00511B01" w:rsidDel="002C2726">
          <w:rPr>
            <w:rFonts w:ascii="Times New Roman" w:hAnsi="Times New Roman" w:cs="Times New Roman"/>
            <w:szCs w:val="21"/>
          </w:rPr>
          <w:delText>.</w:delText>
        </w:r>
      </w:del>
      <w:r w:rsidRPr="00511B01">
        <w:rPr>
          <w:rFonts w:ascii="Times New Roman" w:hAnsi="Times New Roman" w:cs="Times New Roman"/>
          <w:szCs w:val="21"/>
        </w:rPr>
        <w:t xml:space="preserve"> 1</w:t>
      </w:r>
      <w:del w:id="50" w:author="Budy Resosudarmo" w:date="2020-10-16T11:50:00Z">
        <w:r w:rsidRPr="00511B01" w:rsidDel="002C2726">
          <w:rPr>
            <w:rFonts w:ascii="Times New Roman" w:hAnsi="Times New Roman" w:cs="Times New Roman"/>
            <w:szCs w:val="21"/>
          </w:rPr>
          <w:delText xml:space="preserve">: </w:delText>
        </w:r>
      </w:del>
      <w:ins w:id="51" w:author="Budy Resosudarmo" w:date="2020-10-16T11:50:00Z">
        <w:r w:rsidR="002C2726">
          <w:rPr>
            <w:rFonts w:ascii="Times New Roman" w:hAnsi="Times New Roman" w:cs="Times New Roman"/>
            <w:szCs w:val="21"/>
          </w:rPr>
          <w:t>.</w:t>
        </w:r>
        <w:r w:rsidR="002C2726" w:rsidRPr="00511B01">
          <w:rPr>
            <w:rFonts w:ascii="Times New Roman" w:hAnsi="Times New Roman" w:cs="Times New Roman"/>
            <w:szCs w:val="21"/>
          </w:rPr>
          <w:t xml:space="preserve"> </w:t>
        </w:r>
      </w:ins>
      <w:r w:rsidRPr="00511B01">
        <w:rPr>
          <w:rFonts w:ascii="Times New Roman" w:hAnsi="Times New Roman" w:cs="Times New Roman"/>
          <w:szCs w:val="21"/>
        </w:rPr>
        <w:t>GDP loss in Q2-2020 measured by output gap</w:t>
      </w:r>
    </w:p>
    <w:p w14:paraId="0EB39DBC" w14:textId="7AEFEEE1" w:rsidR="003E6C8C" w:rsidRPr="003E6C8C" w:rsidRDefault="003E6C8C" w:rsidP="003E6C8C">
      <w:pPr>
        <w:rPr>
          <w:rFonts w:ascii="Times New Roman" w:hAnsi="Times New Roman" w:cs="Times New Roman"/>
          <w:sz w:val="22"/>
        </w:rPr>
      </w:pPr>
    </w:p>
    <w:p w14:paraId="234A93CB" w14:textId="0D7CAB25"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The slowing economic activities in Indonesia has been reflected in the report of the 2020 first semester economic performance. Figure 1 shows the impact of </w:t>
      </w:r>
      <w:del w:id="52" w:author="Budy Resosudarmo" w:date="2020-10-16T10:47:00Z">
        <w:r w:rsidRPr="003E6C8C" w:rsidDel="00F73CB7">
          <w:rPr>
            <w:rFonts w:ascii="Times New Roman" w:hAnsi="Times New Roman" w:cs="Times New Roman"/>
            <w:sz w:val="22"/>
          </w:rPr>
          <w:delText>Covid</w:delText>
        </w:r>
      </w:del>
      <w:ins w:id="53"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outbreak on national and regional GDP in Indonesia during Q2-2020,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w:t>
      </w:r>
      <w:ins w:id="54" w:author="Budy Resosudarmo" w:date="2020-10-16T10:48:00Z">
        <w:r w:rsidR="00F73CB7">
          <w:rPr>
            <w:rFonts w:ascii="Times New Roman" w:hAnsi="Times New Roman" w:cs="Times New Roman"/>
            <w:sz w:val="22"/>
          </w:rPr>
          <w:t xml:space="preserve"> (R1: put citation or reference over here)</w:t>
        </w:r>
      </w:ins>
      <w:r w:rsidRPr="003E6C8C">
        <w:rPr>
          <w:rFonts w:ascii="Times New Roman" w:hAnsi="Times New Roman" w:cs="Times New Roman"/>
          <w:sz w:val="22"/>
        </w:rPr>
        <w:t>. In other words, under the implementation of large-scale social restrictions policy (</w:t>
      </w:r>
      <w:proofErr w:type="spellStart"/>
      <w:r w:rsidRPr="003E6C8C">
        <w:rPr>
          <w:rFonts w:ascii="Times New Roman" w:hAnsi="Times New Roman" w:cs="Times New Roman"/>
          <w:sz w:val="22"/>
        </w:rPr>
        <w:t>Pembatasan</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Sosial</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Berskala</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Besar</w:t>
      </w:r>
      <w:proofErr w:type="spellEnd"/>
      <w:r w:rsidRPr="003E6C8C">
        <w:rPr>
          <w:rFonts w:ascii="Times New Roman" w:hAnsi="Times New Roman" w:cs="Times New Roman"/>
          <w:sz w:val="22"/>
        </w:rPr>
        <w:t xml:space="preserve"> - PSBB) in many regions, the nation’s economy worked around 92.5% of its capacity. At the provincial level, all provinces exhibited negative output gap, reflecting the depletion in economic capacity. Tourism and services driven regions like Bali, Jakarta and Banten are provinces with the highest negative output gap</w:t>
      </w:r>
      <w:ins w:id="55" w:author="Budy Resosudarmo" w:date="2020-10-16T10:49:00Z">
        <w:r w:rsidR="00F73CB7">
          <w:rPr>
            <w:rFonts w:ascii="Times New Roman" w:hAnsi="Times New Roman" w:cs="Times New Roman"/>
            <w:sz w:val="22"/>
          </w:rPr>
          <w:t xml:space="preserve"> (R1: adding citation)</w:t>
        </w:r>
      </w:ins>
      <w:r w:rsidRPr="003E6C8C">
        <w:rPr>
          <w:rFonts w:ascii="Times New Roman" w:hAnsi="Times New Roman" w:cs="Times New Roman"/>
          <w:sz w:val="22"/>
        </w:rPr>
        <w:t xml:space="preserve">. </w:t>
      </w:r>
    </w:p>
    <w:p w14:paraId="08EEA733" w14:textId="77777777" w:rsidR="009F7EBF" w:rsidRDefault="003E6C8C" w:rsidP="009F7EBF">
      <w:pPr>
        <w:ind w:firstLine="709"/>
        <w:rPr>
          <w:ins w:id="56" w:author="Budy Resosudarmo" w:date="2020-10-16T11:15:00Z"/>
          <w:rFonts w:ascii="Times New Roman" w:hAnsi="Times New Roman" w:cs="Times New Roman"/>
          <w:sz w:val="22"/>
        </w:rPr>
      </w:pPr>
      <w:r w:rsidRPr="003E6C8C">
        <w:rPr>
          <w:rFonts w:ascii="Times New Roman" w:hAnsi="Times New Roman" w:cs="Times New Roman"/>
          <w:sz w:val="22"/>
        </w:rPr>
        <w:t>Just like cross-country economic spillover that is inevitable, within-country spillovers is also expected. Even more, since regions within a country has more similarities compared to a</w:t>
      </w:r>
      <w:ins w:id="57" w:author="Budy Resosudarmo" w:date="2020-10-16T11:12:00Z">
        <w:r w:rsidR="00027F8D">
          <w:rPr>
            <w:rFonts w:ascii="Times New Roman" w:hAnsi="Times New Roman" w:cs="Times New Roman"/>
            <w:sz w:val="22"/>
          </w:rPr>
          <w:t xml:space="preserve"> </w:t>
        </w:r>
      </w:ins>
      <w:r w:rsidRPr="003E6C8C">
        <w:rPr>
          <w:rFonts w:ascii="Times New Roman" w:hAnsi="Times New Roman" w:cs="Times New Roman"/>
          <w:sz w:val="22"/>
        </w:rPr>
        <w:t>cross-country</w:t>
      </w:r>
      <w:ins w:id="58" w:author="Budy Resosudarmo" w:date="2020-10-16T11:13:00Z">
        <w:r w:rsidR="00027F8D">
          <w:rPr>
            <w:rFonts w:ascii="Times New Roman" w:hAnsi="Times New Roman" w:cs="Times New Roman"/>
            <w:sz w:val="22"/>
          </w:rPr>
          <w:t xml:space="preserve"> situation</w:t>
        </w:r>
      </w:ins>
      <w:r w:rsidRPr="003E6C8C">
        <w:rPr>
          <w:rFonts w:ascii="Times New Roman" w:hAnsi="Times New Roman" w:cs="Times New Roman"/>
          <w:sz w:val="22"/>
        </w:rPr>
        <w:t>, the spillover effect is expected to be more prevalent</w:t>
      </w:r>
      <w:commentRangeStart w:id="59"/>
      <w:r w:rsidRPr="003E6C8C">
        <w:rPr>
          <w:rFonts w:ascii="Times New Roman" w:hAnsi="Times New Roman" w:cs="Times New Roman"/>
          <w:sz w:val="22"/>
        </w:rPr>
        <w:t>.</w:t>
      </w:r>
      <w:commentRangeEnd w:id="59"/>
      <w:r w:rsidR="009F7EBF">
        <w:rPr>
          <w:rStyle w:val="CommentReference"/>
        </w:rPr>
        <w:commentReference w:id="59"/>
      </w:r>
      <w:r w:rsidRPr="003E6C8C">
        <w:rPr>
          <w:rFonts w:ascii="Times New Roman" w:hAnsi="Times New Roman" w:cs="Times New Roman"/>
          <w:sz w:val="22"/>
        </w:rPr>
        <w:t xml:space="preserve"> </w:t>
      </w:r>
    </w:p>
    <w:p w14:paraId="460479D3" w14:textId="3A098C7E" w:rsidR="009F7EBF" w:rsidRDefault="009F7EBF" w:rsidP="0051376C">
      <w:pPr>
        <w:ind w:firstLine="426"/>
        <w:rPr>
          <w:ins w:id="60" w:author="Budy Resosudarmo" w:date="2020-10-16T11:15:00Z"/>
          <w:rFonts w:ascii="Times New Roman" w:hAnsi="Times New Roman" w:cs="Times New Roman"/>
          <w:sz w:val="22"/>
        </w:rPr>
      </w:pPr>
      <w:ins w:id="61" w:author="Budy Resosudarmo" w:date="2020-10-16T11:15:00Z">
        <w:r>
          <w:rPr>
            <w:rFonts w:ascii="Times New Roman" w:hAnsi="Times New Roman" w:cs="Times New Roman"/>
            <w:sz w:val="22"/>
          </w:rPr>
          <w:t xml:space="preserve">(But you have mentioned why it is important to analyze </w:t>
        </w:r>
      </w:ins>
      <w:ins w:id="62" w:author="Budy Resosudarmo" w:date="2020-10-16T11:17:00Z">
        <w:r>
          <w:rPr>
            <w:rFonts w:ascii="Times New Roman" w:hAnsi="Times New Roman" w:cs="Times New Roman"/>
            <w:sz w:val="22"/>
          </w:rPr>
          <w:t>the impacts</w:t>
        </w:r>
      </w:ins>
      <w:ins w:id="63" w:author="Budy Resosudarmo" w:date="2020-10-16T11:18:00Z">
        <w:r>
          <w:rPr>
            <w:rFonts w:ascii="Times New Roman" w:hAnsi="Times New Roman" w:cs="Times New Roman"/>
            <w:sz w:val="22"/>
          </w:rPr>
          <w:t xml:space="preserve"> of the spatial growth across provinces </w:t>
        </w:r>
      </w:ins>
      <w:ins w:id="64" w:author="Budy Resosudarmo" w:date="2020-10-16T11:19:00Z">
        <w:r>
          <w:rPr>
            <w:rFonts w:ascii="Times New Roman" w:hAnsi="Times New Roman" w:cs="Times New Roman"/>
            <w:sz w:val="22"/>
          </w:rPr>
          <w:t>in Indonesia)</w:t>
        </w:r>
      </w:ins>
    </w:p>
    <w:p w14:paraId="55E616E8" w14:textId="78602832"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Therefore, this paper attempts to measure how the </w:t>
      </w:r>
      <w:commentRangeStart w:id="65"/>
      <w:r w:rsidRPr="00F73CB7">
        <w:rPr>
          <w:rFonts w:ascii="Times New Roman" w:hAnsi="Times New Roman" w:cs="Times New Roman"/>
          <w:sz w:val="22"/>
          <w:highlight w:val="yellow"/>
          <w:rPrChange w:id="66" w:author="Budy Resosudarmo" w:date="2020-10-16T10:49:00Z">
            <w:rPr>
              <w:rFonts w:ascii="Times New Roman" w:hAnsi="Times New Roman" w:cs="Times New Roman"/>
              <w:sz w:val="22"/>
            </w:rPr>
          </w:rPrChange>
        </w:rPr>
        <w:t xml:space="preserve">pandemic affects the spatial growth across provinces </w:t>
      </w:r>
      <w:ins w:id="67" w:author="Budy Resosudarmo" w:date="2020-10-16T11:19:00Z">
        <w:r w:rsidR="009F7EBF">
          <w:rPr>
            <w:rFonts w:ascii="Times New Roman" w:hAnsi="Times New Roman" w:cs="Times New Roman"/>
            <w:sz w:val="22"/>
            <w:highlight w:val="yellow"/>
          </w:rPr>
          <w:t xml:space="preserve">in </w:t>
        </w:r>
      </w:ins>
      <w:r w:rsidRPr="00F73CB7">
        <w:rPr>
          <w:rFonts w:ascii="Times New Roman" w:hAnsi="Times New Roman" w:cs="Times New Roman"/>
          <w:sz w:val="22"/>
          <w:highlight w:val="yellow"/>
          <w:rPrChange w:id="68" w:author="Budy Resosudarmo" w:date="2020-10-16T10:49:00Z">
            <w:rPr>
              <w:rFonts w:ascii="Times New Roman" w:hAnsi="Times New Roman" w:cs="Times New Roman"/>
              <w:sz w:val="22"/>
            </w:rPr>
          </w:rPrChange>
        </w:rPr>
        <w:t>Indonesia</w:t>
      </w:r>
      <w:commentRangeEnd w:id="65"/>
      <w:r w:rsidR="00F73CB7">
        <w:rPr>
          <w:rStyle w:val="CommentReference"/>
        </w:rPr>
        <w:commentReference w:id="65"/>
      </w:r>
      <w:r w:rsidRPr="003E6C8C">
        <w:rPr>
          <w:rFonts w:ascii="Times New Roman" w:hAnsi="Times New Roman" w:cs="Times New Roman"/>
          <w:sz w:val="22"/>
        </w:rPr>
        <w:t xml:space="preserve">. In the absence of adequate number of similar studies available so far, the facts </w:t>
      </w:r>
      <w:r w:rsidRPr="003E6C8C">
        <w:rPr>
          <w:rFonts w:ascii="Times New Roman" w:hAnsi="Times New Roman" w:cs="Times New Roman"/>
          <w:sz w:val="22"/>
        </w:rPr>
        <w:lastRenderedPageBreak/>
        <w:t xml:space="preserve">and results revealed in this paper would help to bring new insights in understanding how the transmission of </w:t>
      </w:r>
      <w:del w:id="69" w:author="Budy Resosudarmo" w:date="2020-10-16T10:47:00Z">
        <w:r w:rsidRPr="003E6C8C" w:rsidDel="00F73CB7">
          <w:rPr>
            <w:rFonts w:ascii="Times New Roman" w:hAnsi="Times New Roman" w:cs="Times New Roman"/>
            <w:sz w:val="22"/>
          </w:rPr>
          <w:delText>Covid</w:delText>
        </w:r>
      </w:del>
      <w:ins w:id="70"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infection is linked to the </w:t>
      </w:r>
      <w:r w:rsidRPr="00F73CB7">
        <w:rPr>
          <w:rFonts w:ascii="Times New Roman" w:hAnsi="Times New Roman" w:cs="Times New Roman"/>
          <w:sz w:val="22"/>
          <w:highlight w:val="yellow"/>
          <w:rPrChange w:id="71" w:author="Budy Resosudarmo" w:date="2020-10-16T10:49:00Z">
            <w:rPr>
              <w:rFonts w:ascii="Times New Roman" w:hAnsi="Times New Roman" w:cs="Times New Roman"/>
              <w:sz w:val="22"/>
            </w:rPr>
          </w:rPrChange>
        </w:rPr>
        <w:t>spatial connectivity</w:t>
      </w:r>
      <w:r w:rsidRPr="003E6C8C">
        <w:rPr>
          <w:rFonts w:ascii="Times New Roman" w:hAnsi="Times New Roman" w:cs="Times New Roman"/>
          <w:sz w:val="22"/>
        </w:rPr>
        <w:t xml:space="preserve">, and how Indonesian regional economy is affected by the pandemic. </w:t>
      </w:r>
    </w:p>
    <w:p w14:paraId="61AC167C" w14:textId="3463537C"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Before estimating the growth spillover, in the first part of the paper we conduct exploratory spatial data analysis (ESDA) for the </w:t>
      </w:r>
      <w:del w:id="72" w:author="Budy Resosudarmo" w:date="2020-10-16T10:47:00Z">
        <w:r w:rsidRPr="003E6C8C" w:rsidDel="00F73CB7">
          <w:rPr>
            <w:rFonts w:ascii="Times New Roman" w:hAnsi="Times New Roman" w:cs="Times New Roman"/>
            <w:sz w:val="22"/>
          </w:rPr>
          <w:delText>Covid</w:delText>
        </w:r>
      </w:del>
      <w:ins w:id="73"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w:t>
      </w:r>
      <w:del w:id="74" w:author="Budy Resosudarmo" w:date="2020-10-16T10:47:00Z">
        <w:r w:rsidRPr="003E6C8C" w:rsidDel="00F73CB7">
          <w:rPr>
            <w:rFonts w:ascii="Times New Roman" w:hAnsi="Times New Roman" w:cs="Times New Roman"/>
            <w:sz w:val="22"/>
          </w:rPr>
          <w:delText>Covid</w:delText>
        </w:r>
      </w:del>
      <w:ins w:id="75"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the results from spatial econometric models show that the provincial growth in the pandemic period is affected by the spillover of shocks in the surrounding regions.</w:t>
      </w:r>
    </w:p>
    <w:p w14:paraId="4810136A" w14:textId="6186986F" w:rsidR="003E6C8C" w:rsidRDefault="003E6C8C" w:rsidP="007653C1">
      <w:pPr>
        <w:ind w:firstLine="709"/>
        <w:rPr>
          <w:rFonts w:ascii="Times New Roman" w:hAnsi="Times New Roman" w:cs="Times New Roman"/>
          <w:sz w:val="22"/>
        </w:rPr>
      </w:pPr>
      <w:r w:rsidRPr="003E6C8C">
        <w:rPr>
          <w:rFonts w:ascii="Times New Roman" w:hAnsi="Times New Roman" w:cs="Times New Roman"/>
          <w:sz w:val="22"/>
        </w:rPr>
        <w:t xml:space="preserve">The rest of this paper is organized as follows. The second section exposes some stylized facts related to the dynamics on </w:t>
      </w:r>
      <w:del w:id="76" w:author="Budy Resosudarmo" w:date="2020-10-16T10:47:00Z">
        <w:r w:rsidRPr="003E6C8C" w:rsidDel="00F73CB7">
          <w:rPr>
            <w:rFonts w:ascii="Times New Roman" w:hAnsi="Times New Roman" w:cs="Times New Roman"/>
            <w:sz w:val="22"/>
          </w:rPr>
          <w:delText>Covid</w:delText>
        </w:r>
      </w:del>
      <w:ins w:id="77"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cases in Indonesian regions and the latest figure of regional economic growth. In Section 3 we discuss data and methodology. Section 4 presents the results and discussion, and finally Section 5 concludes the paper.</w:t>
      </w:r>
    </w:p>
    <w:p w14:paraId="6989A8CF" w14:textId="611DEEC1" w:rsidR="00466C11" w:rsidRDefault="00466C11" w:rsidP="00466C11">
      <w:pPr>
        <w:rPr>
          <w:rFonts w:ascii="Times New Roman" w:hAnsi="Times New Roman" w:cs="Times New Roman"/>
          <w:sz w:val="22"/>
        </w:rPr>
      </w:pPr>
    </w:p>
    <w:p w14:paraId="545D4EFC" w14:textId="485E09A7" w:rsidR="00466C11" w:rsidRPr="0062481C" w:rsidRDefault="00466C11" w:rsidP="00466C11">
      <w:pPr>
        <w:rPr>
          <w:rFonts w:ascii="Times New Roman" w:hAnsi="Times New Roman" w:cs="Times New Roman"/>
          <w:b/>
          <w:bCs/>
          <w:sz w:val="22"/>
        </w:rPr>
      </w:pPr>
      <w:commentRangeStart w:id="78"/>
      <w:del w:id="79" w:author="Budy Resosudarmo" w:date="2020-10-16T11:24:00Z">
        <w:r w:rsidRPr="0062481C" w:rsidDel="007653C1">
          <w:rPr>
            <w:rFonts w:ascii="Times New Roman" w:hAnsi="Times New Roman" w:cs="Times New Roman"/>
            <w:b/>
            <w:bCs/>
            <w:sz w:val="22"/>
          </w:rPr>
          <w:delText>2 Some stylized facts</w:delText>
        </w:r>
      </w:del>
      <w:ins w:id="80" w:author="Budy Resosudarmo" w:date="2020-10-16T11:24:00Z">
        <w:r w:rsidR="007653C1">
          <w:rPr>
            <w:rFonts w:ascii="Times New Roman" w:hAnsi="Times New Roman" w:cs="Times New Roman"/>
            <w:b/>
            <w:bCs/>
            <w:sz w:val="22"/>
          </w:rPr>
          <w:t xml:space="preserve">COVID-19 </w:t>
        </w:r>
      </w:ins>
      <w:ins w:id="81" w:author="Budy Resosudarmo" w:date="2020-10-16T11:26:00Z">
        <w:r w:rsidR="007653C1">
          <w:rPr>
            <w:rFonts w:ascii="Times New Roman" w:hAnsi="Times New Roman" w:cs="Times New Roman"/>
            <w:b/>
            <w:bCs/>
            <w:sz w:val="22"/>
          </w:rPr>
          <w:t xml:space="preserve">PANDEMIC </w:t>
        </w:r>
      </w:ins>
      <w:ins w:id="82" w:author="Budy Resosudarmo" w:date="2020-10-16T11:24:00Z">
        <w:r w:rsidR="007653C1">
          <w:rPr>
            <w:rFonts w:ascii="Times New Roman" w:hAnsi="Times New Roman" w:cs="Times New Roman"/>
            <w:b/>
            <w:bCs/>
            <w:sz w:val="22"/>
          </w:rPr>
          <w:t>IN INDONESIA</w:t>
        </w:r>
      </w:ins>
      <w:commentRangeEnd w:id="78"/>
      <w:ins w:id="83" w:author="Budy Resosudarmo" w:date="2020-10-16T12:02:00Z">
        <w:r w:rsidR="00492F5A">
          <w:rPr>
            <w:rStyle w:val="CommentReference"/>
          </w:rPr>
          <w:commentReference w:id="78"/>
        </w:r>
      </w:ins>
    </w:p>
    <w:p w14:paraId="7F6376B7" w14:textId="522F4A47" w:rsidR="007D7625" w:rsidRDefault="007D7625" w:rsidP="00DE3D07"/>
    <w:p w14:paraId="10C343D2" w14:textId="3C0BDEB2" w:rsidR="00F73CB7" w:rsidRDefault="00466C11" w:rsidP="00DE3D07">
      <w:pPr>
        <w:rPr>
          <w:ins w:id="84" w:author="Budy Resosudarmo" w:date="2020-10-16T10:51:00Z"/>
          <w:rFonts w:ascii="Times New Roman" w:hAnsi="Times New Roman" w:cs="Times New Roman"/>
          <w:sz w:val="22"/>
          <w:szCs w:val="24"/>
        </w:rPr>
      </w:pPr>
      <w:r w:rsidRPr="00466C11">
        <w:rPr>
          <w:rFonts w:ascii="Times New Roman" w:hAnsi="Times New Roman" w:cs="Times New Roman"/>
          <w:sz w:val="22"/>
          <w:szCs w:val="24"/>
        </w:rPr>
        <w:t xml:space="preserve">Before formally analyzing the impacts of </w:t>
      </w:r>
      <w:del w:id="85" w:author="Budy Resosudarmo" w:date="2020-10-16T10:47:00Z">
        <w:r w:rsidRPr="00466C11" w:rsidDel="00F73CB7">
          <w:rPr>
            <w:rFonts w:ascii="Times New Roman" w:hAnsi="Times New Roman" w:cs="Times New Roman"/>
            <w:sz w:val="22"/>
            <w:szCs w:val="24"/>
          </w:rPr>
          <w:delText>Covid</w:delText>
        </w:r>
      </w:del>
      <w:ins w:id="86"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on regional economic growth, it is necessary to document some important </w:t>
      </w:r>
      <w:commentRangeStart w:id="87"/>
      <w:r w:rsidRPr="00466C11">
        <w:rPr>
          <w:rFonts w:ascii="Times New Roman" w:hAnsi="Times New Roman" w:cs="Times New Roman"/>
          <w:sz w:val="22"/>
          <w:szCs w:val="24"/>
        </w:rPr>
        <w:t>facts</w:t>
      </w:r>
      <w:commentRangeEnd w:id="87"/>
      <w:r w:rsidR="007653C1">
        <w:rPr>
          <w:rStyle w:val="CommentReference"/>
        </w:rPr>
        <w:commentReference w:id="87"/>
      </w:r>
      <w:r w:rsidRPr="00466C11">
        <w:rPr>
          <w:rFonts w:ascii="Times New Roman" w:hAnsi="Times New Roman" w:cs="Times New Roman"/>
          <w:sz w:val="22"/>
          <w:szCs w:val="24"/>
        </w:rPr>
        <w:t xml:space="preserve"> that are useful to understand the context of the analysis. In Figure 2, we provide the charts of selected variables related to </w:t>
      </w:r>
      <w:del w:id="88" w:author="Budy Resosudarmo" w:date="2020-10-16T10:47:00Z">
        <w:r w:rsidRPr="00466C11" w:rsidDel="00F73CB7">
          <w:rPr>
            <w:rFonts w:ascii="Times New Roman" w:hAnsi="Times New Roman" w:cs="Times New Roman"/>
            <w:sz w:val="22"/>
            <w:szCs w:val="24"/>
          </w:rPr>
          <w:delText>Covid</w:delText>
        </w:r>
      </w:del>
      <w:ins w:id="89"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and the economic impacts across provinces. Panel (a) plots the change in number of </w:t>
      </w:r>
      <w:del w:id="90" w:author="Budy Resosudarmo" w:date="2020-10-16T10:47:00Z">
        <w:r w:rsidRPr="00466C11" w:rsidDel="00F73CB7">
          <w:rPr>
            <w:rFonts w:ascii="Times New Roman" w:hAnsi="Times New Roman" w:cs="Times New Roman"/>
            <w:sz w:val="22"/>
            <w:szCs w:val="24"/>
          </w:rPr>
          <w:delText>Covid</w:delText>
        </w:r>
      </w:del>
      <w:ins w:id="91"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cumulative cases (per 100</w:t>
      </w:r>
      <w:ins w:id="92" w:author="Budy Resosudarmo" w:date="2020-10-16T11:39:00Z">
        <w:r w:rsidR="004F3866">
          <w:rPr>
            <w:rFonts w:ascii="Times New Roman" w:hAnsi="Times New Roman" w:cs="Times New Roman"/>
            <w:sz w:val="22"/>
            <w:szCs w:val="24"/>
          </w:rPr>
          <w:t>,</w:t>
        </w:r>
      </w:ins>
      <w:del w:id="93" w:author="Budy Resosudarmo" w:date="2020-10-16T11:39: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 from March to June 2020. The highest increase of number of cases is recorded in Jakarta, the capital of Indonesia (100.3), followed by South Kalimantan (72.9), and North Maluku (56.85), while Aceh province records the lowest increase in number of cases per 100</w:t>
      </w:r>
      <w:ins w:id="94" w:author="Budy Resosudarmo" w:date="2020-10-16T11:40:00Z">
        <w:r w:rsidR="004F3866">
          <w:rPr>
            <w:rFonts w:ascii="Times New Roman" w:hAnsi="Times New Roman" w:cs="Times New Roman"/>
            <w:sz w:val="22"/>
            <w:szCs w:val="24"/>
          </w:rPr>
          <w:t>,</w:t>
        </w:r>
      </w:ins>
      <w:del w:id="95" w:author="Budy Resosudarmo" w:date="2020-10-16T11:40: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w:t>
      </w:r>
      <w:ins w:id="96" w:author="Budy Resosudarmo" w:date="2020-10-16T10:51:00Z">
        <w:r w:rsidR="00F73CB7">
          <w:rPr>
            <w:rFonts w:ascii="Times New Roman" w:hAnsi="Times New Roman" w:cs="Times New Roman"/>
            <w:sz w:val="22"/>
            <w:szCs w:val="24"/>
          </w:rPr>
          <w:t xml:space="preserve"> (R1: sources of data)</w:t>
        </w:r>
      </w:ins>
      <w:r w:rsidRPr="00466C11">
        <w:rPr>
          <w:rFonts w:ascii="Times New Roman" w:hAnsi="Times New Roman" w:cs="Times New Roman"/>
          <w:sz w:val="22"/>
          <w:szCs w:val="24"/>
        </w:rPr>
        <w:t xml:space="preserve">. </w:t>
      </w:r>
    </w:p>
    <w:p w14:paraId="599A7123" w14:textId="77777777" w:rsidR="00F73CB7" w:rsidRDefault="00F73CB7" w:rsidP="00DE3D07">
      <w:pPr>
        <w:rPr>
          <w:ins w:id="97" w:author="Budy Resosudarmo" w:date="2020-10-16T10:51:00Z"/>
          <w:rFonts w:ascii="Times New Roman" w:hAnsi="Times New Roman" w:cs="Times New Roman"/>
          <w:sz w:val="22"/>
          <w:szCs w:val="24"/>
        </w:rPr>
      </w:pPr>
    </w:p>
    <w:p w14:paraId="7B415F1B" w14:textId="3D606F68" w:rsidR="00466C11" w:rsidRDefault="00466C11" w:rsidP="00DE3D07">
      <w:pPr>
        <w:rPr>
          <w:rFonts w:ascii="Times New Roman" w:hAnsi="Times New Roman" w:cs="Times New Roman"/>
          <w:sz w:val="22"/>
          <w:szCs w:val="24"/>
        </w:rPr>
      </w:pPr>
      <w:r w:rsidRPr="00466C11">
        <w:rPr>
          <w:rFonts w:ascii="Times New Roman" w:hAnsi="Times New Roman" w:cs="Times New Roman"/>
          <w:sz w:val="22"/>
          <w:szCs w:val="24"/>
        </w:rPr>
        <w:t xml:space="preserve">In terms of the impact of </w:t>
      </w:r>
      <w:del w:id="98" w:author="Budy Resosudarmo" w:date="2020-10-16T10:47:00Z">
        <w:r w:rsidRPr="00466C11" w:rsidDel="00F73CB7">
          <w:rPr>
            <w:rFonts w:ascii="Times New Roman" w:hAnsi="Times New Roman" w:cs="Times New Roman"/>
            <w:sz w:val="22"/>
            <w:szCs w:val="24"/>
          </w:rPr>
          <w:delText>Covid</w:delText>
        </w:r>
      </w:del>
      <w:ins w:id="99"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on economic growth, most of provinces (32 out of 34) recorded </w:t>
      </w:r>
      <w:commentRangeStart w:id="100"/>
      <w:r w:rsidRPr="00466C11">
        <w:rPr>
          <w:rFonts w:ascii="Times New Roman" w:hAnsi="Times New Roman" w:cs="Times New Roman"/>
          <w:sz w:val="22"/>
          <w:szCs w:val="24"/>
        </w:rPr>
        <w:t>negative growth in Q2-2020</w:t>
      </w:r>
      <w:commentRangeEnd w:id="100"/>
      <w:r w:rsidR="00F17FCB">
        <w:rPr>
          <w:rStyle w:val="CommentReference"/>
        </w:rPr>
        <w:commentReference w:id="100"/>
      </w:r>
      <w:r w:rsidRPr="00466C11">
        <w:rPr>
          <w:rFonts w:ascii="Times New Roman" w:hAnsi="Times New Roman" w:cs="Times New Roman"/>
          <w:sz w:val="22"/>
          <w:szCs w:val="24"/>
        </w:rPr>
        <w:t xml:space="preserve">, where provinces in Java-Bali region are the worst performers (panel (b)). The economic growth of Bali, Jakarta, Banten provinces are -10.98%, -8.22%, and -7.4% (year-on-year) respectively. On the other hand, two easternmost provinces, West Papua and Papua, were able to maintain positive economic growth of 0.53% and 4.52% respectively. We also utilize the </w:t>
      </w:r>
      <w:del w:id="101" w:author="Budy Resosudarmo" w:date="2020-10-16T10:47:00Z">
        <w:r w:rsidRPr="00466C11" w:rsidDel="00F73CB7">
          <w:rPr>
            <w:rFonts w:ascii="Times New Roman" w:hAnsi="Times New Roman" w:cs="Times New Roman"/>
            <w:sz w:val="22"/>
            <w:szCs w:val="24"/>
          </w:rPr>
          <w:delText>Covid</w:delText>
        </w:r>
      </w:del>
      <w:ins w:id="102"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Community Mobility Index from Google to capture the effects of pandemic on people mobility. From panel (c), it can be seen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Pr="00466C11">
        <w:rPr>
          <w:rFonts w:ascii="Times New Roman" w:hAnsi="Times New Roman" w:cs="Times New Roman"/>
          <w:sz w:val="22"/>
          <w:szCs w:val="24"/>
        </w:rPr>
        <w:t xml:space="preserve"> Lastly, we also document the number of people who los</w:t>
      </w:r>
      <w:r>
        <w:rPr>
          <w:rFonts w:ascii="Times New Roman" w:hAnsi="Times New Roman" w:cs="Times New Roman"/>
          <w:sz w:val="22"/>
          <w:szCs w:val="24"/>
        </w:rPr>
        <w:t>e</w:t>
      </w:r>
      <w:r w:rsidRPr="00466C11">
        <w:rPr>
          <w:rFonts w:ascii="Times New Roman" w:hAnsi="Times New Roman" w:cs="Times New Roman"/>
          <w:sz w:val="22"/>
          <w:szCs w:val="24"/>
        </w:rPr>
        <w:t xml:space="preserve"> their jobs as the impacts of </w:t>
      </w:r>
      <w:del w:id="105" w:author="Budy Resosudarmo" w:date="2020-10-16T10:47:00Z">
        <w:r w:rsidRPr="00466C11" w:rsidDel="00F73CB7">
          <w:rPr>
            <w:rFonts w:ascii="Times New Roman" w:hAnsi="Times New Roman" w:cs="Times New Roman"/>
            <w:sz w:val="22"/>
            <w:szCs w:val="24"/>
          </w:rPr>
          <w:delText>Covid</w:delText>
        </w:r>
      </w:del>
      <w:ins w:id="106"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pandemic, plotted in panel (d). Similar to the impacts on </w:t>
      </w:r>
      <w:r w:rsidRPr="00466C11">
        <w:rPr>
          <w:rFonts w:ascii="Times New Roman" w:hAnsi="Times New Roman" w:cs="Times New Roman"/>
          <w:sz w:val="22"/>
          <w:szCs w:val="24"/>
        </w:rPr>
        <w:lastRenderedPageBreak/>
        <w:t>economic growth, provinces in the Java region report the highest number of people who had lost their jobs due to pandemic. West Java province suffers the most with around 340</w:t>
      </w:r>
      <w:del w:id="107" w:author="Budy Resosudarmo" w:date="2020-10-16T11:49:00Z">
        <w:r w:rsidRPr="00466C11" w:rsidDel="002C2726">
          <w:rPr>
            <w:rFonts w:ascii="Times New Roman" w:hAnsi="Times New Roman" w:cs="Times New Roman"/>
            <w:sz w:val="22"/>
            <w:szCs w:val="24"/>
          </w:rPr>
          <w:delText>.</w:delText>
        </w:r>
      </w:del>
      <w:ins w:id="108" w:author="Budy Resosudarmo" w:date="2020-10-16T11:49:00Z">
        <w:r w:rsidR="002C2726">
          <w:rPr>
            <w:rFonts w:ascii="Times New Roman" w:hAnsi="Times New Roman" w:cs="Times New Roman"/>
            <w:sz w:val="22"/>
            <w:szCs w:val="24"/>
          </w:rPr>
          <w:t>,</w:t>
        </w:r>
      </w:ins>
      <w:r w:rsidRPr="00466C11">
        <w:rPr>
          <w:rFonts w:ascii="Times New Roman" w:hAnsi="Times New Roman" w:cs="Times New Roman"/>
          <w:sz w:val="22"/>
          <w:szCs w:val="24"/>
        </w:rPr>
        <w:t>000 people reporting lost their jobs from March to June 2020. Next, Jakarta, Central Java and East Java are the other provinces that record high numbers of jobs losses during the same period</w:t>
      </w:r>
      <w:ins w:id="109" w:author="Budy Resosudarmo" w:date="2020-10-16T10:52:00Z">
        <w:r w:rsidR="00F73CB7">
          <w:rPr>
            <w:rFonts w:ascii="Times New Roman" w:hAnsi="Times New Roman" w:cs="Times New Roman"/>
            <w:sz w:val="22"/>
            <w:szCs w:val="24"/>
          </w:rPr>
          <w:t xml:space="preserve"> (R1: sources of data)</w:t>
        </w:r>
      </w:ins>
      <w:r w:rsidRPr="00466C11">
        <w:rPr>
          <w:rFonts w:ascii="Times New Roman" w:hAnsi="Times New Roman" w:cs="Times New Roman"/>
          <w:sz w:val="22"/>
          <w:szCs w:val="24"/>
        </w:rPr>
        <w:t>.</w:t>
      </w:r>
    </w:p>
    <w:p w14:paraId="1AADC8CF" w14:textId="17FD5B5C" w:rsidR="001566C2" w:rsidRDefault="001566C2" w:rsidP="00DE3D07">
      <w:pPr>
        <w:rPr>
          <w:rFonts w:ascii="Times New Roman" w:hAnsi="Times New Roman" w:cs="Times New Roman"/>
          <w:sz w:val="22"/>
          <w:szCs w:val="24"/>
        </w:rPr>
      </w:pPr>
    </w:p>
    <w:p w14:paraId="6DA687B3" w14:textId="28B0CF78" w:rsidR="001566C2" w:rsidRDefault="001566C2" w:rsidP="00DE3D07">
      <w:pPr>
        <w:rPr>
          <w:rFonts w:ascii="Times New Roman" w:hAnsi="Times New Roman" w:cs="Times New Roman"/>
          <w:sz w:val="22"/>
          <w:szCs w:val="24"/>
        </w:rPr>
      </w:pPr>
    </w:p>
    <w:p w14:paraId="221408BC" w14:textId="759FDB7A" w:rsidR="001566C2" w:rsidRDefault="001566C2" w:rsidP="00DE3D07">
      <w:pPr>
        <w:rPr>
          <w:rFonts w:ascii="Times New Roman" w:hAnsi="Times New Roman" w:cs="Times New Roman"/>
          <w:sz w:val="22"/>
          <w:szCs w:val="24"/>
        </w:rPr>
      </w:pPr>
    </w:p>
    <w:p w14:paraId="10B3C698" w14:textId="77777777" w:rsidR="001566C2" w:rsidRPr="00466C11" w:rsidRDefault="001566C2" w:rsidP="00DE3D07">
      <w:pPr>
        <w:rPr>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433F97" w14:paraId="5522A3F0" w14:textId="77777777" w:rsidTr="00C47525">
        <w:tc>
          <w:tcPr>
            <w:tcW w:w="4508" w:type="dxa"/>
          </w:tcPr>
          <w:p w14:paraId="27FA7E1B" w14:textId="77777777" w:rsidR="001566C2" w:rsidRDefault="001566C2" w:rsidP="00DE3D07">
            <w:r>
              <w:rPr>
                <w:noProof/>
              </w:rPr>
              <w:drawing>
                <wp:inline distT="0" distB="0" distL="0" distR="0" wp14:anchorId="0843FF76" wp14:editId="0B965C0E">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p>
          <w:p w14:paraId="1211B69A" w14:textId="35E08B55"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(a) Change in number of cases</w:t>
            </w:r>
          </w:p>
        </w:tc>
        <w:tc>
          <w:tcPr>
            <w:tcW w:w="4508" w:type="dxa"/>
          </w:tcPr>
          <w:p w14:paraId="3140A373" w14:textId="77777777"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noProof/>
                <w:sz w:val="20"/>
                <w:szCs w:val="20"/>
              </w:rPr>
              <w:drawing>
                <wp:inline distT="0" distB="0" distL="0" distR="0" wp14:anchorId="024CA6C4" wp14:editId="11616453">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p>
          <w:p w14:paraId="4C96ED83" w14:textId="0DFEF219"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(b) GDP growth in Q2-2020</w:t>
            </w:r>
          </w:p>
        </w:tc>
      </w:tr>
      <w:tr w:rsidR="00433F97" w14:paraId="2D2EEBB9" w14:textId="77777777" w:rsidTr="00C47525">
        <w:tc>
          <w:tcPr>
            <w:tcW w:w="4508" w:type="dxa"/>
          </w:tcPr>
          <w:p w14:paraId="6D501635" w14:textId="77777777" w:rsidR="001566C2" w:rsidRDefault="001566C2" w:rsidP="00DE3D07">
            <w:r>
              <w:rPr>
                <w:noProof/>
              </w:rPr>
              <w:drawing>
                <wp:inline distT="0" distB="0" distL="0" distR="0" wp14:anchorId="1A19DE9D" wp14:editId="64E26E82">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p>
          <w:p w14:paraId="2CF816DD" w14:textId="7BE22A3D"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p>
        </w:tc>
        <w:tc>
          <w:tcPr>
            <w:tcW w:w="4508" w:type="dxa"/>
          </w:tcPr>
          <w:p w14:paraId="36BA5FD8" w14:textId="77777777"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noProof/>
                <w:sz w:val="20"/>
                <w:szCs w:val="20"/>
              </w:rPr>
              <w:drawing>
                <wp:inline distT="0" distB="0" distL="0" distR="0" wp14:anchorId="7939650B" wp14:editId="3A1EB020">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p>
          <w:p w14:paraId="4491EC9C" w14:textId="1FCB1019"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p>
        </w:tc>
      </w:tr>
    </w:tbl>
    <w:p w14:paraId="2E528C48" w14:textId="7051046D" w:rsidR="00F73CB7" w:rsidRDefault="00F73CB7" w:rsidP="00C47525">
      <w:pPr>
        <w:jc w:val="center"/>
        <w:rPr>
          <w:ins w:id="110" w:author="Budy Resosudarmo" w:date="2020-10-16T10:52:00Z"/>
          <w:rFonts w:ascii="Times New Roman" w:hAnsi="Times New Roman" w:cs="Times New Roman"/>
          <w:sz w:val="20"/>
          <w:szCs w:val="20"/>
        </w:rPr>
      </w:pPr>
      <w:ins w:id="111" w:author="Budy Resosudarmo" w:date="2020-10-16T10:52:00Z">
        <w:r>
          <w:rPr>
            <w:rFonts w:ascii="Times New Roman" w:hAnsi="Times New Roman" w:cs="Times New Roman"/>
            <w:sz w:val="20"/>
            <w:szCs w:val="20"/>
          </w:rPr>
          <w:t>(R1: source of data?)</w:t>
        </w:r>
      </w:ins>
    </w:p>
    <w:p w14:paraId="6A3A30FF" w14:textId="379EB895" w:rsidR="00415631" w:rsidRPr="00C47525" w:rsidRDefault="00415631" w:rsidP="00C47525">
      <w:pPr>
        <w:jc w:val="center"/>
        <w:rPr>
          <w:rFonts w:ascii="Times New Roman" w:hAnsi="Times New Roman" w:cs="Times New Roman"/>
          <w:sz w:val="20"/>
          <w:szCs w:val="20"/>
        </w:rPr>
      </w:pPr>
      <w:commentRangeStart w:id="112"/>
      <w:r w:rsidRPr="00C47525">
        <w:rPr>
          <w:rFonts w:ascii="Times New Roman" w:hAnsi="Times New Roman" w:cs="Times New Roman"/>
          <w:sz w:val="20"/>
          <w:szCs w:val="20"/>
        </w:rPr>
        <w:t>Fig</w:t>
      </w:r>
      <w:ins w:id="113" w:author="Budy Resosudarmo" w:date="2020-10-16T10:52:00Z">
        <w:r w:rsidR="00F73CB7">
          <w:rPr>
            <w:rFonts w:ascii="Times New Roman" w:hAnsi="Times New Roman" w:cs="Times New Roman"/>
            <w:sz w:val="20"/>
            <w:szCs w:val="20"/>
          </w:rPr>
          <w:t>ure</w:t>
        </w:r>
      </w:ins>
      <w:del w:id="114" w:author="Budy Resosudarmo" w:date="2020-10-16T11:50:00Z">
        <w:r w:rsidRPr="00C47525" w:rsidDel="002C2726">
          <w:rPr>
            <w:rFonts w:ascii="Times New Roman" w:hAnsi="Times New Roman" w:cs="Times New Roman"/>
            <w:sz w:val="20"/>
            <w:szCs w:val="20"/>
          </w:rPr>
          <w:delText>.</w:delText>
        </w:r>
      </w:del>
      <w:r w:rsidRPr="00C47525">
        <w:rPr>
          <w:rFonts w:ascii="Times New Roman" w:hAnsi="Times New Roman" w:cs="Times New Roman"/>
          <w:sz w:val="20"/>
          <w:szCs w:val="20"/>
        </w:rPr>
        <w:t xml:space="preserve"> 2</w:t>
      </w:r>
      <w:ins w:id="115" w:author="Budy Resosudarmo" w:date="2020-10-16T11:50:00Z">
        <w:r w:rsidR="002C2726">
          <w:rPr>
            <w:rFonts w:ascii="Times New Roman" w:hAnsi="Times New Roman" w:cs="Times New Roman"/>
            <w:sz w:val="20"/>
            <w:szCs w:val="20"/>
          </w:rPr>
          <w:t>.</w:t>
        </w:r>
      </w:ins>
      <w:del w:id="116" w:author="Budy Resosudarmo" w:date="2020-10-16T11:50:00Z">
        <w:r w:rsidRPr="00C47525" w:rsidDel="002C2726">
          <w:rPr>
            <w:rFonts w:ascii="Times New Roman" w:hAnsi="Times New Roman" w:cs="Times New Roman"/>
            <w:sz w:val="20"/>
            <w:szCs w:val="20"/>
          </w:rPr>
          <w:delText>:</w:delText>
        </w:r>
      </w:del>
      <w:r w:rsidRPr="00C47525">
        <w:rPr>
          <w:rFonts w:ascii="Times New Roman" w:hAnsi="Times New Roman" w:cs="Times New Roman"/>
          <w:sz w:val="20"/>
          <w:szCs w:val="20"/>
        </w:rPr>
        <w:t xml:space="preserve"> </w:t>
      </w:r>
      <w:del w:id="117" w:author="Budy Resosudarmo" w:date="2020-10-16T10:47:00Z">
        <w:r w:rsidRPr="00C47525" w:rsidDel="00F73CB7">
          <w:rPr>
            <w:rFonts w:ascii="Times New Roman" w:hAnsi="Times New Roman" w:cs="Times New Roman"/>
            <w:sz w:val="20"/>
            <w:szCs w:val="20"/>
          </w:rPr>
          <w:delText>Covid</w:delText>
        </w:r>
      </w:del>
      <w:ins w:id="118" w:author="Budy Resosudarmo" w:date="2020-10-16T10:47:00Z">
        <w:r w:rsidR="00F73CB7">
          <w:rPr>
            <w:rFonts w:ascii="Times New Roman" w:hAnsi="Times New Roman" w:cs="Times New Roman"/>
            <w:sz w:val="20"/>
            <w:szCs w:val="20"/>
          </w:rPr>
          <w:t>COVID</w:t>
        </w:r>
      </w:ins>
      <w:r w:rsidRPr="00C47525">
        <w:rPr>
          <w:rFonts w:ascii="Times New Roman" w:hAnsi="Times New Roman" w:cs="Times New Roman"/>
          <w:sz w:val="20"/>
          <w:szCs w:val="20"/>
        </w:rPr>
        <w:t>-19 cases and its impacts on main economic variables</w:t>
      </w:r>
      <w:commentRangeEnd w:id="112"/>
      <w:r w:rsidR="004F3866">
        <w:rPr>
          <w:rStyle w:val="CommentReference"/>
        </w:rPr>
        <w:commentReference w:id="112"/>
      </w:r>
    </w:p>
    <w:p w14:paraId="26599978" w14:textId="56616A35" w:rsidR="00415631" w:rsidRDefault="00415631" w:rsidP="00DE3D07"/>
    <w:p w14:paraId="66A001CD" w14:textId="77777777" w:rsidR="00492F5A" w:rsidRDefault="00415631" w:rsidP="00846EF1">
      <w:pPr>
        <w:ind w:firstLine="426"/>
        <w:rPr>
          <w:ins w:id="119" w:author="Budy Resosudarmo" w:date="2020-10-16T12:02:00Z"/>
          <w:rFonts w:ascii="Times New Roman" w:hAnsi="Times New Roman" w:cs="Times New Roman"/>
          <w:sz w:val="22"/>
          <w:szCs w:val="24"/>
        </w:rPr>
      </w:pPr>
      <w:commentRangeStart w:id="120"/>
      <w:r w:rsidRPr="00415631">
        <w:rPr>
          <w:rFonts w:ascii="Times New Roman" w:hAnsi="Times New Roman" w:cs="Times New Roman"/>
          <w:sz w:val="22"/>
          <w:szCs w:val="24"/>
        </w:rPr>
        <w:t xml:space="preserve">Plots in Figure 2 may stimulate a critical question; how do those variables are correlated one each other? </w:t>
      </w:r>
      <w:commentRangeEnd w:id="120"/>
      <w:r w:rsidR="002C2726">
        <w:rPr>
          <w:rStyle w:val="CommentReference"/>
        </w:rPr>
        <w:commentReference w:id="120"/>
      </w:r>
      <w:r w:rsidRPr="00415631">
        <w:rPr>
          <w:rFonts w:ascii="Times New Roman" w:hAnsi="Times New Roman" w:cs="Times New Roman"/>
          <w:sz w:val="22"/>
          <w:szCs w:val="24"/>
        </w:rPr>
        <w:t xml:space="preserve">Answering this question is important because it will help us to understand how economic activities are affected by the intensity of the spread of the virus. </w:t>
      </w:r>
      <w:commentRangeStart w:id="121"/>
      <w:r w:rsidRPr="00415631">
        <w:rPr>
          <w:rFonts w:ascii="Times New Roman" w:hAnsi="Times New Roman" w:cs="Times New Roman"/>
          <w:sz w:val="22"/>
          <w:szCs w:val="24"/>
        </w:rPr>
        <w:t xml:space="preserve">To answer the question, we implement correlation test between these selected variables </w:t>
      </w:r>
      <w:commentRangeEnd w:id="121"/>
      <w:r w:rsidR="002C2726">
        <w:rPr>
          <w:rStyle w:val="CommentReference"/>
        </w:rPr>
        <w:commentReference w:id="121"/>
      </w:r>
      <w:r w:rsidRPr="00415631">
        <w:rPr>
          <w:rFonts w:ascii="Times New Roman" w:hAnsi="Times New Roman" w:cs="Times New Roman"/>
          <w:sz w:val="22"/>
          <w:szCs w:val="24"/>
        </w:rPr>
        <w:t>and plot the result in Figure 3.</w:t>
      </w:r>
      <w:r>
        <w:rPr>
          <w:rStyle w:val="FootnoteReference"/>
          <w:rFonts w:ascii="Times New Roman" w:hAnsi="Times New Roman" w:cs="Times New Roman"/>
          <w:sz w:val="22"/>
          <w:szCs w:val="24"/>
        </w:rPr>
        <w:footnoteReference w:id="3"/>
      </w:r>
      <w:r w:rsidRPr="00415631">
        <w:rPr>
          <w:rFonts w:ascii="Times New Roman" w:hAnsi="Times New Roman" w:cs="Times New Roman"/>
          <w:sz w:val="22"/>
          <w:szCs w:val="24"/>
        </w:rPr>
        <w:t xml:space="preserve"> </w:t>
      </w:r>
    </w:p>
    <w:p w14:paraId="72345662" w14:textId="5D462255" w:rsidR="00415631" w:rsidRDefault="00415631" w:rsidP="00846EF1">
      <w:pPr>
        <w:ind w:firstLine="426"/>
        <w:rPr>
          <w:rFonts w:ascii="Times New Roman" w:hAnsi="Times New Roman" w:cs="Times New Roman"/>
          <w:sz w:val="22"/>
        </w:rPr>
      </w:pPr>
      <w:r w:rsidRPr="00415631">
        <w:rPr>
          <w:rFonts w:ascii="Times New Roman" w:hAnsi="Times New Roman" w:cs="Times New Roman"/>
          <w:sz w:val="22"/>
          <w:szCs w:val="24"/>
        </w:rPr>
        <w:t xml:space="preserve">People’s mobility is significantly having negative correlation with the change in number of </w:t>
      </w:r>
      <w:del w:id="122" w:author="Budy Resosudarmo" w:date="2020-10-16T10:47:00Z">
        <w:r w:rsidRPr="00415631" w:rsidDel="00F73CB7">
          <w:rPr>
            <w:rFonts w:ascii="Times New Roman" w:hAnsi="Times New Roman" w:cs="Times New Roman"/>
            <w:sz w:val="22"/>
            <w:szCs w:val="24"/>
          </w:rPr>
          <w:delText>Covid</w:delText>
        </w:r>
      </w:del>
      <w:ins w:id="123" w:author="Budy Resosudarmo" w:date="2020-10-16T10:47:00Z">
        <w:r w:rsidR="00F73CB7">
          <w:rPr>
            <w:rFonts w:ascii="Times New Roman" w:hAnsi="Times New Roman" w:cs="Times New Roman"/>
            <w:sz w:val="22"/>
            <w:szCs w:val="24"/>
          </w:rPr>
          <w:t>COVID</w:t>
        </w:r>
      </w:ins>
      <w:r w:rsidRPr="00415631">
        <w:rPr>
          <w:rFonts w:ascii="Times New Roman" w:hAnsi="Times New Roman" w:cs="Times New Roman"/>
          <w:sz w:val="22"/>
          <w:szCs w:val="24"/>
        </w:rPr>
        <w:t xml:space="preserve">-19 cases and </w:t>
      </w:r>
      <w:ins w:id="124" w:author="Budy Resosudarmo" w:date="2020-10-16T10:53:00Z">
        <w:r w:rsidR="00F73CB7">
          <w:rPr>
            <w:rFonts w:ascii="Times New Roman" w:hAnsi="Times New Roman" w:cs="Times New Roman"/>
            <w:sz w:val="22"/>
            <w:szCs w:val="24"/>
          </w:rPr>
          <w:t>R1: Transportation, Accommodation and Services (</w:t>
        </w:r>
      </w:ins>
      <w:r w:rsidRPr="00415631">
        <w:rPr>
          <w:rFonts w:ascii="Times New Roman" w:hAnsi="Times New Roman" w:cs="Times New Roman"/>
          <w:sz w:val="22"/>
          <w:szCs w:val="24"/>
        </w:rPr>
        <w:t>TAS</w:t>
      </w:r>
      <w:ins w:id="125" w:author="Budy Resosudarmo" w:date="2020-10-16T10:53:00Z">
        <w:r w:rsidR="00F73CB7">
          <w:rPr>
            <w:rFonts w:ascii="Times New Roman" w:hAnsi="Times New Roman" w:cs="Times New Roman"/>
            <w:sz w:val="22"/>
            <w:szCs w:val="24"/>
          </w:rPr>
          <w:t>)</w:t>
        </w:r>
      </w:ins>
      <w:r w:rsidRPr="00415631">
        <w:rPr>
          <w:rFonts w:ascii="Times New Roman" w:hAnsi="Times New Roman" w:cs="Times New Roman"/>
          <w:sz w:val="22"/>
          <w:szCs w:val="24"/>
        </w:rPr>
        <w:t xml:space="preserve"> share in GDP. This means that mobility decreases at the larger rate in provinces with higher </w:t>
      </w:r>
      <w:del w:id="126" w:author="Budy Resosudarmo" w:date="2020-10-16T10:47:00Z">
        <w:r w:rsidRPr="00415631" w:rsidDel="00F73CB7">
          <w:rPr>
            <w:rFonts w:ascii="Times New Roman" w:hAnsi="Times New Roman" w:cs="Times New Roman"/>
            <w:sz w:val="22"/>
            <w:szCs w:val="24"/>
          </w:rPr>
          <w:delText>Covid</w:delText>
        </w:r>
      </w:del>
      <w:ins w:id="127" w:author="Budy Resosudarmo" w:date="2020-10-16T10:47:00Z">
        <w:r w:rsidR="00F73CB7">
          <w:rPr>
            <w:rFonts w:ascii="Times New Roman" w:hAnsi="Times New Roman" w:cs="Times New Roman"/>
            <w:sz w:val="22"/>
            <w:szCs w:val="24"/>
          </w:rPr>
          <w:t>COVID</w:t>
        </w:r>
      </w:ins>
      <w:r w:rsidRPr="00415631">
        <w:rPr>
          <w:rFonts w:ascii="Times New Roman" w:hAnsi="Times New Roman" w:cs="Times New Roman"/>
          <w:sz w:val="22"/>
          <w:szCs w:val="24"/>
        </w:rPr>
        <w:t xml:space="preserve">-19 cases and </w:t>
      </w:r>
      <w:r w:rsidRPr="00415631">
        <w:rPr>
          <w:rFonts w:ascii="Times New Roman" w:hAnsi="Times New Roman" w:cs="Times New Roman"/>
          <w:sz w:val="22"/>
          <w:szCs w:val="24"/>
        </w:rPr>
        <w:lastRenderedPageBreak/>
        <w:t xml:space="preserve">TAS share. Meanwhile, GDP growth is more connected </w:t>
      </w:r>
      <w:commentRangeStart w:id="128"/>
      <w:r w:rsidRPr="00415631">
        <w:rPr>
          <w:rFonts w:ascii="Times New Roman" w:hAnsi="Times New Roman" w:cs="Times New Roman"/>
          <w:sz w:val="22"/>
          <w:szCs w:val="24"/>
        </w:rPr>
        <w:t>to number of jobs los</w:t>
      </w:r>
      <w:commentRangeEnd w:id="128"/>
      <w:r w:rsidR="00D15F2C">
        <w:rPr>
          <w:rStyle w:val="CommentReference"/>
        </w:rPr>
        <w:commentReference w:id="128"/>
      </w:r>
      <w:r w:rsidRPr="00415631">
        <w:rPr>
          <w:rFonts w:ascii="Times New Roman" w:hAnsi="Times New Roman" w:cs="Times New Roman"/>
          <w:sz w:val="22"/>
          <w:szCs w:val="24"/>
        </w:rPr>
        <w:t xml:space="preserve">t and TAS share in GDP. Lastly, in addition to people’s mobility, change in number of </w:t>
      </w:r>
      <w:del w:id="129" w:author="Budy Resosudarmo" w:date="2020-10-16T10:47:00Z">
        <w:r w:rsidRPr="00415631" w:rsidDel="00F73CB7">
          <w:rPr>
            <w:rFonts w:ascii="Times New Roman" w:hAnsi="Times New Roman" w:cs="Times New Roman"/>
            <w:sz w:val="22"/>
            <w:szCs w:val="24"/>
          </w:rPr>
          <w:delText>Covid</w:delText>
        </w:r>
      </w:del>
      <w:ins w:id="130" w:author="Budy Resosudarmo" w:date="2020-10-16T10:47:00Z">
        <w:r w:rsidR="00F73CB7">
          <w:rPr>
            <w:rFonts w:ascii="Times New Roman" w:hAnsi="Times New Roman" w:cs="Times New Roman"/>
            <w:sz w:val="22"/>
            <w:szCs w:val="24"/>
          </w:rPr>
          <w:t>COVID</w:t>
        </w:r>
      </w:ins>
      <w:r w:rsidRPr="00415631">
        <w:rPr>
          <w:rFonts w:ascii="Times New Roman" w:hAnsi="Times New Roman" w:cs="Times New Roman"/>
          <w:sz w:val="22"/>
          <w:szCs w:val="24"/>
        </w:rPr>
        <w:t xml:space="preserve">-19 cases is also significantly correlated with TAS share in GDP. From the correlation test, it can be asserted that </w:t>
      </w:r>
      <w:r w:rsidRPr="006E03CE">
        <w:rPr>
          <w:rFonts w:ascii="Times New Roman" w:hAnsi="Times New Roman" w:cs="Times New Roman"/>
          <w:sz w:val="22"/>
          <w:szCs w:val="24"/>
          <w:highlight w:val="yellow"/>
          <w:rPrChange w:id="131" w:author="Budy Resosudarmo" w:date="2020-10-16T10:53:00Z">
            <w:rPr>
              <w:rFonts w:ascii="Times New Roman" w:hAnsi="Times New Roman" w:cs="Times New Roman"/>
              <w:sz w:val="22"/>
              <w:szCs w:val="24"/>
            </w:rPr>
          </w:rPrChange>
        </w:rPr>
        <w:t xml:space="preserve">the link between number of </w:t>
      </w:r>
      <w:del w:id="132" w:author="Budy Resosudarmo" w:date="2020-10-16T10:47:00Z">
        <w:r w:rsidRPr="006E03CE" w:rsidDel="00F73CB7">
          <w:rPr>
            <w:rFonts w:ascii="Times New Roman" w:hAnsi="Times New Roman" w:cs="Times New Roman"/>
            <w:sz w:val="22"/>
            <w:szCs w:val="24"/>
            <w:highlight w:val="yellow"/>
            <w:rPrChange w:id="133" w:author="Budy Resosudarmo" w:date="2020-10-16T10:53:00Z">
              <w:rPr>
                <w:rFonts w:ascii="Times New Roman" w:hAnsi="Times New Roman" w:cs="Times New Roman"/>
                <w:sz w:val="22"/>
                <w:szCs w:val="24"/>
              </w:rPr>
            </w:rPrChange>
          </w:rPr>
          <w:delText>Covid</w:delText>
        </w:r>
      </w:del>
      <w:ins w:id="134" w:author="Budy Resosudarmo" w:date="2020-10-16T10:47:00Z">
        <w:r w:rsidR="00F73CB7" w:rsidRPr="006E03CE">
          <w:rPr>
            <w:rFonts w:ascii="Times New Roman" w:hAnsi="Times New Roman" w:cs="Times New Roman"/>
            <w:sz w:val="22"/>
            <w:szCs w:val="24"/>
            <w:highlight w:val="yellow"/>
            <w:rPrChange w:id="135" w:author="Budy Resosudarmo" w:date="2020-10-16T10:53:00Z">
              <w:rPr>
                <w:rFonts w:ascii="Times New Roman" w:hAnsi="Times New Roman" w:cs="Times New Roman"/>
                <w:sz w:val="22"/>
                <w:szCs w:val="24"/>
              </w:rPr>
            </w:rPrChange>
          </w:rPr>
          <w:t>COVID</w:t>
        </w:r>
      </w:ins>
      <w:r w:rsidRPr="006E03CE">
        <w:rPr>
          <w:rFonts w:ascii="Times New Roman" w:hAnsi="Times New Roman" w:cs="Times New Roman"/>
          <w:sz w:val="22"/>
          <w:szCs w:val="24"/>
          <w:highlight w:val="yellow"/>
          <w:rPrChange w:id="136" w:author="Budy Resosudarmo" w:date="2020-10-16T10:53:00Z">
            <w:rPr>
              <w:rFonts w:ascii="Times New Roman" w:hAnsi="Times New Roman" w:cs="Times New Roman"/>
              <w:sz w:val="22"/>
              <w:szCs w:val="24"/>
            </w:rPr>
          </w:rPrChange>
        </w:rPr>
        <w:t>-19 cases and economic growth is not crystal clear, given that fact that the correlation between the two is not significant</w:t>
      </w:r>
      <w:r w:rsidRPr="00415631">
        <w:rPr>
          <w:rFonts w:ascii="Times New Roman" w:hAnsi="Times New Roman" w:cs="Times New Roman"/>
          <w:sz w:val="22"/>
          <w:szCs w:val="24"/>
        </w:rPr>
        <w:t>. Thus, the connection is rather vague and need further exploration. However, the plot underlines the importance of economic</w:t>
      </w:r>
      <w:r w:rsidR="00AD7A2E" w:rsidRPr="00AD7A2E">
        <w:rPr>
          <w:rFonts w:ascii="Times New Roman" w:hAnsi="Times New Roman" w:cs="Times New Roman"/>
          <w:sz w:val="22"/>
        </w:rPr>
        <w:t xml:space="preserve"> structure, where it is significantly correlated both with GDP growth and number of cases. Since the number of infected people is higher in provinces with higher TAS share in GDP, local government implemented large-scale social restrictions (PSBB) policy to minimize contacts among people, such as schools’ closure, work-from-home, restrictions on religious congregations and even closing of houses of worship. </w:t>
      </w:r>
      <w:r w:rsidR="00AD7A2E" w:rsidRPr="006E03CE">
        <w:rPr>
          <w:rFonts w:ascii="Times New Roman" w:hAnsi="Times New Roman" w:cs="Times New Roman"/>
          <w:sz w:val="22"/>
          <w:highlight w:val="yellow"/>
          <w:rPrChange w:id="137" w:author="Budy Resosudarmo" w:date="2020-10-16T10:54:00Z">
            <w:rPr>
              <w:rFonts w:ascii="Times New Roman" w:hAnsi="Times New Roman" w:cs="Times New Roman"/>
              <w:sz w:val="22"/>
            </w:rPr>
          </w:rPrChange>
        </w:rPr>
        <w:t>As the results, people’s mobility decreased, reflected in its negative correlation with change in number of cases. Eventually, the reduction in people’s mobility decelerates economic activities, albeit the correlation between people’s mobility and GDP growth is not significant</w:t>
      </w:r>
      <w:r w:rsidR="00AD7A2E" w:rsidRPr="00AD7A2E">
        <w:rPr>
          <w:rFonts w:ascii="Times New Roman" w:hAnsi="Times New Roman" w:cs="Times New Roman"/>
          <w:sz w:val="22"/>
        </w:rPr>
        <w:t>.</w:t>
      </w:r>
    </w:p>
    <w:p w14:paraId="4BA5BB42" w14:textId="77749D0D" w:rsidR="00EA099A" w:rsidRPr="00AD7A2E" w:rsidRDefault="00EA099A" w:rsidP="00EA099A">
      <w:pPr>
        <w:jc w:val="center"/>
        <w:rPr>
          <w:rFonts w:ascii="Times New Roman" w:hAnsi="Times New Roman" w:cs="Times New Roman"/>
          <w:sz w:val="22"/>
        </w:rPr>
      </w:pPr>
      <w:r>
        <w:rPr>
          <w:noProof/>
        </w:rPr>
        <w:drawing>
          <wp:inline distT="0" distB="0" distL="0" distR="0" wp14:anchorId="36BA6251" wp14:editId="71BFF35D">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p>
    <w:p w14:paraId="7F857A5D" w14:textId="14DCDDEB" w:rsidR="00AD7A2E" w:rsidRPr="00EA099A" w:rsidRDefault="00AD7A2E" w:rsidP="00EA099A">
      <w:pPr>
        <w:jc w:val="center"/>
        <w:rPr>
          <w:rFonts w:ascii="Times New Roman" w:hAnsi="Times New Roman" w:cs="Times New Roman"/>
          <w:sz w:val="20"/>
          <w:szCs w:val="20"/>
        </w:rPr>
      </w:pPr>
      <w:r w:rsidRPr="00EA099A">
        <w:rPr>
          <w:rFonts w:ascii="Times New Roman" w:hAnsi="Times New Roman" w:cs="Times New Roman"/>
          <w:sz w:val="20"/>
          <w:szCs w:val="20"/>
        </w:rPr>
        <w:t>Fig</w:t>
      </w:r>
      <w:ins w:id="138" w:author="Budy Resosudarmo" w:date="2020-10-16T12:28:00Z">
        <w:r w:rsidR="00281A92">
          <w:rPr>
            <w:rFonts w:ascii="Times New Roman" w:hAnsi="Times New Roman" w:cs="Times New Roman"/>
            <w:sz w:val="20"/>
            <w:szCs w:val="20"/>
          </w:rPr>
          <w:t>ure</w:t>
        </w:r>
      </w:ins>
      <w:del w:id="139" w:author="Budy Resosudarmo" w:date="2020-10-16T12:28:00Z">
        <w:r w:rsidRPr="00EA099A" w:rsidDel="00281A92">
          <w:rPr>
            <w:rFonts w:ascii="Times New Roman" w:hAnsi="Times New Roman" w:cs="Times New Roman"/>
            <w:sz w:val="20"/>
            <w:szCs w:val="20"/>
          </w:rPr>
          <w:delText>.</w:delText>
        </w:r>
      </w:del>
      <w:r w:rsidRPr="00EA099A">
        <w:rPr>
          <w:rFonts w:ascii="Times New Roman" w:hAnsi="Times New Roman" w:cs="Times New Roman"/>
          <w:sz w:val="20"/>
          <w:szCs w:val="20"/>
        </w:rPr>
        <w:t xml:space="preserve"> 3</w:t>
      </w:r>
      <w:ins w:id="140" w:author="Budy Resosudarmo" w:date="2020-10-16T12:28:00Z">
        <w:r w:rsidR="00281A92">
          <w:rPr>
            <w:rFonts w:ascii="Times New Roman" w:hAnsi="Times New Roman" w:cs="Times New Roman"/>
            <w:sz w:val="20"/>
            <w:szCs w:val="20"/>
          </w:rPr>
          <w:t>.</w:t>
        </w:r>
      </w:ins>
      <w:del w:id="141" w:author="Budy Resosudarmo" w:date="2020-10-16T12:28:00Z">
        <w:r w:rsidRPr="00EA099A" w:rsidDel="00281A92">
          <w:rPr>
            <w:rFonts w:ascii="Times New Roman" w:hAnsi="Times New Roman" w:cs="Times New Roman"/>
            <w:sz w:val="20"/>
            <w:szCs w:val="20"/>
          </w:rPr>
          <w:delText>:</w:delText>
        </w:r>
      </w:del>
      <w:r w:rsidRPr="00EA099A">
        <w:rPr>
          <w:rFonts w:ascii="Times New Roman" w:hAnsi="Times New Roman" w:cs="Times New Roman"/>
          <w:sz w:val="20"/>
          <w:szCs w:val="20"/>
        </w:rPr>
        <w:t xml:space="preserve"> Correlation between selected variables. Significant correlation at 5% is marked with star.</w:t>
      </w:r>
    </w:p>
    <w:p w14:paraId="7416A343" w14:textId="19B71CC9" w:rsidR="007B4216" w:rsidRDefault="00492F5A" w:rsidP="00DE3D07">
      <w:pPr>
        <w:rPr>
          <w:ins w:id="142" w:author="Budy Resosudarmo" w:date="2020-10-16T12:11:00Z"/>
        </w:rPr>
      </w:pPr>
      <w:ins w:id="143" w:author="Budy Resosudarmo" w:date="2020-10-16T12:06:00Z">
        <w:r>
          <w:t xml:space="preserve">(Content of this section is not that clear at the moment. </w:t>
        </w:r>
      </w:ins>
      <w:ins w:id="144" w:author="Budy Resosudarmo" w:date="2020-10-16T12:09:00Z">
        <w:r>
          <w:t xml:space="preserve">Probably best to </w:t>
        </w:r>
        <w:r w:rsidR="00E77F2C">
          <w:t>describe (historically) the spre</w:t>
        </w:r>
      </w:ins>
      <w:ins w:id="145" w:author="Budy Resosudarmo" w:date="2020-10-16T12:10:00Z">
        <w:r w:rsidR="00E77F2C">
          <w:t xml:space="preserve">ad of the pandemic across provinces in Indonesia. </w:t>
        </w:r>
        <w:proofErr w:type="gramStart"/>
        <w:r w:rsidR="00E77F2C">
          <w:t>So</w:t>
        </w:r>
        <w:proofErr w:type="gramEnd"/>
        <w:r w:rsidR="00E77F2C">
          <w:t xml:space="preserve"> a snap as this is</w:t>
        </w:r>
      </w:ins>
      <w:ins w:id="146" w:author="Budy Resosudarmo" w:date="2020-10-16T12:11:00Z">
        <w:r w:rsidR="00E77F2C">
          <w:t xml:space="preserve"> not useful.)</w:t>
        </w:r>
      </w:ins>
    </w:p>
    <w:p w14:paraId="2B0FD6FB" w14:textId="071F76B9" w:rsidR="00E77F2C" w:rsidRDefault="00E77F2C" w:rsidP="00DE3D07">
      <w:pPr>
        <w:rPr>
          <w:ins w:id="147" w:author="Budy Resosudarmo" w:date="2020-10-17T16:17:00Z"/>
        </w:rPr>
      </w:pPr>
    </w:p>
    <w:p w14:paraId="5D1A4643" w14:textId="2D041409" w:rsidR="00DA66D8" w:rsidRDefault="00DA66D8" w:rsidP="00DE3D07">
      <w:pPr>
        <w:rPr>
          <w:ins w:id="148" w:author="Budy Resosudarmo" w:date="2020-10-17T16:17:00Z"/>
        </w:rPr>
      </w:pPr>
      <w:ins w:id="149" w:author="Budy Resosudarmo" w:date="2020-10-17T16:17:00Z">
        <w:r>
          <w:t xml:space="preserve">Check and review also several </w:t>
        </w:r>
        <w:proofErr w:type="gramStart"/>
        <w:r>
          <w:t>regulation</w:t>
        </w:r>
        <w:proofErr w:type="gramEnd"/>
        <w:r>
          <w:t xml:space="preserve"> re COVID and people movement:</w:t>
        </w:r>
      </w:ins>
    </w:p>
    <w:p w14:paraId="02198B21" w14:textId="5224FA72" w:rsidR="00DA66D8" w:rsidRDefault="00DA66D8" w:rsidP="00DE3D07">
      <w:pPr>
        <w:rPr>
          <w:ins w:id="150" w:author="Budy Resosudarmo" w:date="2020-10-17T16:17:00Z"/>
        </w:rPr>
      </w:pPr>
      <w:ins w:id="151" w:author="Budy Resosudarmo" w:date="2020-10-17T16:17:00Z">
        <w:r w:rsidRPr="00DA66D8">
          <w:t>https://covid19.go.id/p/regulasi</w:t>
        </w:r>
      </w:ins>
    </w:p>
    <w:p w14:paraId="477EA636" w14:textId="77777777" w:rsidR="00DA66D8" w:rsidRDefault="00DA66D8" w:rsidP="00DE3D07">
      <w:pPr>
        <w:rPr>
          <w:ins w:id="152" w:author="Budy Resosudarmo" w:date="2020-10-16T12:12:00Z"/>
        </w:rPr>
      </w:pPr>
    </w:p>
    <w:p w14:paraId="2375F0BE" w14:textId="5DFFF67C" w:rsidR="00E77F2C" w:rsidRPr="00E77F2C" w:rsidRDefault="00E77F2C" w:rsidP="00DE3D07">
      <w:pPr>
        <w:rPr>
          <w:ins w:id="153" w:author="Budy Resosudarmo" w:date="2020-10-16T12:07:00Z"/>
          <w:b/>
          <w:bCs/>
          <w:rPrChange w:id="154" w:author="Budy Resosudarmo" w:date="2020-10-16T12:12:00Z">
            <w:rPr>
              <w:ins w:id="155" w:author="Budy Resosudarmo" w:date="2020-10-16T12:07:00Z"/>
            </w:rPr>
          </w:rPrChange>
        </w:rPr>
      </w:pPr>
      <w:ins w:id="156" w:author="Budy Resosudarmo" w:date="2020-10-16T12:12:00Z">
        <w:r w:rsidRPr="00E77F2C">
          <w:rPr>
            <w:b/>
            <w:bCs/>
            <w:rPrChange w:id="157" w:author="Budy Resosudarmo" w:date="2020-10-16T12:12:00Z">
              <w:rPr/>
            </w:rPrChange>
          </w:rPr>
          <w:t>LITERATURE REVIEW</w:t>
        </w:r>
      </w:ins>
    </w:p>
    <w:p w14:paraId="3C2BF003" w14:textId="770E30B9" w:rsidR="00E77F2C" w:rsidRDefault="00E77F2C" w:rsidP="00E77F2C">
      <w:pPr>
        <w:rPr>
          <w:ins w:id="158" w:author="Budy Resosudarmo" w:date="2020-10-16T13:25:00Z"/>
        </w:rPr>
      </w:pPr>
      <w:ins w:id="159" w:author="Budy Resosudarmo" w:date="2020-10-16T12:12:00Z">
        <w:r>
          <w:t>R1: The literature discussing spillover between provinces is not available. In addition, the discussion on the economics shock on regional growth is also not available.</w:t>
        </w:r>
      </w:ins>
    </w:p>
    <w:p w14:paraId="767015DA" w14:textId="450334B8" w:rsidR="00DC75FA" w:rsidRDefault="00DC75FA" w:rsidP="00E77F2C">
      <w:pPr>
        <w:rPr>
          <w:ins w:id="160" w:author="Budy Resosudarmo" w:date="2020-10-16T13:25:00Z"/>
        </w:rPr>
      </w:pPr>
    </w:p>
    <w:p w14:paraId="270A5FAC" w14:textId="6E2AC9E4" w:rsidR="00DC75FA" w:rsidRDefault="00DC75FA" w:rsidP="00E77F2C">
      <w:pPr>
        <w:rPr>
          <w:ins w:id="161" w:author="Budy Resosudarmo" w:date="2020-10-16T13:26:00Z"/>
        </w:rPr>
      </w:pPr>
      <w:ins w:id="162" w:author="Budy Resosudarmo" w:date="2020-10-16T13:25:00Z">
        <w:r>
          <w:t>Note that there are literature on spatial regional correlation in Indonesia before. Several are in previous IRSA Book</w:t>
        </w:r>
      </w:ins>
      <w:ins w:id="163" w:author="Budy Resosudarmo" w:date="2020-10-16T13:26:00Z">
        <w:r>
          <w:t>:</w:t>
        </w:r>
      </w:ins>
    </w:p>
    <w:p w14:paraId="7A902E9B" w14:textId="0858D70A" w:rsidR="00DC75FA" w:rsidRDefault="00DC75FA" w:rsidP="00E77F2C">
      <w:pPr>
        <w:rPr>
          <w:ins w:id="164" w:author="Budy Resosudarmo" w:date="2020-10-16T13:26:00Z"/>
        </w:rPr>
      </w:pPr>
    </w:p>
    <w:p w14:paraId="533E4F4E" w14:textId="4D510C3E" w:rsidR="00DC75FA" w:rsidRDefault="00DC75FA" w:rsidP="00E77F2C">
      <w:pPr>
        <w:rPr>
          <w:ins w:id="165" w:author="Budy Resosudarmo" w:date="2020-10-16T13:30:00Z"/>
        </w:rPr>
      </w:pPr>
      <w:ins w:id="166" w:author="Budy Resosudarmo" w:date="2020-10-16T13:30:00Z">
        <w:r>
          <w:lastRenderedPageBreak/>
          <w:fldChar w:fldCharType="begin"/>
        </w:r>
        <w:r>
          <w:instrText xml:space="preserve"> HYPERLINK "</w:instrText>
        </w:r>
        <w:r w:rsidRPr="00DC75FA">
          <w:rPr>
            <w:rPrChange w:id="167" w:author="Budy Resosudarmo" w:date="2020-10-16T13:30:00Z">
              <w:rPr>
                <w:rStyle w:val="Hyperlink"/>
              </w:rPr>
            </w:rPrChange>
          </w:rPr>
          <w:instrText>https://www.dropbox.com/s/g3hg254dyr1gujt/Chapter_13_2011.pdf?dl=</w:instrText>
        </w:r>
        <w:r w:rsidRPr="00DC75FA">
          <w:instrText>0</w:instrText>
        </w:r>
        <w:r>
          <w:instrText xml:space="preserve">" </w:instrText>
        </w:r>
        <w:r>
          <w:fldChar w:fldCharType="separate"/>
        </w:r>
        <w:r w:rsidRPr="00DC75FA">
          <w:rPr>
            <w:rStyle w:val="Hyperlink"/>
          </w:rPr>
          <w:t>https://www.dropbox.com/s/g3hg254dyr1gujt/Chapter_13_2011.pdf?dl=</w:t>
        </w:r>
        <w:r w:rsidRPr="00372321">
          <w:rPr>
            <w:rStyle w:val="Hyperlink"/>
          </w:rPr>
          <w:t>0</w:t>
        </w:r>
        <w:r>
          <w:fldChar w:fldCharType="end"/>
        </w:r>
      </w:ins>
    </w:p>
    <w:p w14:paraId="68D3036D" w14:textId="6A413DBC" w:rsidR="00DC75FA" w:rsidRDefault="00DC75FA" w:rsidP="00E77F2C">
      <w:pPr>
        <w:rPr>
          <w:ins w:id="168" w:author="Budy Resosudarmo" w:date="2020-10-16T12:12:00Z"/>
        </w:rPr>
      </w:pPr>
      <w:ins w:id="169" w:author="Budy Resosudarmo" w:date="2020-10-16T13:32:00Z">
        <w:r w:rsidRPr="00DC75FA">
          <w:t>https://www.dropbox.com/s/2e588dmxompb0ny/Chapter_5_2009.pdf?dl=0</w:t>
        </w:r>
      </w:ins>
    </w:p>
    <w:p w14:paraId="39D2A72D" w14:textId="7EF97242" w:rsidR="00492F5A" w:rsidRDefault="00DC75FA" w:rsidP="00DE3D07">
      <w:pPr>
        <w:rPr>
          <w:ins w:id="170" w:author="Budy Resosudarmo" w:date="2020-10-16T13:34:00Z"/>
        </w:rPr>
      </w:pPr>
      <w:ins w:id="171" w:author="Budy Resosudarmo" w:date="2020-10-16T13:34:00Z">
        <w:r>
          <w:t>Or from other resources. For example:</w:t>
        </w:r>
      </w:ins>
    </w:p>
    <w:p w14:paraId="42A148DC" w14:textId="3D7D8099" w:rsidR="00DC75FA" w:rsidRDefault="003D20EB" w:rsidP="00DE3D07">
      <w:pPr>
        <w:rPr>
          <w:ins w:id="172" w:author="Budy Resosudarmo" w:date="2020-10-16T13:34:00Z"/>
        </w:rPr>
      </w:pPr>
      <w:ins w:id="173" w:author="Budy Resosudarmo" w:date="2020-10-16T13:34:00Z">
        <w:r>
          <w:fldChar w:fldCharType="begin"/>
        </w:r>
        <w:r>
          <w:instrText xml:space="preserve"> HYPERLINK "</w:instrText>
        </w:r>
        <w:r w:rsidRPr="00DC75FA">
          <w:instrText>https://www.anzrsai.org/assets/Uploads/PublicationChapter/Vidyattama-2014-2.pdf</w:instrText>
        </w:r>
        <w:r>
          <w:instrText xml:space="preserve">" </w:instrText>
        </w:r>
        <w:r>
          <w:fldChar w:fldCharType="separate"/>
        </w:r>
        <w:r w:rsidRPr="00372321">
          <w:rPr>
            <w:rStyle w:val="Hyperlink"/>
          </w:rPr>
          <w:t>https://www.anzrsai.org/assets/Uploads/PublicationChapter/Vidyattama-2014-2.pdf</w:t>
        </w:r>
        <w:r>
          <w:fldChar w:fldCharType="end"/>
        </w:r>
      </w:ins>
    </w:p>
    <w:p w14:paraId="2F3AF5F3" w14:textId="4D172732" w:rsidR="003D20EB" w:rsidRDefault="003D20EB" w:rsidP="00DE3D07">
      <w:pPr>
        <w:rPr>
          <w:ins w:id="174" w:author="Budy Resosudarmo" w:date="2020-10-16T13:41:00Z"/>
        </w:rPr>
      </w:pPr>
      <w:ins w:id="175" w:author="Budy Resosudarmo" w:date="2020-10-16T13:41:00Z">
        <w:r>
          <w:fldChar w:fldCharType="begin"/>
        </w:r>
        <w:r>
          <w:instrText xml:space="preserve"> HYPERLINK "</w:instrText>
        </w:r>
        <w:r w:rsidRPr="003D20EB">
          <w:instrText>https://www.tandfonline.com/doi/full/10.1080/19475683.2013.806353</w:instrText>
        </w:r>
        <w:r>
          <w:instrText xml:space="preserve">" </w:instrText>
        </w:r>
        <w:r>
          <w:fldChar w:fldCharType="separate"/>
        </w:r>
        <w:r w:rsidRPr="00372321">
          <w:rPr>
            <w:rStyle w:val="Hyperlink"/>
          </w:rPr>
          <w:t>https://www.tandfonline.com/doi/full/10.1080/19475683.2013.806353</w:t>
        </w:r>
        <w:r>
          <w:fldChar w:fldCharType="end"/>
        </w:r>
      </w:ins>
    </w:p>
    <w:p w14:paraId="1208842F" w14:textId="1BEE6712" w:rsidR="003D20EB" w:rsidRDefault="003D20EB" w:rsidP="00DE3D07">
      <w:pPr>
        <w:rPr>
          <w:ins w:id="176" w:author="Budy Resosudarmo" w:date="2020-10-16T13:42:00Z"/>
        </w:rPr>
      </w:pPr>
      <w:ins w:id="177" w:author="Budy Resosudarmo" w:date="2020-10-16T13:42:00Z">
        <w:r>
          <w:fldChar w:fldCharType="begin"/>
        </w:r>
        <w:r>
          <w:instrText xml:space="preserve"> HYPERLINK "</w:instrText>
        </w:r>
        <w:r w:rsidRPr="003D20EB">
          <w:rPr>
            <w:rPrChange w:id="178" w:author="Budy Resosudarmo" w:date="2020-10-16T13:42:00Z">
              <w:rPr>
                <w:rStyle w:val="Hyperlink"/>
              </w:rPr>
            </w:rPrChange>
          </w:rPr>
          <w:instrText>https://link.springer.com/article/10.1007/s10109-005-0016-</w:instrText>
        </w:r>
        <w:r w:rsidRPr="003D20EB">
          <w:instrText>3</w:instrText>
        </w:r>
        <w:r>
          <w:instrText xml:space="preserve">" </w:instrText>
        </w:r>
        <w:r>
          <w:fldChar w:fldCharType="separate"/>
        </w:r>
        <w:r w:rsidRPr="003D20EB">
          <w:rPr>
            <w:rStyle w:val="Hyperlink"/>
          </w:rPr>
          <w:t>https://link.springer.com/article/10.1007/s10109-005-0016-</w:t>
        </w:r>
        <w:r w:rsidRPr="00372321">
          <w:rPr>
            <w:rStyle w:val="Hyperlink"/>
          </w:rPr>
          <w:t>3</w:t>
        </w:r>
        <w:r>
          <w:fldChar w:fldCharType="end"/>
        </w:r>
      </w:ins>
    </w:p>
    <w:p w14:paraId="2DA81431" w14:textId="77777777" w:rsidR="003D20EB" w:rsidRDefault="003D20EB" w:rsidP="00DE3D07">
      <w:pPr>
        <w:rPr>
          <w:ins w:id="179" w:author="Budy Resosudarmo" w:date="2020-10-16T13:34:00Z"/>
        </w:rPr>
      </w:pPr>
    </w:p>
    <w:p w14:paraId="61FD86C1" w14:textId="77777777" w:rsidR="00DC75FA" w:rsidRDefault="00DC75FA" w:rsidP="00DE3D07"/>
    <w:p w14:paraId="2F346A27" w14:textId="77777777" w:rsidR="007B4216" w:rsidRPr="00E77F2C" w:rsidRDefault="007B4216" w:rsidP="00DE3D07">
      <w:pPr>
        <w:rPr>
          <w:rFonts w:ascii="Times New Roman" w:hAnsi="Times New Roman" w:cs="Times New Roman"/>
          <w:b/>
          <w:bCs/>
          <w:caps/>
          <w:sz w:val="22"/>
          <w:rPrChange w:id="180" w:author="Budy Resosudarmo" w:date="2020-10-16T12:13:00Z">
            <w:rPr>
              <w:rFonts w:ascii="Times New Roman" w:hAnsi="Times New Roman" w:cs="Times New Roman"/>
              <w:b/>
              <w:bCs/>
              <w:sz w:val="22"/>
            </w:rPr>
          </w:rPrChange>
        </w:rPr>
      </w:pPr>
      <w:commentRangeStart w:id="181"/>
      <w:del w:id="182" w:author="Budy Resosudarmo" w:date="2020-10-16T12:12:00Z">
        <w:r w:rsidRPr="00E77F2C" w:rsidDel="00E77F2C">
          <w:rPr>
            <w:rFonts w:ascii="Times New Roman" w:hAnsi="Times New Roman" w:cs="Times New Roman"/>
            <w:b/>
            <w:bCs/>
            <w:caps/>
            <w:sz w:val="22"/>
            <w:rPrChange w:id="183" w:author="Budy Resosudarmo" w:date="2020-10-16T12:13:00Z">
              <w:rPr>
                <w:rFonts w:ascii="Times New Roman" w:hAnsi="Times New Roman" w:cs="Times New Roman"/>
                <w:b/>
                <w:bCs/>
                <w:sz w:val="22"/>
              </w:rPr>
            </w:rPrChange>
          </w:rPr>
          <w:delText xml:space="preserve">3 </w:delText>
        </w:r>
      </w:del>
      <w:r w:rsidRPr="00E77F2C">
        <w:rPr>
          <w:rFonts w:ascii="Times New Roman" w:hAnsi="Times New Roman" w:cs="Times New Roman"/>
          <w:b/>
          <w:bCs/>
          <w:caps/>
          <w:sz w:val="22"/>
          <w:rPrChange w:id="184" w:author="Budy Resosudarmo" w:date="2020-10-16T12:13:00Z">
            <w:rPr>
              <w:rFonts w:ascii="Times New Roman" w:hAnsi="Times New Roman" w:cs="Times New Roman"/>
              <w:b/>
              <w:bCs/>
              <w:sz w:val="22"/>
            </w:rPr>
          </w:rPrChange>
        </w:rPr>
        <w:t>Data and Methodology</w:t>
      </w:r>
      <w:commentRangeEnd w:id="181"/>
      <w:r w:rsidR="002E4B13">
        <w:rPr>
          <w:rStyle w:val="CommentReference"/>
        </w:rPr>
        <w:commentReference w:id="181"/>
      </w:r>
    </w:p>
    <w:p w14:paraId="72E12C11" w14:textId="77777777" w:rsidR="0062481C" w:rsidRDefault="0062481C" w:rsidP="00DE3D07">
      <w:pPr>
        <w:rPr>
          <w:rFonts w:ascii="Times New Roman" w:hAnsi="Times New Roman" w:cs="Times New Roman"/>
          <w:sz w:val="22"/>
        </w:rPr>
      </w:pPr>
    </w:p>
    <w:p w14:paraId="0ADBD9E2" w14:textId="6EA3BEAE" w:rsidR="007B4216" w:rsidRPr="0062481C" w:rsidDel="00281A92" w:rsidRDefault="007B4216" w:rsidP="00DE3D07">
      <w:pPr>
        <w:rPr>
          <w:del w:id="185" w:author="Budy Resosudarmo" w:date="2020-10-16T12:24:00Z"/>
          <w:rFonts w:ascii="Times New Roman" w:hAnsi="Times New Roman" w:cs="Times New Roman"/>
          <w:sz w:val="22"/>
        </w:rPr>
      </w:pPr>
      <w:del w:id="186" w:author="Budy Resosudarmo" w:date="2020-10-16T12:24:00Z">
        <w:r w:rsidRPr="0062481C" w:rsidDel="00281A92">
          <w:rPr>
            <w:rFonts w:ascii="Times New Roman" w:hAnsi="Times New Roman" w:cs="Times New Roman"/>
            <w:sz w:val="22"/>
          </w:rPr>
          <w:delText>3.1 Data</w:delText>
        </w:r>
      </w:del>
    </w:p>
    <w:p w14:paraId="25D92CAB" w14:textId="6F264EC2" w:rsidR="00281A92" w:rsidRDefault="007B4216" w:rsidP="00746FA6">
      <w:pPr>
        <w:spacing w:beforeLines="50" w:before="180"/>
        <w:rPr>
          <w:ins w:id="187" w:author="Budy Resosudarmo" w:date="2020-10-16T12:24:00Z"/>
          <w:rFonts w:ascii="Times New Roman" w:hAnsi="Times New Roman" w:cs="Times New Roman"/>
          <w:sz w:val="22"/>
        </w:rPr>
      </w:pPr>
      <w:del w:id="188" w:author="Budy Resosudarmo" w:date="2020-10-16T12:24:00Z">
        <w:r w:rsidRPr="004F1203" w:rsidDel="00281A92">
          <w:rPr>
            <w:rFonts w:ascii="Times New Roman" w:hAnsi="Times New Roman" w:cs="Times New Roman"/>
            <w:sz w:val="22"/>
          </w:rPr>
          <w:delText xml:space="preserve">The main analysis of this study is </w:delText>
        </w:r>
        <w:commentRangeStart w:id="189"/>
        <w:r w:rsidRPr="004F1203" w:rsidDel="00281A92">
          <w:rPr>
            <w:rFonts w:ascii="Times New Roman" w:hAnsi="Times New Roman" w:cs="Times New Roman"/>
            <w:sz w:val="22"/>
          </w:rPr>
          <w:delText>broken</w:delText>
        </w:r>
        <w:commentRangeEnd w:id="189"/>
        <w:r w:rsidR="006E03CE" w:rsidDel="00281A92">
          <w:rPr>
            <w:rStyle w:val="CommentReference"/>
          </w:rPr>
          <w:commentReference w:id="189"/>
        </w:r>
        <w:r w:rsidRPr="004F1203" w:rsidDel="00281A92">
          <w:rPr>
            <w:rFonts w:ascii="Times New Roman" w:hAnsi="Times New Roman" w:cs="Times New Roman"/>
            <w:sz w:val="22"/>
          </w:rPr>
          <w:delText xml:space="preserve"> down into two sub analysis. In the first sub analysis, we evaluate the spatial dependence of </w:delText>
        </w:r>
      </w:del>
      <w:del w:id="190" w:author="Budy Resosudarmo" w:date="2020-10-16T10:47:00Z">
        <w:r w:rsidRPr="004F1203" w:rsidDel="00F73CB7">
          <w:rPr>
            <w:rFonts w:ascii="Times New Roman" w:hAnsi="Times New Roman" w:cs="Times New Roman"/>
            <w:sz w:val="22"/>
          </w:rPr>
          <w:delText>Covid</w:delText>
        </w:r>
      </w:del>
      <w:del w:id="191" w:author="Budy Resosudarmo" w:date="2020-10-16T12:24:00Z">
        <w:r w:rsidRPr="004F1203" w:rsidDel="00281A92">
          <w:rPr>
            <w:rFonts w:ascii="Times New Roman" w:hAnsi="Times New Roman" w:cs="Times New Roman"/>
            <w:sz w:val="22"/>
          </w:rPr>
          <w:delText xml:space="preserve">-19 infection cases across Indonesian provinces. </w:delText>
        </w:r>
      </w:del>
      <w:r w:rsidRPr="004F1203">
        <w:rPr>
          <w:rFonts w:ascii="Times New Roman" w:hAnsi="Times New Roman" w:cs="Times New Roman"/>
          <w:sz w:val="22"/>
        </w:rPr>
        <w:t>We use data available in https:</w:t>
      </w:r>
      <w:ins w:id="192" w:author="Arief Yusuf" w:date="2020-10-17T00:03:00Z">
        <w:r w:rsidR="00D15F2C">
          <w:rPr>
            <w:rFonts w:ascii="Times New Roman" w:hAnsi="Times New Roman" w:cs="Times New Roman"/>
            <w:sz w:val="22"/>
          </w:rPr>
          <w:t>//</w:t>
        </w:r>
      </w:ins>
      <w:ins w:id="193" w:author="Arief Yusuf" w:date="2020-10-17T00:02:00Z">
        <w:r w:rsidR="00D15F2C" w:rsidRPr="004F1203">
          <w:rPr>
            <w:rFonts w:ascii="Times New Roman" w:hAnsi="Times New Roman" w:cs="Times New Roman"/>
            <w:sz w:val="22"/>
          </w:rPr>
          <w:t xml:space="preserve"> </w:t>
        </w:r>
      </w:ins>
      <w:r w:rsidRPr="004F1203">
        <w:rPr>
          <w:rFonts w:ascii="Times New Roman" w:hAnsi="Times New Roman" w:cs="Times New Roman"/>
          <w:sz w:val="22"/>
        </w:rPr>
        <w:t>kawal</w:t>
      </w:r>
      <w:del w:id="194" w:author="Budy Resosudarmo" w:date="2020-10-16T10:47:00Z">
        <w:r w:rsidRPr="004F1203" w:rsidDel="00F73CB7">
          <w:rPr>
            <w:rFonts w:ascii="Times New Roman" w:hAnsi="Times New Roman" w:cs="Times New Roman"/>
            <w:sz w:val="22"/>
          </w:rPr>
          <w:delText>covid</w:delText>
        </w:r>
      </w:del>
      <w:ins w:id="195" w:author="Budy Resosudarmo" w:date="2020-10-16T10:47:00Z">
        <w:r w:rsidR="00F73CB7">
          <w:rPr>
            <w:rFonts w:ascii="Times New Roman" w:hAnsi="Times New Roman" w:cs="Times New Roman"/>
            <w:sz w:val="22"/>
          </w:rPr>
          <w:t>COVID</w:t>
        </w:r>
      </w:ins>
      <w:r w:rsidRPr="004F1203">
        <w:rPr>
          <w:rFonts w:ascii="Times New Roman" w:hAnsi="Times New Roman" w:cs="Times New Roman"/>
          <w:sz w:val="22"/>
        </w:rPr>
        <w:t xml:space="preserve">19.id. </w:t>
      </w:r>
      <w:ins w:id="196" w:author="Budy Resosudarmo" w:date="2020-10-16T12:24:00Z">
        <w:r w:rsidR="00281A92">
          <w:rPr>
            <w:rFonts w:ascii="Times New Roman" w:hAnsi="Times New Roman" w:cs="Times New Roman"/>
            <w:sz w:val="22"/>
          </w:rPr>
          <w:t xml:space="preserve">This data is used </w:t>
        </w:r>
      </w:ins>
      <w:ins w:id="197" w:author="Budy Resosudarmo" w:date="2020-10-16T12:26:00Z">
        <w:r w:rsidR="00281A92">
          <w:rPr>
            <w:rFonts w:ascii="Times New Roman" w:hAnsi="Times New Roman" w:cs="Times New Roman"/>
            <w:sz w:val="22"/>
          </w:rPr>
          <w:t xml:space="preserve">to </w:t>
        </w:r>
      </w:ins>
      <w:ins w:id="198" w:author="Budy Resosudarmo" w:date="2020-10-16T12:24:00Z">
        <w:r w:rsidR="00281A92" w:rsidRPr="004F1203">
          <w:rPr>
            <w:rFonts w:ascii="Times New Roman" w:hAnsi="Times New Roman" w:cs="Times New Roman"/>
            <w:sz w:val="22"/>
          </w:rPr>
          <w:t xml:space="preserve">evaluate the spatial dependence of </w:t>
        </w:r>
        <w:r w:rsidR="00281A92">
          <w:rPr>
            <w:rFonts w:ascii="Times New Roman" w:hAnsi="Times New Roman" w:cs="Times New Roman"/>
            <w:sz w:val="22"/>
          </w:rPr>
          <w:t>COVID</w:t>
        </w:r>
        <w:r w:rsidR="00281A92" w:rsidRPr="004F1203">
          <w:rPr>
            <w:rFonts w:ascii="Times New Roman" w:hAnsi="Times New Roman" w:cs="Times New Roman"/>
            <w:sz w:val="22"/>
          </w:rPr>
          <w:t xml:space="preserve">-19 infection cases across Indonesian provinces. </w:t>
        </w:r>
      </w:ins>
      <w:r w:rsidRPr="004F1203">
        <w:rPr>
          <w:rFonts w:ascii="Times New Roman" w:hAnsi="Times New Roman" w:cs="Times New Roman"/>
          <w:sz w:val="22"/>
        </w:rPr>
        <w:t xml:space="preserve">The original data contains daily cumulative cases in 34 provinces. We transformed the daily data into a ratio of monthly cumulative case per 100.000 population and used it as the final data. </w:t>
      </w:r>
    </w:p>
    <w:p w14:paraId="21D068A8" w14:textId="61F3E01D" w:rsidR="007B4216" w:rsidRDefault="007B4216" w:rsidP="00746FA6">
      <w:pPr>
        <w:spacing w:beforeLines="50" w:before="180"/>
        <w:rPr>
          <w:rFonts w:ascii="Times New Roman" w:hAnsi="Times New Roman" w:cs="Times New Roman"/>
          <w:sz w:val="22"/>
        </w:rPr>
      </w:pPr>
      <w:commentRangeStart w:id="199"/>
      <w:del w:id="200" w:author="Budy Resosudarmo" w:date="2020-10-16T10:55:00Z">
        <w:r w:rsidRPr="004F1203" w:rsidDel="006E03CE">
          <w:rPr>
            <w:rFonts w:ascii="Times New Roman" w:hAnsi="Times New Roman" w:cs="Times New Roman"/>
            <w:sz w:val="22"/>
          </w:rPr>
          <w:delText>While</w:delText>
        </w:r>
        <w:r w:rsidR="004F1203" w:rsidRPr="004F1203" w:rsidDel="006E03CE">
          <w:rPr>
            <w:rFonts w:ascii="Times New Roman" w:hAnsi="Times New Roman" w:cs="Times New Roman"/>
            <w:sz w:val="22"/>
          </w:rPr>
          <w:delText xml:space="preserve"> i</w:delText>
        </w:r>
      </w:del>
      <w:del w:id="201" w:author="Budy Resosudarmo" w:date="2020-10-16T12:25:00Z">
        <w:r w:rsidR="004F1203" w:rsidRPr="004F1203" w:rsidDel="00281A92">
          <w:rPr>
            <w:rFonts w:ascii="Times New Roman" w:hAnsi="Times New Roman" w:cs="Times New Roman"/>
            <w:sz w:val="22"/>
          </w:rPr>
          <w:delText>n</w:delText>
        </w:r>
        <w:commentRangeEnd w:id="199"/>
        <w:r w:rsidR="006E03CE" w:rsidDel="00281A92">
          <w:rPr>
            <w:rStyle w:val="CommentReference"/>
          </w:rPr>
          <w:commentReference w:id="199"/>
        </w:r>
        <w:r w:rsidR="004F1203" w:rsidRPr="004F1203" w:rsidDel="00281A92">
          <w:rPr>
            <w:rFonts w:ascii="Times New Roman" w:hAnsi="Times New Roman" w:cs="Times New Roman"/>
            <w:sz w:val="22"/>
          </w:rPr>
          <w:delText xml:space="preserve"> the second sub analysis, we estimate the spatial dependence of economic impacts of </w:delText>
        </w:r>
      </w:del>
      <w:del w:id="202" w:author="Budy Resosudarmo" w:date="2020-10-16T10:47:00Z">
        <w:r w:rsidR="004F1203" w:rsidRPr="004F1203" w:rsidDel="00F73CB7">
          <w:rPr>
            <w:rFonts w:ascii="Times New Roman" w:hAnsi="Times New Roman" w:cs="Times New Roman"/>
            <w:sz w:val="22"/>
          </w:rPr>
          <w:delText>Covid</w:delText>
        </w:r>
      </w:del>
      <w:del w:id="203" w:author="Budy Resosudarmo" w:date="2020-10-16T12:25:00Z">
        <w:r w:rsidR="004F1203" w:rsidRPr="004F1203" w:rsidDel="00281A92">
          <w:rPr>
            <w:rFonts w:ascii="Times New Roman" w:hAnsi="Times New Roman" w:cs="Times New Roman"/>
            <w:sz w:val="22"/>
          </w:rPr>
          <w:delText>-19 across provinces. Given the data availability, w</w:delText>
        </w:r>
      </w:del>
      <w:ins w:id="204" w:author="Budy Resosudarmo" w:date="2020-10-16T12:25:00Z">
        <w:r w:rsidR="00281A92">
          <w:rPr>
            <w:rFonts w:ascii="Times New Roman" w:hAnsi="Times New Roman" w:cs="Times New Roman"/>
            <w:sz w:val="22"/>
          </w:rPr>
          <w:t>W</w:t>
        </w:r>
      </w:ins>
      <w:r w:rsidR="004F1203" w:rsidRPr="004F1203">
        <w:rPr>
          <w:rFonts w:ascii="Times New Roman" w:hAnsi="Times New Roman" w:cs="Times New Roman"/>
          <w:sz w:val="22"/>
        </w:rPr>
        <w:t>e used quarterly provincial real GDP data published by Indonesian Central Statistics Bureau to capture real economic variable.</w:t>
      </w:r>
      <w:r w:rsidR="004F1203">
        <w:rPr>
          <w:rStyle w:val="FootnoteReference"/>
          <w:rFonts w:ascii="Times New Roman" w:hAnsi="Times New Roman" w:cs="Times New Roman"/>
          <w:sz w:val="22"/>
        </w:rPr>
        <w:footnoteReference w:id="4"/>
      </w:r>
      <w:r w:rsidR="004F1203" w:rsidRPr="004F1203">
        <w:rPr>
          <w:rFonts w:ascii="Times New Roman" w:hAnsi="Times New Roman" w:cs="Times New Roman"/>
          <w:sz w:val="22"/>
        </w:rPr>
        <w:t xml:space="preserve"> The final form of GDP data used is the annual GDP growth rate (</w:t>
      </w:r>
      <w:proofErr w:type="spellStart"/>
      <w:r w:rsidR="004F1203" w:rsidRPr="004F1203">
        <w:rPr>
          <w:rFonts w:ascii="Times New Roman" w:hAnsi="Times New Roman" w:cs="Times New Roman"/>
          <w:sz w:val="22"/>
        </w:rPr>
        <w:t>yoy</w:t>
      </w:r>
      <w:proofErr w:type="spellEnd"/>
      <w:r w:rsidR="004F1203" w:rsidRPr="004F1203">
        <w:rPr>
          <w:rFonts w:ascii="Times New Roman" w:hAnsi="Times New Roman" w:cs="Times New Roman"/>
          <w:sz w:val="22"/>
        </w:rPr>
        <w:t>, %).</w:t>
      </w:r>
      <w:ins w:id="207" w:author="Budy Resosudarmo" w:date="2020-10-16T12:25:00Z">
        <w:r w:rsidR="00281A92" w:rsidRPr="00281A92">
          <w:rPr>
            <w:rFonts w:ascii="Times New Roman" w:hAnsi="Times New Roman" w:cs="Times New Roman"/>
            <w:sz w:val="22"/>
          </w:rPr>
          <w:t xml:space="preserve"> </w:t>
        </w:r>
        <w:r w:rsidR="00281A92">
          <w:rPr>
            <w:rFonts w:ascii="Times New Roman" w:hAnsi="Times New Roman" w:cs="Times New Roman"/>
            <w:sz w:val="22"/>
          </w:rPr>
          <w:t xml:space="preserve">We utilize this dataset </w:t>
        </w:r>
      </w:ins>
      <w:ins w:id="208" w:author="Budy Resosudarmo" w:date="2020-10-16T12:26:00Z">
        <w:r w:rsidR="00281A92">
          <w:rPr>
            <w:rFonts w:ascii="Times New Roman" w:hAnsi="Times New Roman" w:cs="Times New Roman"/>
            <w:sz w:val="22"/>
          </w:rPr>
          <w:t>to</w:t>
        </w:r>
      </w:ins>
      <w:ins w:id="209" w:author="Budy Resosudarmo" w:date="2020-10-16T12:25:00Z">
        <w:r w:rsidR="00281A92" w:rsidRPr="004F1203">
          <w:rPr>
            <w:rFonts w:ascii="Times New Roman" w:hAnsi="Times New Roman" w:cs="Times New Roman"/>
            <w:sz w:val="22"/>
          </w:rPr>
          <w:t xml:space="preserve"> estimate the spatial dependence of economic impacts of </w:t>
        </w:r>
        <w:r w:rsidR="00281A92">
          <w:rPr>
            <w:rFonts w:ascii="Times New Roman" w:hAnsi="Times New Roman" w:cs="Times New Roman"/>
            <w:sz w:val="22"/>
          </w:rPr>
          <w:t>COVID</w:t>
        </w:r>
        <w:r w:rsidR="00281A92" w:rsidRPr="004F1203">
          <w:rPr>
            <w:rFonts w:ascii="Times New Roman" w:hAnsi="Times New Roman" w:cs="Times New Roman"/>
            <w:sz w:val="22"/>
          </w:rPr>
          <w:t>-19 across provinces.</w:t>
        </w:r>
      </w:ins>
    </w:p>
    <w:p w14:paraId="1CF58CCB" w14:textId="3562C89A" w:rsidR="00B03195" w:rsidRDefault="00B03195" w:rsidP="00DE3D07">
      <w:pPr>
        <w:rPr>
          <w:ins w:id="210" w:author="Budy Resosudarmo" w:date="2020-10-16T12:26:00Z"/>
          <w:rFonts w:ascii="Times New Roman" w:hAnsi="Times New Roman" w:cs="Times New Roman"/>
          <w:sz w:val="22"/>
        </w:rPr>
      </w:pPr>
    </w:p>
    <w:p w14:paraId="29B69111" w14:textId="2F41FC2C" w:rsidR="00281A92" w:rsidRDefault="00281A92" w:rsidP="00DE3D07">
      <w:pPr>
        <w:rPr>
          <w:ins w:id="211" w:author="Budy Resosudarmo" w:date="2020-10-16T12:27:00Z"/>
          <w:rFonts w:ascii="Times New Roman" w:hAnsi="Times New Roman" w:cs="Times New Roman"/>
          <w:sz w:val="22"/>
        </w:rPr>
      </w:pPr>
      <w:ins w:id="212" w:author="Budy Resosudarmo" w:date="2020-10-16T12:26:00Z">
        <w:r>
          <w:rPr>
            <w:rFonts w:ascii="Times New Roman" w:hAnsi="Times New Roman" w:cs="Times New Roman"/>
            <w:sz w:val="22"/>
          </w:rPr>
          <w:t xml:space="preserve">(put Table showing descriptive </w:t>
        </w:r>
      </w:ins>
      <w:ins w:id="213" w:author="Budy Resosudarmo" w:date="2020-10-16T12:27:00Z">
        <w:r>
          <w:rPr>
            <w:rFonts w:ascii="Times New Roman" w:hAnsi="Times New Roman" w:cs="Times New Roman"/>
            <w:sz w:val="22"/>
          </w:rPr>
          <w:t>statistics of variables in your data set over here).</w:t>
        </w:r>
      </w:ins>
    </w:p>
    <w:p w14:paraId="11740026" w14:textId="77777777" w:rsidR="00281A92" w:rsidRDefault="00281A92" w:rsidP="00DE3D07">
      <w:pPr>
        <w:rPr>
          <w:rFonts w:ascii="Times New Roman" w:hAnsi="Times New Roman" w:cs="Times New Roman"/>
          <w:sz w:val="22"/>
        </w:rPr>
      </w:pPr>
    </w:p>
    <w:p w14:paraId="4CDC4B3E" w14:textId="063F7128" w:rsidR="00B03195" w:rsidDel="00281A92" w:rsidRDefault="00B03195" w:rsidP="00DE3D07">
      <w:pPr>
        <w:rPr>
          <w:del w:id="214" w:author="Budy Resosudarmo" w:date="2020-10-16T12:27:00Z"/>
          <w:rFonts w:ascii="Times New Roman" w:hAnsi="Times New Roman" w:cs="Times New Roman"/>
          <w:sz w:val="22"/>
        </w:rPr>
      </w:pPr>
      <w:del w:id="215" w:author="Budy Resosudarmo" w:date="2020-10-16T12:27:00Z">
        <w:r w:rsidRPr="0062481C" w:rsidDel="00281A92">
          <w:rPr>
            <w:rFonts w:ascii="Times New Roman" w:hAnsi="Times New Roman" w:cs="Times New Roman"/>
            <w:sz w:val="22"/>
          </w:rPr>
          <w:delText>3.2 Spatial connectivity structure</w:delText>
        </w:r>
      </w:del>
    </w:p>
    <w:p w14:paraId="65487A92" w14:textId="13301CEB" w:rsidR="006E03CE" w:rsidRDefault="00B03195" w:rsidP="00746FA6">
      <w:pPr>
        <w:spacing w:beforeLines="50" w:before="180"/>
        <w:rPr>
          <w:ins w:id="216" w:author="Budy Resosudarmo" w:date="2020-10-16T10:56:00Z"/>
          <w:rFonts w:ascii="Times New Roman" w:hAnsi="Times New Roman" w:cs="Times New Roman"/>
          <w:sz w:val="22"/>
        </w:rPr>
      </w:pPr>
      <w:r w:rsidRPr="00B03195">
        <w:rPr>
          <w:rFonts w:ascii="Times New Roman" w:hAnsi="Times New Roman" w:cs="Times New Roman"/>
          <w:sz w:val="22"/>
        </w:rPr>
        <w:t>To carry out a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contiguity based on the estimation of Thiessen polygons</w:t>
      </w:r>
      <w:commentRangeStart w:id="217"/>
      <w:r w:rsidRPr="00B03195">
        <w:rPr>
          <w:rFonts w:ascii="Times New Roman" w:hAnsi="Times New Roman" w:cs="Times New Roman"/>
          <w:sz w:val="22"/>
        </w:rPr>
        <w:t>.</w:t>
      </w:r>
      <w:commentRangeEnd w:id="217"/>
      <w:r w:rsidR="00281A92">
        <w:rPr>
          <w:rStyle w:val="CommentReference"/>
        </w:rPr>
        <w:commentReference w:id="217"/>
      </w:r>
      <w:r w:rsidRPr="00B03195">
        <w:rPr>
          <w:rFonts w:ascii="Times New Roman" w:hAnsi="Times New Roman" w:cs="Times New Roman"/>
          <w:sz w:val="22"/>
        </w:rPr>
        <w:t xml:space="preserve"> The estimation of Thiessen polygons allows us to define a spatial connectivity structure based on individual areas of influence around geographical locations. </w:t>
      </w:r>
      <w:ins w:id="218" w:author="Budy Resosudarmo" w:date="2020-10-16T10:56:00Z">
        <w:r w:rsidR="006E03CE">
          <w:rPr>
            <w:rFonts w:ascii="Times New Roman" w:hAnsi="Times New Roman" w:cs="Times New Roman"/>
            <w:sz w:val="22"/>
          </w:rPr>
          <w:t>R1: What kind of data employed to capture the connectivity across regions, please explain.</w:t>
        </w:r>
      </w:ins>
    </w:p>
    <w:p w14:paraId="7F09C1BC" w14:textId="1DC46A56" w:rsidR="00B03195" w:rsidRPr="00B03195" w:rsidRDefault="00B03195" w:rsidP="00746FA6">
      <w:pPr>
        <w:spacing w:beforeLines="50" w:before="180"/>
        <w:rPr>
          <w:rFonts w:ascii="Times New Roman" w:hAnsi="Times New Roman" w:cs="Times New Roman"/>
          <w:sz w:val="22"/>
        </w:rPr>
      </w:pPr>
      <w:r w:rsidRPr="00B03195">
        <w:rPr>
          <w:rFonts w:ascii="Times New Roman" w:hAnsi="Times New Roman" w:cs="Times New Roman"/>
          <w:sz w:val="22"/>
        </w:rPr>
        <w:t xml:space="preserve">Figure 4 shows the Thiessen polygons that are associated with the spatial configuration of the provinces </w:t>
      </w:r>
      <w:r w:rsidRPr="00B03195">
        <w:rPr>
          <w:rFonts w:ascii="Times New Roman" w:hAnsi="Times New Roman" w:cs="Times New Roman"/>
          <w:sz w:val="22"/>
        </w:rPr>
        <w:lastRenderedPageBreak/>
        <w:t>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t>
      </w:r>
      <w:ins w:id="219" w:author="Budy Resosudarmo" w:date="2020-10-16T10:55:00Z">
        <w:r w:rsidR="006E03CE">
          <w:rPr>
            <w:rFonts w:ascii="Times New Roman" w:hAnsi="Times New Roman" w:cs="Times New Roman"/>
            <w:sz w:val="22"/>
          </w:rPr>
          <w:t xml:space="preserve"> </w:t>
        </w:r>
      </w:ins>
    </w:p>
    <w:p w14:paraId="380436FC" w14:textId="29E80586" w:rsidR="00B03195" w:rsidRDefault="00F02A25" w:rsidP="00F02A25">
      <w:pPr>
        <w:jc w:val="center"/>
        <w:rPr>
          <w:rFonts w:ascii="Times New Roman" w:hAnsi="Times New Roman" w:cs="Times New Roman"/>
          <w:sz w:val="22"/>
        </w:rPr>
      </w:pPr>
      <w:commentRangeStart w:id="220"/>
      <w:r>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p>
    <w:p w14:paraId="491DF2C3" w14:textId="783A3352" w:rsidR="00B03195" w:rsidRPr="00F02A25" w:rsidRDefault="00B03195" w:rsidP="00F02A25">
      <w:pPr>
        <w:jc w:val="center"/>
        <w:rPr>
          <w:rFonts w:ascii="Times New Roman" w:hAnsi="Times New Roman" w:cs="Times New Roman"/>
          <w:sz w:val="20"/>
          <w:szCs w:val="20"/>
        </w:rPr>
      </w:pPr>
      <w:r w:rsidRPr="00F02A25">
        <w:rPr>
          <w:rFonts w:ascii="Times New Roman" w:hAnsi="Times New Roman" w:cs="Times New Roman"/>
          <w:sz w:val="20"/>
          <w:szCs w:val="20"/>
        </w:rPr>
        <w:t>Fig</w:t>
      </w:r>
      <w:ins w:id="221" w:author="Budy Resosudarmo" w:date="2020-10-16T12:28:00Z">
        <w:r w:rsidR="00281A92">
          <w:rPr>
            <w:rFonts w:ascii="Times New Roman" w:hAnsi="Times New Roman" w:cs="Times New Roman"/>
            <w:sz w:val="20"/>
            <w:szCs w:val="20"/>
          </w:rPr>
          <w:t>ure</w:t>
        </w:r>
      </w:ins>
      <w:del w:id="222" w:author="Budy Resosudarmo" w:date="2020-10-16T12:28:00Z">
        <w:r w:rsidRPr="00F02A25" w:rsidDel="00281A92">
          <w:rPr>
            <w:rFonts w:ascii="Times New Roman" w:hAnsi="Times New Roman" w:cs="Times New Roman"/>
            <w:sz w:val="20"/>
            <w:szCs w:val="20"/>
          </w:rPr>
          <w:delText>.</w:delText>
        </w:r>
      </w:del>
      <w:r w:rsidRPr="00F02A25">
        <w:rPr>
          <w:rFonts w:ascii="Times New Roman" w:hAnsi="Times New Roman" w:cs="Times New Roman"/>
          <w:sz w:val="20"/>
          <w:szCs w:val="20"/>
        </w:rPr>
        <w:t xml:space="preserve"> 4</w:t>
      </w:r>
      <w:ins w:id="223" w:author="Budy Resosudarmo" w:date="2020-10-16T12:28:00Z">
        <w:r w:rsidR="00281A92">
          <w:rPr>
            <w:rFonts w:ascii="Times New Roman" w:hAnsi="Times New Roman" w:cs="Times New Roman"/>
            <w:sz w:val="20"/>
            <w:szCs w:val="20"/>
          </w:rPr>
          <w:t>.</w:t>
        </w:r>
      </w:ins>
      <w:del w:id="224" w:author="Budy Resosudarmo" w:date="2020-10-16T12:28:00Z">
        <w:r w:rsidRPr="00F02A25" w:rsidDel="00281A92">
          <w:rPr>
            <w:rFonts w:ascii="Times New Roman" w:hAnsi="Times New Roman" w:cs="Times New Roman"/>
            <w:sz w:val="20"/>
            <w:szCs w:val="20"/>
          </w:rPr>
          <w:delText>:</w:delText>
        </w:r>
      </w:del>
      <w:r w:rsidRPr="00F02A25">
        <w:rPr>
          <w:rFonts w:ascii="Times New Roman" w:hAnsi="Times New Roman" w:cs="Times New Roman"/>
          <w:sz w:val="20"/>
          <w:szCs w:val="20"/>
        </w:rPr>
        <w:t xml:space="preserve"> Indonesian provinces, centroids, and Thiessen polygons</w:t>
      </w:r>
    </w:p>
    <w:p w14:paraId="1C3AFB72" w14:textId="1DCCFF29" w:rsidR="00B03195" w:rsidRDefault="00B03195" w:rsidP="00DE3D07"/>
    <w:p w14:paraId="5C658AF4" w14:textId="2A3FA8E2" w:rsidR="00B03195" w:rsidRDefault="00B03195" w:rsidP="00846EF1">
      <w:pPr>
        <w:ind w:firstLineChars="193" w:firstLine="425"/>
        <w:rPr>
          <w:rFonts w:ascii="Times New Roman" w:hAnsi="Times New Roman" w:cs="Times New Roman"/>
          <w:sz w:val="22"/>
        </w:rPr>
      </w:pPr>
      <w:r w:rsidRPr="00B03195">
        <w:rPr>
          <w:rFonts w:ascii="Times New Roman" w:hAnsi="Times New Roman" w:cs="Times New Roman"/>
          <w:sz w:val="22"/>
        </w:rPr>
        <w:t>After estimating the Thiessen polygons, a spatial connectivity structure (network of connections) is defined based on the contiguity of the of the polygons (Figure 5). Specifically, two polygons (or provinces) are neighbors when they share a common border or an edge. To facilitate visual interpretation, Figure 6 shows the overlap between the estimated connectivity structure and the provincial map of Indonesia.</w:t>
      </w:r>
    </w:p>
    <w:p w14:paraId="673E9EBF" w14:textId="7B83FD0D" w:rsidR="00A6114F" w:rsidRPr="00B03195" w:rsidRDefault="00A6114F" w:rsidP="00A6114F">
      <w:pPr>
        <w:jc w:val="center"/>
        <w:rPr>
          <w:rFonts w:ascii="Times New Roman" w:hAnsi="Times New Roman" w:cs="Times New Roman"/>
          <w:b/>
          <w:bCs/>
          <w:sz w:val="22"/>
        </w:rPr>
      </w:pPr>
      <w:r>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p>
    <w:p w14:paraId="20ABD713" w14:textId="3238580A" w:rsidR="00B03195" w:rsidRDefault="00B03195" w:rsidP="00A6114F">
      <w:pPr>
        <w:jc w:val="center"/>
        <w:rPr>
          <w:rFonts w:ascii="Times New Roman" w:hAnsi="Times New Roman" w:cs="Times New Roman"/>
          <w:sz w:val="20"/>
          <w:szCs w:val="20"/>
        </w:rPr>
      </w:pPr>
      <w:r w:rsidRPr="00A6114F">
        <w:rPr>
          <w:rFonts w:ascii="Times New Roman" w:hAnsi="Times New Roman" w:cs="Times New Roman"/>
          <w:sz w:val="20"/>
          <w:szCs w:val="20"/>
        </w:rPr>
        <w:t>Fig</w:t>
      </w:r>
      <w:ins w:id="225" w:author="Budy Resosudarmo" w:date="2020-10-16T12:30:00Z">
        <w:r w:rsidR="00281A92">
          <w:rPr>
            <w:rFonts w:ascii="Times New Roman" w:hAnsi="Times New Roman" w:cs="Times New Roman"/>
            <w:sz w:val="20"/>
            <w:szCs w:val="20"/>
          </w:rPr>
          <w:t>ure</w:t>
        </w:r>
      </w:ins>
      <w:del w:id="226" w:author="Budy Resosudarmo" w:date="2020-10-16T12:30:00Z">
        <w:r w:rsidRPr="00A6114F" w:rsidDel="00281A92">
          <w:rPr>
            <w:rFonts w:ascii="Times New Roman" w:hAnsi="Times New Roman" w:cs="Times New Roman"/>
            <w:sz w:val="20"/>
            <w:szCs w:val="20"/>
          </w:rPr>
          <w:delText>.</w:delText>
        </w:r>
      </w:del>
      <w:r w:rsidRPr="00A6114F">
        <w:rPr>
          <w:rFonts w:ascii="Times New Roman" w:hAnsi="Times New Roman" w:cs="Times New Roman"/>
          <w:sz w:val="20"/>
          <w:szCs w:val="20"/>
        </w:rPr>
        <w:t xml:space="preserve"> 5</w:t>
      </w:r>
      <w:ins w:id="227" w:author="Budy Resosudarmo" w:date="2020-10-16T12:30:00Z">
        <w:r w:rsidR="00281A92">
          <w:rPr>
            <w:rFonts w:ascii="Times New Roman" w:hAnsi="Times New Roman" w:cs="Times New Roman"/>
            <w:sz w:val="20"/>
            <w:szCs w:val="20"/>
          </w:rPr>
          <w:t>.</w:t>
        </w:r>
      </w:ins>
      <w:del w:id="228" w:author="Budy Resosudarmo" w:date="2020-10-16T12:30:00Z">
        <w:r w:rsidRPr="00A6114F" w:rsidDel="00281A92">
          <w:rPr>
            <w:rFonts w:ascii="Times New Roman" w:hAnsi="Times New Roman" w:cs="Times New Roman"/>
            <w:sz w:val="20"/>
            <w:szCs w:val="20"/>
          </w:rPr>
          <w:delText>:</w:delText>
        </w:r>
      </w:del>
      <w:r w:rsidRPr="00A6114F">
        <w:rPr>
          <w:rFonts w:ascii="Times New Roman" w:hAnsi="Times New Roman" w:cs="Times New Roman"/>
          <w:sz w:val="20"/>
          <w:szCs w:val="20"/>
        </w:rPr>
        <w:t xml:space="preserve"> Centroids, Thiessen polygons, and spatial connectivity structure</w:t>
      </w:r>
    </w:p>
    <w:p w14:paraId="56316DA3" w14:textId="4147F243" w:rsidR="00A6114F" w:rsidRDefault="00A6114F" w:rsidP="00A6114F">
      <w:pPr>
        <w:jc w:val="center"/>
        <w:rPr>
          <w:rFonts w:ascii="Times New Roman" w:hAnsi="Times New Roman" w:cs="Times New Roman"/>
          <w:sz w:val="20"/>
          <w:szCs w:val="20"/>
        </w:rPr>
      </w:pPr>
    </w:p>
    <w:p w14:paraId="0025CB56" w14:textId="4E0D835B" w:rsidR="00A6114F" w:rsidRDefault="00015CF6" w:rsidP="00A6114F">
      <w:pPr>
        <w:jc w:val="center"/>
        <w:rPr>
          <w:rFonts w:ascii="Times New Roman" w:hAnsi="Times New Roman" w:cs="Times New Roman"/>
          <w:sz w:val="20"/>
          <w:szCs w:val="20"/>
        </w:rPr>
      </w:pPr>
      <w:r>
        <w:rPr>
          <w:noProof/>
        </w:rPr>
        <w:lastRenderedPageBreak/>
        <w:drawing>
          <wp:inline distT="0" distB="0" distL="0" distR="0" wp14:anchorId="102AC1A6" wp14:editId="69FDF0D8">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p>
    <w:p w14:paraId="59296E3F" w14:textId="135ED2C8"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w:t>
      </w:r>
      <w:ins w:id="229" w:author="Budy Resosudarmo" w:date="2020-10-16T12:30:00Z">
        <w:r w:rsidR="00281A92">
          <w:rPr>
            <w:rFonts w:ascii="Times New Roman" w:hAnsi="Times New Roman" w:cs="Times New Roman"/>
            <w:sz w:val="20"/>
            <w:szCs w:val="20"/>
          </w:rPr>
          <w:t>ure</w:t>
        </w:r>
      </w:ins>
      <w:del w:id="230"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6</w:t>
      </w:r>
      <w:ins w:id="231" w:author="Budy Resosudarmo" w:date="2020-10-16T12:30:00Z">
        <w:r w:rsidR="00281A92">
          <w:rPr>
            <w:rFonts w:ascii="Times New Roman" w:hAnsi="Times New Roman" w:cs="Times New Roman"/>
            <w:sz w:val="20"/>
            <w:szCs w:val="20"/>
          </w:rPr>
          <w:t>.</w:t>
        </w:r>
      </w:ins>
      <w:del w:id="232"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Spatial connectivity structure of the provinces of Indonesia</w:t>
      </w:r>
      <w:commentRangeEnd w:id="220"/>
      <w:r w:rsidR="002E4B13">
        <w:rPr>
          <w:rStyle w:val="CommentReference"/>
        </w:rPr>
        <w:commentReference w:id="220"/>
      </w:r>
    </w:p>
    <w:p w14:paraId="6180308F" w14:textId="0DD3B578" w:rsidR="00B03195" w:rsidRDefault="00B03195" w:rsidP="00DE3D07"/>
    <w:p w14:paraId="3D7586DE" w14:textId="39B51613" w:rsidR="00B03195" w:rsidRPr="00881CE9" w:rsidDel="00281A92" w:rsidRDefault="00B03195" w:rsidP="00DE3D07">
      <w:pPr>
        <w:rPr>
          <w:del w:id="233" w:author="Budy Resosudarmo" w:date="2020-10-16T12:30:00Z"/>
          <w:rFonts w:ascii="Times New Roman" w:hAnsi="Times New Roman" w:cs="Times New Roman"/>
          <w:sz w:val="22"/>
        </w:rPr>
      </w:pPr>
      <w:del w:id="234" w:author="Budy Resosudarmo" w:date="2020-10-16T12:30:00Z">
        <w:r w:rsidRPr="00881CE9" w:rsidDel="00281A92">
          <w:rPr>
            <w:rFonts w:ascii="Times New Roman" w:hAnsi="Times New Roman" w:cs="Times New Roman"/>
            <w:sz w:val="22"/>
          </w:rPr>
          <w:delText>3.3 Exploratory analysis of spatial dependence</w:delText>
        </w:r>
      </w:del>
    </w:p>
    <w:p w14:paraId="47B0A371" w14:textId="77777777" w:rsidR="000009E4" w:rsidRDefault="00B03195" w:rsidP="00746FA6">
      <w:pPr>
        <w:spacing w:beforeLines="50" w:before="180"/>
        <w:rPr>
          <w:rFonts w:ascii="Times New Roman" w:hAnsi="Times New Roman" w:cs="Times New Roman"/>
          <w:sz w:val="22"/>
        </w:rPr>
      </w:pPr>
      <w:r w:rsidRPr="000009E4">
        <w:rPr>
          <w:rFonts w:ascii="Times New Roman" w:hAnsi="Times New Roman" w:cs="Times New Roman"/>
          <w:sz w:val="22"/>
        </w:rPr>
        <w:t>In the context of the previously estimated connectivity structure, an exploratory spatial data analysis provides a first evaluation of the nature of spatial dependence that is observed in the data. An analysis of spatial</w:t>
      </w:r>
      <w:r w:rsidR="000009E4" w:rsidRPr="000009E4">
        <w:rPr>
          <w:rFonts w:ascii="Times New Roman" w:hAnsi="Times New Roman" w:cs="Times New Roman"/>
          <w:sz w:val="22"/>
        </w:rPr>
        <w:t xml:space="preserve"> dependence combines the notion of attribute similarity with locational similarity. That is, measuring to what extend the neighbors of a region show similar or dissimilar patterns in the attribute being studied.</w:t>
      </w:r>
    </w:p>
    <w:p w14:paraId="311EEF56" w14:textId="77777777" w:rsidR="000009E4" w:rsidRDefault="000009E4" w:rsidP="00846EF1">
      <w:pPr>
        <w:ind w:firstLine="426"/>
        <w:rPr>
          <w:rFonts w:ascii="Times New Roman" w:hAnsi="Times New Roman" w:cs="Times New Roman"/>
          <w:sz w:val="22"/>
        </w:rPr>
      </w:pPr>
      <w:proofErr w:type="spellStart"/>
      <w:r w:rsidRPr="000009E4">
        <w:rPr>
          <w:rFonts w:ascii="Times New Roman" w:hAnsi="Times New Roman" w:cs="Times New Roman"/>
          <w:sz w:val="22"/>
        </w:rPr>
        <w:t>Anselin</w:t>
      </w:r>
      <w:proofErr w:type="spellEnd"/>
      <w:r w:rsidRPr="000009E4">
        <w:rPr>
          <w:rFonts w:ascii="Times New Roman" w:hAnsi="Times New Roman" w:cs="Times New Roman"/>
          <w:sz w:val="22"/>
        </w:rPr>
        <w:t xml:space="preserve"> (1995) proposes way to visualize the strength and type of local spatial dependence. He uses a scatter plot to study the relationship between an attribute of a region (</w:t>
      </w:r>
      <w:r w:rsidRPr="00311E2D">
        <w:rPr>
          <w:rFonts w:ascii="Times New Roman" w:hAnsi="Times New Roman" w:cs="Times New Roman"/>
          <w:i/>
          <w:iCs/>
          <w:sz w:val="22"/>
        </w:rPr>
        <w:t>x</w:t>
      </w:r>
      <w:r w:rsidRPr="000009E4">
        <w:rPr>
          <w:rFonts w:ascii="Times New Roman" w:hAnsi="Times New Roman" w:cs="Times New Roman"/>
          <w:sz w:val="22"/>
        </w:rPr>
        <w:t>) and the weighted average of its neighbors (</w:t>
      </w:r>
      <w:proofErr w:type="spellStart"/>
      <w:r w:rsidRPr="000009E4">
        <w:rPr>
          <w:rFonts w:ascii="Times New Roman" w:hAnsi="Times New Roman" w:cs="Times New Roman"/>
          <w:b/>
          <w:bCs/>
          <w:sz w:val="22"/>
        </w:rPr>
        <w:t>W</w:t>
      </w:r>
      <w:r w:rsidRPr="000009E4">
        <w:rPr>
          <w:rFonts w:ascii="Times New Roman" w:hAnsi="Times New Roman" w:cs="Times New Roman"/>
          <w:i/>
          <w:iCs/>
          <w:sz w:val="22"/>
        </w:rPr>
        <w:t>x</w:t>
      </w:r>
      <w:proofErr w:type="spellEnd"/>
      <w:r w:rsidRPr="000009E4">
        <w:rPr>
          <w:rFonts w:ascii="Times New Roman" w:hAnsi="Times New Roman" w:cs="Times New Roman"/>
          <w:sz w:val="22"/>
        </w:rPr>
        <w:t>). The neighbors of every region are identified based on the previously estimated connectivity structure, which is operationalized as a weights matrix (</w:t>
      </w:r>
      <w:r w:rsidRPr="000009E4">
        <w:rPr>
          <w:rFonts w:ascii="Times New Roman" w:hAnsi="Times New Roman" w:cs="Times New Roman"/>
          <w:b/>
          <w:bCs/>
          <w:sz w:val="22"/>
        </w:rPr>
        <w:t>W</w:t>
      </w:r>
      <w:r w:rsidRPr="000009E4">
        <w:rPr>
          <w:rFonts w:ascii="Times New Roman" w:hAnsi="Times New Roman" w:cs="Times New Roman"/>
          <w:sz w:val="22"/>
        </w:rPr>
        <w:t xml:space="preserve">). The quadrants of the scatter plot classify the regions as hot spots (relatively high values), cold spots (relatively low values), and spatial outliers (high values surrounded by low values and vice-versa). </w:t>
      </w:r>
    </w:p>
    <w:p w14:paraId="5A48F20A" w14:textId="021918CB" w:rsidR="000009E4" w:rsidRDefault="000009E4" w:rsidP="00846EF1">
      <w:pPr>
        <w:ind w:firstLine="426"/>
        <w:rPr>
          <w:rFonts w:ascii="Times New Roman" w:hAnsi="Times New Roman" w:cs="Times New Roman"/>
          <w:sz w:val="22"/>
        </w:rPr>
      </w:pPr>
      <w:r w:rsidRPr="000009E4">
        <w:rPr>
          <w:rFonts w:ascii="Times New Roman" w:hAnsi="Times New Roman" w:cs="Times New Roman"/>
          <w:sz w:val="22"/>
        </w:rPr>
        <w:t xml:space="preserve">A local indicator of spatial association (LISA), </w:t>
      </w:r>
      <w:proofErr w:type="spellStart"/>
      <w:r w:rsidRPr="000009E4">
        <w:rPr>
          <w:rFonts w:ascii="Times New Roman" w:hAnsi="Times New Roman" w:cs="Times New Roman"/>
          <w:i/>
          <w:iCs/>
          <w:sz w:val="22"/>
        </w:rPr>
        <w:t>I</w:t>
      </w:r>
      <w:r w:rsidRPr="000009E4">
        <w:rPr>
          <w:rFonts w:ascii="Times New Roman" w:hAnsi="Times New Roman" w:cs="Times New Roman"/>
          <w:i/>
          <w:iCs/>
          <w:sz w:val="22"/>
          <w:vertAlign w:val="subscript"/>
        </w:rPr>
        <w:t>i</w:t>
      </w:r>
      <w:proofErr w:type="spellEnd"/>
      <w:r w:rsidRPr="000009E4">
        <w:rPr>
          <w:rFonts w:ascii="Times New Roman" w:hAnsi="Times New Roman" w:cs="Times New Roman"/>
          <w:sz w:val="22"/>
        </w:rPr>
        <w:t xml:space="preserve"> , is computed for each region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14:paraId="02E6B13C" w14:textId="77777777" w:rsidTr="00B8292A">
        <w:tc>
          <w:tcPr>
            <w:tcW w:w="8075" w:type="dxa"/>
          </w:tcPr>
          <w:p w14:paraId="10B7810F" w14:textId="4776849A" w:rsidR="000009E4" w:rsidRDefault="0043023C" w:rsidP="000009E4">
            <w:pPr>
              <w:rPr>
                <w:rFonts w:ascii="Times New Roman" w:hAnsi="Times New Roman" w:cs="Times New Roman"/>
                <w:sz w:val="22"/>
              </w:rPr>
            </w:pPr>
            <m:oMathPara>
              <m:oMath>
                <m:sSub>
                  <m:sSubPr>
                    <m:ctrlPr>
                      <w:ins w:id="235" w:author="Budy Resosudarmo" w:date="2020-10-17T16:13:00Z">
                        <w:rPr>
                          <w:rFonts w:ascii="Cambria Math" w:hAnsi="Cambria Math" w:cs="Times New Roman"/>
                          <w:sz w:val="22"/>
                        </w:rPr>
                      </w:ins>
                    </m:ctrlPr>
                  </m:sSubPr>
                  <m:e>
                    <m:r>
                      <w:rPr>
                        <w:rFonts w:ascii="Cambria Math" w:hAnsi="Cambria Math" w:cs="Times New Roman"/>
                        <w:sz w:val="22"/>
                      </w:rPr>
                      <m:t>I</m:t>
                    </m:r>
                  </m:e>
                  <m:sub>
                    <m:r>
                      <w:rPr>
                        <w:rFonts w:ascii="Cambria Math" w:hAnsi="Cambria Math" w:cs="Times New Roman"/>
                        <w:sz w:val="22"/>
                      </w:rPr>
                      <m:t>i</m:t>
                    </m:r>
                  </m:sub>
                </m:sSub>
                <m:r>
                  <w:rPr>
                    <w:rFonts w:ascii="Cambria Math" w:hAnsi="Cambria Math" w:cs="Times New Roman"/>
                    <w:sz w:val="22"/>
                  </w:rPr>
                  <m:t>=</m:t>
                </m:r>
                <m:f>
                  <m:fPr>
                    <m:ctrlPr>
                      <w:ins w:id="236" w:author="Budy Resosudarmo" w:date="2020-10-17T16:13:00Z">
                        <w:rPr>
                          <w:rFonts w:ascii="Cambria Math" w:hAnsi="Cambria Math" w:cs="Times New Roman"/>
                          <w:sz w:val="22"/>
                        </w:rPr>
                      </w:ins>
                    </m:ctrlPr>
                  </m:fPr>
                  <m:num>
                    <m:d>
                      <m:dPr>
                        <m:ctrlPr>
                          <w:ins w:id="237" w:author="Budy Resosudarmo" w:date="2020-10-17T16:13:00Z">
                            <w:rPr>
                              <w:rFonts w:ascii="Cambria Math" w:hAnsi="Cambria Math" w:cs="Times New Roman"/>
                              <w:sz w:val="22"/>
                            </w:rPr>
                          </w:ins>
                        </m:ctrlPr>
                      </m:dPr>
                      <m:e>
                        <m:sSub>
                          <m:sSubPr>
                            <m:ctrlPr>
                              <w:ins w:id="238"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num>
                  <m:den>
                    <m:r>
                      <w:rPr>
                        <w:rFonts w:ascii="Cambria Math" w:hAnsi="Cambria Math" w:cs="Times New Roman"/>
                        <w:sz w:val="22"/>
                      </w:rPr>
                      <m:t>∑</m:t>
                    </m:r>
                    <m:sSup>
                      <m:sSupPr>
                        <m:ctrlPr>
                          <w:ins w:id="239" w:author="Budy Resosudarmo" w:date="2020-10-17T16:13:00Z">
                            <w:rPr>
                              <w:rFonts w:ascii="Cambria Math" w:hAnsi="Cambria Math" w:cs="Times New Roman"/>
                              <w:sz w:val="22"/>
                            </w:rPr>
                          </w:ins>
                        </m:ctrlPr>
                      </m:sSupPr>
                      <m:e>
                        <m:d>
                          <m:dPr>
                            <m:ctrlPr>
                              <w:ins w:id="240" w:author="Budy Resosudarmo" w:date="2020-10-17T16:13:00Z">
                                <w:rPr>
                                  <w:rFonts w:ascii="Cambria Math" w:hAnsi="Cambria Math" w:cs="Times New Roman"/>
                                  <w:sz w:val="22"/>
                                </w:rPr>
                              </w:ins>
                            </m:ctrlPr>
                          </m:dPr>
                          <m:e>
                            <m:sSub>
                              <m:sSubPr>
                                <m:ctrlPr>
                                  <w:ins w:id="241"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e>
                      <m:sup>
                        <m:r>
                          <w:rPr>
                            <w:rFonts w:ascii="Cambria Math" w:hAnsi="Cambria Math" w:cs="Times New Roman"/>
                            <w:sz w:val="22"/>
                          </w:rPr>
                          <m:t>2</m:t>
                        </m:r>
                      </m:sup>
                    </m:sSup>
                  </m:den>
                </m:f>
                <m:nary>
                  <m:naryPr>
                    <m:chr m:val="∑"/>
                    <m:limLoc m:val="undOvr"/>
                    <m:grow m:val="1"/>
                    <m:supHide m:val="1"/>
                    <m:ctrlPr>
                      <w:ins w:id="242" w:author="Budy Resosudarmo" w:date="2020-10-17T16:13:00Z">
                        <w:rPr>
                          <w:rFonts w:ascii="Cambria Math" w:hAnsi="Cambria Math" w:cs="Times New Roman"/>
                          <w:sz w:val="22"/>
                        </w:rPr>
                      </w:ins>
                    </m:ctrlPr>
                  </m:naryPr>
                  <m:sub>
                    <m:r>
                      <w:rPr>
                        <w:rFonts w:ascii="Cambria Math" w:hAnsi="Cambria Math" w:cs="Times New Roman"/>
                        <w:sz w:val="22"/>
                      </w:rPr>
                      <m:t>j</m:t>
                    </m:r>
                  </m:sub>
                  <m:sup/>
                  <m:e>
                    <m:r>
                      <w:rPr>
                        <w:rFonts w:ascii="Cambria Math" w:hAnsi="Cambria Math" w:cs="Times New Roman"/>
                        <w:sz w:val="22"/>
                      </w:rPr>
                      <m:t> </m:t>
                    </m:r>
                  </m:e>
                </m:nary>
                <m:sSub>
                  <m:sSubPr>
                    <m:ctrlPr>
                      <w:ins w:id="243"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r>
                  <w:rPr>
                    <w:rFonts w:ascii="Cambria Math" w:hAnsi="Cambria Math" w:cs="Times New Roman"/>
                    <w:sz w:val="22"/>
                  </w:rPr>
                  <m:t>⋅</m:t>
                </m:r>
                <m:d>
                  <m:dPr>
                    <m:ctrlPr>
                      <w:ins w:id="244" w:author="Budy Resosudarmo" w:date="2020-10-17T16:13:00Z">
                        <w:rPr>
                          <w:rFonts w:ascii="Cambria Math" w:hAnsi="Cambria Math" w:cs="Times New Roman"/>
                          <w:sz w:val="22"/>
                        </w:rPr>
                      </w:ins>
                    </m:ctrlPr>
                  </m:dPr>
                  <m:e>
                    <m:sSub>
                      <m:sSubPr>
                        <m:ctrlPr>
                          <w:ins w:id="245"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r>
                      <w:rPr>
                        <w:rFonts w:ascii="Cambria Math" w:hAnsi="Cambria Math" w:cs="Times New Roman"/>
                        <w:sz w:val="22"/>
                      </w:rPr>
                      <m:t>-μ</m:t>
                    </m:r>
                  </m:e>
                </m:d>
              </m:oMath>
            </m:oMathPara>
          </w:p>
        </w:tc>
        <w:tc>
          <w:tcPr>
            <w:tcW w:w="941" w:type="dxa"/>
            <w:vAlign w:val="center"/>
          </w:tcPr>
          <w:p w14:paraId="6ADEDD8F" w14:textId="152FCDB0" w:rsidR="000009E4" w:rsidRDefault="000009E4" w:rsidP="00B8292A">
            <w:pPr>
              <w:jc w:val="righ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1)</w:t>
            </w:r>
          </w:p>
        </w:tc>
      </w:tr>
    </w:tbl>
    <w:p w14:paraId="5E446D11" w14:textId="6AE5DF88" w:rsidR="000009E4" w:rsidRDefault="000009E4" w:rsidP="000009E4">
      <w:pPr>
        <w:rPr>
          <w:rFonts w:ascii="Times New Roman" w:hAnsi="Times New Roman" w:cs="Times New Roman"/>
          <w:sz w:val="22"/>
        </w:rPr>
      </w:pPr>
      <w:r w:rsidRPr="000009E4">
        <w:rPr>
          <w:rFonts w:ascii="Times New Roman" w:hAnsi="Times New Roman" w:cs="Times New Roman"/>
          <w:sz w:val="22"/>
        </w:rPr>
        <w:t xml:space="preserve">where </w:t>
      </w:r>
      <m:oMath>
        <m:sSub>
          <m:sSubPr>
            <m:ctrlPr>
              <w:ins w:id="246"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oMath>
      <w:r w:rsidRPr="000009E4">
        <w:rPr>
          <w:rFonts w:ascii="Times New Roman" w:hAnsi="Times New Roman" w:cs="Times New Roman"/>
          <w:sz w:val="22"/>
        </w:rPr>
        <w:t xml:space="preserve"> is a spatial weight that is derived from the spatial structure </w:t>
      </w:r>
      <w:r w:rsidRPr="000009E4">
        <w:rPr>
          <w:rFonts w:ascii="Times New Roman" w:hAnsi="Times New Roman" w:cs="Times New Roman"/>
          <w:b/>
          <w:bCs/>
          <w:sz w:val="22"/>
        </w:rPr>
        <w:t>W</w:t>
      </w:r>
      <w:r w:rsidRPr="000009E4">
        <w:rPr>
          <w:rFonts w:ascii="Times New Roman" w:hAnsi="Times New Roman" w:cs="Times New Roman"/>
          <w:sz w:val="22"/>
        </w:rPr>
        <w:t xml:space="preserve">, </w:t>
      </w:r>
      <m:oMath>
        <m:sSub>
          <m:sSubPr>
            <m:ctrlPr>
              <w:ins w:id="247"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oMath>
      <w:r w:rsidRPr="000009E4">
        <w:rPr>
          <w:rFonts w:ascii="Times New Roman" w:hAnsi="Times New Roman" w:cs="Times New Roman"/>
          <w:sz w:val="22"/>
        </w:rPr>
        <w:t xml:space="preserve"> is the variable under study measured in region </w:t>
      </w:r>
      <w:proofErr w:type="spellStart"/>
      <w:r w:rsidRPr="000009E4">
        <w:rPr>
          <w:rFonts w:ascii="Times New Roman" w:hAnsi="Times New Roman" w:cs="Times New Roman"/>
          <w:i/>
          <w:iCs/>
          <w:sz w:val="22"/>
        </w:rPr>
        <w:t>i</w:t>
      </w:r>
      <w:proofErr w:type="spellEnd"/>
      <w:r w:rsidRPr="000009E4">
        <w:rPr>
          <w:rFonts w:ascii="Times New Roman" w:hAnsi="Times New Roman" w:cs="Times New Roman"/>
          <w:sz w:val="22"/>
        </w:rPr>
        <w:t xml:space="preserve">, </w:t>
      </w:r>
      <m:oMath>
        <m:sSub>
          <m:sSubPr>
            <m:ctrlPr>
              <w:ins w:id="248"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oMath>
      <w:r w:rsidRPr="000009E4">
        <w:rPr>
          <w:rFonts w:ascii="Times New Roman" w:hAnsi="Times New Roman" w:cs="Times New Roman"/>
          <w:sz w:val="22"/>
        </w:rPr>
        <w:t xml:space="preserve"> is the same variable measured in region </w:t>
      </w:r>
      <w:r w:rsidRPr="000009E4">
        <w:rPr>
          <w:rFonts w:ascii="Times New Roman" w:hAnsi="Times New Roman" w:cs="Times New Roman"/>
          <w:i/>
          <w:iCs/>
          <w:sz w:val="22"/>
        </w:rPr>
        <w:t>j</w:t>
      </w:r>
      <w:r w:rsidRPr="000009E4">
        <w:rPr>
          <w:rFonts w:ascii="Times New Roman" w:hAnsi="Times New Roman" w:cs="Times New Roman"/>
          <w:sz w:val="22"/>
        </w:rPr>
        <w:t xml:space="preserve">, and </w:t>
      </w:r>
      <m:oMath>
        <m:r>
          <w:rPr>
            <w:rFonts w:ascii="Cambria Math" w:hAnsi="Cambria Math" w:cs="Times New Roman"/>
            <w:sz w:val="22"/>
          </w:rPr>
          <m:t>μ</m:t>
        </m:r>
      </m:oMath>
      <w:r w:rsidRPr="000009E4">
        <w:rPr>
          <w:rFonts w:ascii="Times New Roman" w:hAnsi="Times New Roman" w:cs="Times New Roman"/>
          <w:sz w:val="22"/>
        </w:rPr>
        <w:t xml:space="preserve"> is the average of</w:t>
      </w:r>
      <w:r w:rsidR="008A0A05">
        <w:rPr>
          <w:rFonts w:ascii="Times New Roman" w:hAnsi="Times New Roman" w:cs="Times New Roman"/>
          <w:sz w:val="22"/>
        </w:rPr>
        <w:t xml:space="preserve"> </w:t>
      </w:r>
      <w:r w:rsidR="008A0A05" w:rsidRPr="008A0A05">
        <w:rPr>
          <w:rFonts w:ascii="Times New Roman" w:hAnsi="Times New Roman" w:cs="Times New Roman"/>
          <w:i/>
          <w:iCs/>
          <w:sz w:val="22"/>
        </w:rPr>
        <w:t>x</w:t>
      </w:r>
      <w:r w:rsidRPr="000009E4">
        <w:rPr>
          <w:rFonts w:ascii="Times New Roman" w:hAnsi="Times New Roman" w:cs="Times New Roman"/>
          <w:sz w:val="22"/>
        </w:rPr>
        <w:t xml:space="preserve">. Following </w:t>
      </w:r>
      <w:proofErr w:type="spellStart"/>
      <w:r w:rsidRPr="000009E4">
        <w:rPr>
          <w:rFonts w:ascii="Times New Roman" w:hAnsi="Times New Roman" w:cs="Times New Roman"/>
          <w:sz w:val="22"/>
        </w:rPr>
        <w:t>Anselin</w:t>
      </w:r>
      <w:proofErr w:type="spellEnd"/>
      <w:r w:rsidRPr="000009E4">
        <w:rPr>
          <w:rFonts w:ascii="Times New Roman" w:hAnsi="Times New Roman" w:cs="Times New Roman"/>
          <w:sz w:val="22"/>
        </w:rPr>
        <w:t xml:space="preserve"> et al. (2007), statistical inference is based on a conditional permutation approach.</w:t>
      </w:r>
    </w:p>
    <w:p w14:paraId="0FBD552D" w14:textId="6D79610F" w:rsidR="00B8292A" w:rsidRDefault="00B8292A" w:rsidP="000009E4">
      <w:pPr>
        <w:rPr>
          <w:rFonts w:ascii="Times New Roman" w:hAnsi="Times New Roman" w:cs="Times New Roman"/>
          <w:sz w:val="22"/>
        </w:rPr>
      </w:pPr>
    </w:p>
    <w:p w14:paraId="51CD1D53" w14:textId="00482FAB" w:rsidR="0059545D" w:rsidRPr="00881CE9" w:rsidDel="002E4B13" w:rsidRDefault="00B8292A" w:rsidP="000009E4">
      <w:pPr>
        <w:rPr>
          <w:del w:id="249" w:author="Budy Resosudarmo" w:date="2020-10-16T12:31:00Z"/>
          <w:rFonts w:ascii="Times New Roman" w:hAnsi="Times New Roman" w:cs="Times New Roman"/>
          <w:sz w:val="24"/>
          <w:szCs w:val="24"/>
        </w:rPr>
      </w:pPr>
      <w:del w:id="250" w:author="Budy Resosudarmo" w:date="2020-10-16T12:31:00Z">
        <w:r w:rsidRPr="00881CE9" w:rsidDel="002E4B13">
          <w:rPr>
            <w:rFonts w:ascii="Times New Roman" w:hAnsi="Times New Roman" w:cs="Times New Roman"/>
            <w:sz w:val="22"/>
          </w:rPr>
          <w:delText>3.4 Spatial autoregressive model</w:delText>
        </w:r>
      </w:del>
    </w:p>
    <w:p w14:paraId="124A0ABA" w14:textId="32512FAF" w:rsidR="00B8292A" w:rsidRDefault="00B8292A" w:rsidP="00746FA6">
      <w:pPr>
        <w:spacing w:beforeLines="50" w:before="180"/>
        <w:rPr>
          <w:rFonts w:ascii="Times New Roman" w:hAnsi="Times New Roman" w:cs="Times New Roman"/>
          <w:sz w:val="22"/>
        </w:rPr>
      </w:pPr>
      <w:r w:rsidRPr="00B8292A">
        <w:rPr>
          <w:rFonts w:ascii="Times New Roman" w:hAnsi="Times New Roman" w:cs="Times New Roman"/>
          <w:sz w:val="22"/>
        </w:rPr>
        <w:t xml:space="preserve">In this present paper, we examine the regional growth impacts of </w:t>
      </w:r>
      <w:del w:id="251" w:author="Budy Resosudarmo" w:date="2020-10-16T10:47:00Z">
        <w:r w:rsidRPr="00B8292A" w:rsidDel="00F73CB7">
          <w:rPr>
            <w:rFonts w:ascii="Times New Roman" w:hAnsi="Times New Roman" w:cs="Times New Roman"/>
            <w:sz w:val="22"/>
          </w:rPr>
          <w:delText>Covid</w:delText>
        </w:r>
      </w:del>
      <w:ins w:id="252" w:author="Budy Resosudarmo" w:date="2020-10-16T10:47:00Z">
        <w:r w:rsidR="00F73CB7">
          <w:rPr>
            <w:rFonts w:ascii="Times New Roman" w:hAnsi="Times New Roman" w:cs="Times New Roman"/>
            <w:sz w:val="22"/>
          </w:rPr>
          <w:t>COVID</w:t>
        </w:r>
      </w:ins>
      <w:r w:rsidRPr="00B8292A">
        <w:rPr>
          <w:rFonts w:ascii="Times New Roman" w:hAnsi="Times New Roman" w:cs="Times New Roman"/>
          <w:sz w:val="22"/>
        </w:rPr>
        <w:t xml:space="preserve">-19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w:t>
      </w:r>
      <w:proofErr w:type="spellStart"/>
      <w:r w:rsidRPr="00B8292A">
        <w:rPr>
          <w:rFonts w:ascii="Times New Roman" w:hAnsi="Times New Roman" w:cs="Times New Roman"/>
          <w:sz w:val="22"/>
        </w:rPr>
        <w:t>Anselin</w:t>
      </w:r>
      <w:proofErr w:type="spellEnd"/>
      <w:r w:rsidRPr="00B8292A">
        <w:rPr>
          <w:rFonts w:ascii="Times New Roman" w:hAnsi="Times New Roman" w:cs="Times New Roman"/>
          <w:sz w:val="22"/>
        </w:rPr>
        <w:t xml:space="preserve"> (1988) has firstly introduced two common models to recognize spatial </w:t>
      </w:r>
      <w:r w:rsidRPr="00B8292A">
        <w:rPr>
          <w:rFonts w:ascii="Times New Roman" w:hAnsi="Times New Roman" w:cs="Times New Roman"/>
          <w:sz w:val="22"/>
        </w:rPr>
        <w:lastRenderedPageBreak/>
        <w:t xml:space="preserve">dependence through spatial autoregressive models, which are Spatial Lag Model (SLM) and Spatial Error Model (SEM). It commonly consists of spatial lag model and the spatial error model. </w:t>
      </w:r>
      <w:proofErr w:type="spellStart"/>
      <w:r w:rsidRPr="00B8292A">
        <w:rPr>
          <w:rFonts w:ascii="Times New Roman" w:hAnsi="Times New Roman" w:cs="Times New Roman"/>
          <w:sz w:val="22"/>
        </w:rPr>
        <w:t>Fingleton</w:t>
      </w:r>
      <w:proofErr w:type="spellEnd"/>
      <w:r w:rsidRPr="00B8292A">
        <w:rPr>
          <w:rFonts w:ascii="Times New Roman" w:hAnsi="Times New Roman" w:cs="Times New Roman"/>
          <w:sz w:val="22"/>
        </w:rPr>
        <w:t xml:space="preserve"> and Lopez-</w:t>
      </w:r>
      <w:proofErr w:type="spellStart"/>
      <w:r w:rsidRPr="00B8292A">
        <w:rPr>
          <w:rFonts w:ascii="Times New Roman" w:hAnsi="Times New Roman" w:cs="Times New Roman"/>
          <w:sz w:val="22"/>
        </w:rPr>
        <w:t>Bazo</w:t>
      </w:r>
      <w:proofErr w:type="spellEnd"/>
      <w:r w:rsidRPr="00B8292A">
        <w:rPr>
          <w:rFonts w:ascii="Times New Roman" w:hAnsi="Times New Roman" w:cs="Times New Roman"/>
          <w:sz w:val="22"/>
        </w:rPr>
        <w:t xml:space="preserve"> ´ (2006) also confirms that spatial dependence among growth processes of sub-national level may be caused by two types of features. The first feature is correlated with random shocks, symbolized by spatial error models, coming fro</w:t>
      </w:r>
      <w:r>
        <w:rPr>
          <w:rFonts w:ascii="Times New Roman" w:hAnsi="Times New Roman" w:cs="Times New Roman"/>
          <w:sz w:val="22"/>
        </w:rPr>
        <w:t>m</w:t>
      </w:r>
      <w:r w:rsidRPr="00B8292A">
        <w:rPr>
          <w:rFonts w:ascii="Times New Roman" w:hAnsi="Times New Roman" w:cs="Times New Roman"/>
          <w:sz w:val="22"/>
        </w:rPr>
        <w:t xml:space="preserve"> neighboring regions and another one is correlated with the growth rates of neighboring regions, symbolized by spatial lag models. </w:t>
      </w:r>
    </w:p>
    <w:p w14:paraId="25686FCB" w14:textId="3D8A48C1" w:rsidR="00B8292A" w:rsidRDefault="00B8292A" w:rsidP="00846EF1">
      <w:pPr>
        <w:ind w:firstLine="426"/>
        <w:rPr>
          <w:rFonts w:ascii="Times New Roman" w:hAnsi="Times New Roman" w:cs="Times New Roman"/>
          <w:sz w:val="22"/>
        </w:rPr>
      </w:pPr>
      <w:commentRangeStart w:id="253"/>
      <w:r w:rsidRPr="00B8292A">
        <w:rPr>
          <w:rFonts w:ascii="Times New Roman" w:hAnsi="Times New Roman" w:cs="Times New Roman"/>
          <w:sz w:val="22"/>
        </w:rPr>
        <w:t>Taking standard linear regression as the starting point, we define the formula OLS linear regression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B8292A" w14:paraId="42DF36FF" w14:textId="77777777" w:rsidTr="00B8292A">
        <w:tc>
          <w:tcPr>
            <w:tcW w:w="8075" w:type="dxa"/>
          </w:tcPr>
          <w:p w14:paraId="21130299" w14:textId="1D6C7C4F" w:rsidR="00B8292A" w:rsidRDefault="00B8292A" w:rsidP="00281A92">
            <w:pPr>
              <w:rPr>
                <w:rFonts w:ascii="Times New Roman" w:hAnsi="Times New Roman" w:cs="Times New Roman"/>
                <w:sz w:val="22"/>
              </w:rPr>
            </w:pPr>
            <w:commentRangeStart w:id="254"/>
            <m:oMathPara>
              <m:oMath>
                <m:r>
                  <m:rPr>
                    <m:sty m:val="p"/>
                  </m:rPr>
                  <w:rPr>
                    <w:rFonts w:ascii="Cambria Math" w:hAnsi="Cambria Math" w:cs="Times New Roman"/>
                    <w:sz w:val="22"/>
                  </w:rPr>
                  <m:t>log</m:t>
                </m:r>
                <m:r>
                  <w:rPr>
                    <w:rFonts w:ascii="Cambria Math" w:hAnsi="Cambria Math" w:cs="Times New Roman"/>
                    <w:sz w:val="22"/>
                  </w:rPr>
                  <m:t>⁡</m:t>
                </m:r>
                <m:d>
                  <m:dPr>
                    <m:ctrlPr>
                      <w:ins w:id="255" w:author="Budy Resosudarmo" w:date="2020-10-17T16:13:00Z">
                        <w:rPr>
                          <w:rFonts w:ascii="Cambria Math" w:hAnsi="Cambria Math" w:cs="Times New Roman"/>
                          <w:sz w:val="22"/>
                        </w:rPr>
                      </w:ins>
                    </m:ctrlPr>
                  </m:dPr>
                  <m:e>
                    <m:f>
                      <m:fPr>
                        <m:ctrlPr>
                          <w:ins w:id="256" w:author="Budy Resosudarmo" w:date="2020-10-17T16:13:00Z">
                            <w:rPr>
                              <w:rFonts w:ascii="Cambria Math" w:hAnsi="Cambria Math" w:cs="Times New Roman"/>
                              <w:sz w:val="22"/>
                            </w:rPr>
                          </w:ins>
                        </m:ctrlPr>
                      </m:fPr>
                      <m:num>
                        <m:sSub>
                          <m:sSubPr>
                            <m:ctrlPr>
                              <w:ins w:id="257"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258"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259"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m:t>
                </m:r>
                <m:sSub>
                  <m:sSubPr>
                    <m:ctrlPr>
                      <w:ins w:id="260"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End w:id="254"/>
                <m:r>
                  <m:rPr>
                    <m:sty m:val="p"/>
                  </m:rPr>
                  <w:rPr>
                    <w:rStyle w:val="CommentReference"/>
                  </w:rPr>
                  <w:commentReference w:id="254"/>
                </m:r>
              </m:oMath>
            </m:oMathPara>
          </w:p>
        </w:tc>
        <w:tc>
          <w:tcPr>
            <w:tcW w:w="941" w:type="dxa"/>
            <w:vAlign w:val="center"/>
          </w:tcPr>
          <w:p w14:paraId="715772E2" w14:textId="4FF06E77" w:rsidR="00B8292A" w:rsidRDefault="00B8292A" w:rsidP="00B8292A">
            <w:pPr>
              <w:snapToGrid w:val="0"/>
              <w:jc w:val="right"/>
              <w:textAlignment w:val="center"/>
              <w:rPr>
                <w:rFonts w:ascii="Times New Roman" w:hAnsi="Times New Roman" w:cs="Times New Roman"/>
                <w:sz w:val="22"/>
              </w:rPr>
            </w:pPr>
            <w:commentRangeStart w:id="261"/>
            <w:r>
              <w:rPr>
                <w:rFonts w:ascii="Times New Roman" w:hAnsi="Times New Roman" w:cs="Times New Roman" w:hint="eastAsia"/>
                <w:sz w:val="22"/>
              </w:rPr>
              <w:t>(</w:t>
            </w:r>
            <w:r>
              <w:rPr>
                <w:rFonts w:ascii="Times New Roman" w:hAnsi="Times New Roman" w:cs="Times New Roman"/>
                <w:sz w:val="22"/>
              </w:rPr>
              <w:t>2)</w:t>
            </w:r>
            <w:commentRangeEnd w:id="261"/>
            <w:r w:rsidR="00D15F2C">
              <w:rPr>
                <w:rStyle w:val="CommentReference"/>
              </w:rPr>
              <w:commentReference w:id="261"/>
            </w:r>
          </w:p>
        </w:tc>
      </w:tr>
    </w:tbl>
    <w:p w14:paraId="0924B4B4" w14:textId="0CB0F622" w:rsidR="0045063F" w:rsidRDefault="0059545D" w:rsidP="00B8292A">
      <w:pPr>
        <w:rPr>
          <w:rFonts w:ascii="Times New Roman" w:hAnsi="Times New Roman" w:cs="Times New Roman"/>
          <w:sz w:val="22"/>
        </w:rPr>
      </w:pPr>
      <w:r w:rsidRPr="0059545D">
        <w:rPr>
          <w:rFonts w:ascii="Times New Roman" w:hAnsi="Times New Roman" w:cs="Times New Roman"/>
          <w:sz w:val="22"/>
        </w:rPr>
        <w:t xml:space="preserve">where </w:t>
      </w:r>
      <m:oMath>
        <m:sSub>
          <m:sSubPr>
            <m:ctrlPr>
              <w:ins w:id="262"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oMath>
      <w:r w:rsidRPr="0059545D">
        <w:rPr>
          <w:rFonts w:ascii="Times New Roman" w:hAnsi="Times New Roman" w:cs="Times New Roman"/>
          <w:sz w:val="22"/>
        </w:rPr>
        <w:t xml:space="preserve"> is GDP of province </w:t>
      </w:r>
      <w:proofErr w:type="spellStart"/>
      <w:r w:rsidRPr="0059545D">
        <w:rPr>
          <w:rFonts w:ascii="Times New Roman" w:hAnsi="Times New Roman" w:cs="Times New Roman"/>
          <w:i/>
          <w:iCs/>
          <w:sz w:val="22"/>
        </w:rPr>
        <w:t>i</w:t>
      </w:r>
      <w:proofErr w:type="spellEnd"/>
      <w:r w:rsidRPr="0059545D">
        <w:rPr>
          <w:rFonts w:ascii="Times New Roman" w:hAnsi="Times New Roman" w:cs="Times New Roman"/>
          <w:sz w:val="22"/>
        </w:rPr>
        <w:t xml:space="preserve"> at the initial period (2019:Q1), </w:t>
      </w:r>
      <m:oMath>
        <m:d>
          <m:dPr>
            <m:ctrlPr>
              <w:ins w:id="263" w:author="Budy Resosudarmo" w:date="2020-10-17T16:13:00Z">
                <w:rPr>
                  <w:rFonts w:ascii="Cambria Math" w:hAnsi="Cambria Math" w:cs="Times New Roman"/>
                  <w:sz w:val="22"/>
                </w:rPr>
              </w:ins>
            </m:ctrlPr>
          </m:dPr>
          <m:e>
            <m:f>
              <m:fPr>
                <m:ctrlPr>
                  <w:ins w:id="264" w:author="Budy Resosudarmo" w:date="2020-10-17T16:13:00Z">
                    <w:rPr>
                      <w:rFonts w:ascii="Cambria Math" w:hAnsi="Cambria Math" w:cs="Times New Roman"/>
                      <w:sz w:val="22"/>
                    </w:rPr>
                  </w:ins>
                </m:ctrlPr>
              </m:fPr>
              <m:num>
                <m:sSub>
                  <m:sSubPr>
                    <m:ctrlPr>
                      <w:ins w:id="265"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266"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oMath>
      <w:r w:rsidRPr="0059545D">
        <w:rPr>
          <w:rFonts w:ascii="Times New Roman" w:hAnsi="Times New Roman" w:cs="Times New Roman"/>
          <w:sz w:val="22"/>
        </w:rPr>
        <w:t xml:space="preserve"> is growth rate of province </w:t>
      </w:r>
      <w:proofErr w:type="spellStart"/>
      <w:r w:rsidRPr="0045063F">
        <w:rPr>
          <w:rFonts w:ascii="Times New Roman" w:hAnsi="Times New Roman" w:cs="Times New Roman"/>
          <w:i/>
          <w:iCs/>
          <w:sz w:val="22"/>
        </w:rPr>
        <w:t>i</w:t>
      </w:r>
      <w:proofErr w:type="spellEnd"/>
      <w:r w:rsidRPr="0059545D">
        <w:rPr>
          <w:rFonts w:ascii="Times New Roman" w:hAnsi="Times New Roman" w:cs="Times New Roman"/>
          <w:sz w:val="22"/>
        </w:rPr>
        <w:t xml:space="preserve">, γ is a constant term, and </w:t>
      </w:r>
      <m:oMath>
        <m:sSub>
          <m:sSubPr>
            <m:ctrlPr>
              <w:ins w:id="267"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w:r w:rsidR="007D36B4">
        <w:rPr>
          <w:rFonts w:ascii="Times New Roman" w:hAnsi="Times New Roman" w:cs="Times New Roman" w:hint="eastAsia"/>
          <w:sz w:val="22"/>
        </w:rPr>
        <w:t xml:space="preserve"> </w:t>
      </w:r>
      <w:r w:rsidRPr="0059545D">
        <w:rPr>
          <w:rFonts w:ascii="Times New Roman" w:hAnsi="Times New Roman" w:cs="Times New Roman"/>
          <w:sz w:val="22"/>
        </w:rPr>
        <w:t>is a random error.</w:t>
      </w:r>
      <w:commentRangeEnd w:id="253"/>
      <w:r w:rsidR="002E4B13">
        <w:rPr>
          <w:rStyle w:val="CommentReference"/>
        </w:rPr>
        <w:commentReference w:id="253"/>
      </w:r>
    </w:p>
    <w:p w14:paraId="6784D423" w14:textId="77777777" w:rsidR="0045063F" w:rsidRDefault="0045063F" w:rsidP="00846EF1">
      <w:pPr>
        <w:ind w:firstLine="426"/>
        <w:rPr>
          <w:rFonts w:ascii="Times New Roman" w:hAnsi="Times New Roman" w:cs="Times New Roman"/>
          <w:sz w:val="22"/>
        </w:rPr>
      </w:pPr>
      <w:r w:rsidRPr="0045063F">
        <w:rPr>
          <w:rFonts w:ascii="Times New Roman" w:hAnsi="Times New Roman" w:cs="Times New Roman"/>
          <w:sz w:val="22"/>
        </w:rPr>
        <w:t xml:space="preserve">The seminal works of Rey and </w:t>
      </w:r>
      <w:proofErr w:type="spellStart"/>
      <w:r w:rsidRPr="0045063F">
        <w:rPr>
          <w:rFonts w:ascii="Times New Roman" w:hAnsi="Times New Roman" w:cs="Times New Roman"/>
          <w:sz w:val="22"/>
        </w:rPr>
        <w:t>Montouri</w:t>
      </w:r>
      <w:proofErr w:type="spellEnd"/>
      <w:r w:rsidRPr="0045063F">
        <w:rPr>
          <w:rFonts w:ascii="Times New Roman" w:hAnsi="Times New Roman" w:cs="Times New Roman"/>
          <w:sz w:val="22"/>
        </w:rPr>
        <w:t xml:space="preserve"> (1999) and </w:t>
      </w:r>
      <w:proofErr w:type="spellStart"/>
      <w:r w:rsidRPr="0045063F">
        <w:rPr>
          <w:rFonts w:ascii="Times New Roman" w:hAnsi="Times New Roman" w:cs="Times New Roman"/>
          <w:sz w:val="22"/>
        </w:rPr>
        <w:t>Fingleton</w:t>
      </w:r>
      <w:proofErr w:type="spellEnd"/>
      <w:r w:rsidRPr="0045063F">
        <w:rPr>
          <w:rFonts w:ascii="Times New Roman" w:hAnsi="Times New Roman" w:cs="Times New Roman"/>
          <w:sz w:val="22"/>
        </w:rPr>
        <w:t xml:space="preserve"> (1999) extend the model of Equation 2 to</w:t>
      </w:r>
      <w:r>
        <w:rPr>
          <w:rFonts w:ascii="Times New Roman" w:hAnsi="Times New Roman" w:cs="Times New Roman"/>
          <w:sz w:val="22"/>
        </w:rPr>
        <w:t xml:space="preserve"> </w:t>
      </w:r>
      <w:r w:rsidRPr="0045063F">
        <w:rPr>
          <w:rFonts w:ascii="Times New Roman" w:hAnsi="Times New Roman" w:cs="Times New Roman"/>
          <w:sz w:val="22"/>
        </w:rPr>
        <w:t>involve the role of spatial dependence across regions. The purpose of the inclusion of spatial dependence is to give intuitive comprehension that interactions among geographical neighbors can affect the outcome of the entire regional system. If those interactions are not included in Equation 2, and they are reflected as spatial dependence in the error term, then the estimates of Equation 2 can be misleading. Unaccounted spatial dependence can lead to biased or inefficient estimates of the convergence indicators.</w:t>
      </w:r>
    </w:p>
    <w:p w14:paraId="6E7BCA54" w14:textId="6DCB24A5" w:rsidR="0045063F" w:rsidRDefault="0045063F" w:rsidP="00846EF1">
      <w:pPr>
        <w:ind w:firstLine="426"/>
        <w:rPr>
          <w:rFonts w:ascii="Times New Roman" w:hAnsi="Times New Roman" w:cs="Times New Roman"/>
          <w:sz w:val="22"/>
        </w:rPr>
      </w:pPr>
      <w:r w:rsidRPr="0045063F">
        <w:rPr>
          <w:rFonts w:ascii="Times New Roman" w:hAnsi="Times New Roman" w:cs="Times New Roman"/>
          <w:sz w:val="22"/>
        </w:rPr>
        <w:t>Spatial dependence can be included in Equation 2 through multiple specifications. Two most prominent specifications used in the spatial regression literature are SLM and SEM. In the SLM specification, spatial dependence exhibits the actual interaction among spatial units take place through the dependent variable. In this context, Equation 2 can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281A92">
        <w:tc>
          <w:tcPr>
            <w:tcW w:w="8075" w:type="dxa"/>
          </w:tcPr>
          <w:p w14:paraId="3D2A83AC" w14:textId="5EC233C3" w:rsidR="0045063F" w:rsidRDefault="0045063F" w:rsidP="00281A92">
            <w:pPr>
              <w:rPr>
                <w:rFonts w:ascii="Times New Roman" w:hAnsi="Times New Roman" w:cs="Times New Roman"/>
                <w:sz w:val="22"/>
              </w:rPr>
            </w:pPr>
            <w:commentRangeStart w:id="268"/>
            <m:oMathPara>
              <m:oMath>
                <m:r>
                  <m:rPr>
                    <m:sty m:val="p"/>
                  </m:rPr>
                  <w:rPr>
                    <w:rFonts w:ascii="Cambria Math" w:hAnsi="Cambria Math" w:cs="Times New Roman"/>
                    <w:sz w:val="22"/>
                  </w:rPr>
                  <m:t>log</m:t>
                </m:r>
                <m:r>
                  <w:rPr>
                    <w:rFonts w:ascii="Cambria Math" w:hAnsi="Cambria Math" w:cs="Times New Roman"/>
                    <w:sz w:val="22"/>
                  </w:rPr>
                  <m:t>⁡</m:t>
                </m:r>
                <m:d>
                  <m:dPr>
                    <m:ctrlPr>
                      <w:ins w:id="269" w:author="Budy Resosudarmo" w:date="2020-10-17T16:13:00Z">
                        <w:rPr>
                          <w:rFonts w:ascii="Cambria Math" w:hAnsi="Cambria Math" w:cs="Times New Roman"/>
                          <w:sz w:val="22"/>
                        </w:rPr>
                      </w:ins>
                    </m:ctrlPr>
                  </m:dPr>
                  <m:e>
                    <m:f>
                      <m:fPr>
                        <m:ctrlPr>
                          <w:ins w:id="270" w:author="Budy Resosudarmo" w:date="2020-10-17T16:13:00Z">
                            <w:rPr>
                              <w:rFonts w:ascii="Cambria Math" w:hAnsi="Cambria Math" w:cs="Times New Roman"/>
                              <w:sz w:val="22"/>
                            </w:rPr>
                          </w:ins>
                        </m:ctrlPr>
                      </m:fPr>
                      <m:num>
                        <m:sSub>
                          <m:sSubPr>
                            <m:ctrlPr>
                              <w:ins w:id="271"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272"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273"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+ρ</m:t>
                </m:r>
                <m:r>
                  <m:rPr>
                    <m:sty m:val="b"/>
                  </m:rPr>
                  <w:rPr>
                    <w:rFonts w:ascii="Cambria Math" w:hAnsi="Cambria Math" w:cs="Times New Roman"/>
                    <w:sz w:val="22"/>
                  </w:rPr>
                  <m:t>W</m:t>
                </m:r>
                <m:r>
                  <m:rPr>
                    <m:sty m:val="p"/>
                  </m:rPr>
                  <w:rPr>
                    <w:rFonts w:ascii="Cambria Math" w:hAnsi="Cambria Math" w:cs="Times New Roman"/>
                    <w:sz w:val="22"/>
                  </w:rPr>
                  <m:t>ln</m:t>
                </m:r>
                <m:r>
                  <w:rPr>
                    <w:rFonts w:ascii="Cambria Math" w:hAnsi="Cambria Math" w:cs="Times New Roman"/>
                    <w:sz w:val="22"/>
                  </w:rPr>
                  <m:t>⁡</m:t>
                </m:r>
                <m:d>
                  <m:dPr>
                    <m:ctrlPr>
                      <w:ins w:id="274" w:author="Budy Resosudarmo" w:date="2020-10-17T16:13:00Z">
                        <w:rPr>
                          <w:rFonts w:ascii="Cambria Math" w:hAnsi="Cambria Math" w:cs="Times New Roman"/>
                          <w:sz w:val="22"/>
                        </w:rPr>
                      </w:ins>
                    </m:ctrlPr>
                  </m:dPr>
                  <m:e>
                    <m:f>
                      <m:fPr>
                        <m:ctrlPr>
                          <w:ins w:id="275" w:author="Budy Resosudarmo" w:date="2020-10-17T16:13:00Z">
                            <w:rPr>
                              <w:rFonts w:ascii="Cambria Math" w:hAnsi="Cambria Math" w:cs="Times New Roman"/>
                              <w:sz w:val="22"/>
                            </w:rPr>
                          </w:ins>
                        </m:ctrlPr>
                      </m:fPr>
                      <m:num>
                        <m:sSub>
                          <m:sSubPr>
                            <m:ctrlPr>
                              <w:ins w:id="276"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277"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m:t>
                </m:r>
                <m:sSub>
                  <m:sSubPr>
                    <m:ctrlPr>
                      <w:ins w:id="278"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End w:id="268"/>
                <m:r>
                  <m:rPr>
                    <m:sty m:val="p"/>
                  </m:rPr>
                  <w:rPr>
                    <w:rStyle w:val="CommentReference"/>
                  </w:rPr>
                  <w:commentReference w:id="268"/>
                </m:r>
              </m:oMath>
            </m:oMathPara>
          </w:p>
        </w:tc>
        <w:tc>
          <w:tcPr>
            <w:tcW w:w="941" w:type="dxa"/>
            <w:vAlign w:val="center"/>
          </w:tcPr>
          <w:p w14:paraId="230A41BE" w14:textId="4D22CEC0" w:rsidR="0045063F" w:rsidRDefault="0045063F"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3)</w:t>
            </w:r>
          </w:p>
        </w:tc>
      </w:tr>
    </w:tbl>
    <w:p w14:paraId="2549B74B" w14:textId="372294B6" w:rsidR="0045063F" w:rsidRDefault="0045063F" w:rsidP="0045063F">
      <w:pPr>
        <w:rPr>
          <w:rFonts w:ascii="Times New Roman" w:hAnsi="Times New Roman" w:cs="Times New Roman"/>
          <w:sz w:val="22"/>
        </w:rPr>
      </w:pPr>
      <w:r w:rsidRPr="0045063F">
        <w:rPr>
          <w:rFonts w:ascii="Times New Roman" w:hAnsi="Times New Roman" w:cs="Times New Roman"/>
          <w:sz w:val="22"/>
        </w:rPr>
        <w:t xml:space="preserve">where </w:t>
      </w:r>
      <w:r w:rsidRPr="0045063F">
        <w:rPr>
          <w:rFonts w:ascii="Times New Roman" w:hAnsi="Times New Roman" w:cs="Times New Roman"/>
          <w:b/>
          <w:bCs/>
          <w:sz w:val="22"/>
        </w:rPr>
        <w:t>W</w:t>
      </w:r>
      <w:r w:rsidRPr="0045063F">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m:rPr>
            <m:sty m:val="p"/>
          </m:rPr>
          <w:rPr>
            <w:rFonts w:ascii="Cambria Math" w:hAnsi="Cambria Math" w:cs="Times New Roman"/>
            <w:sz w:val="22"/>
          </w:rPr>
          <m:t>ln</m:t>
        </m:r>
        <m:d>
          <m:dPr>
            <m:ctrlPr>
              <w:ins w:id="279" w:author="Budy Resosudarmo" w:date="2020-10-17T16:13:00Z">
                <w:rPr>
                  <w:rFonts w:ascii="Cambria Math" w:hAnsi="Cambria Math" w:cs="Times New Roman"/>
                  <w:sz w:val="22"/>
                </w:rPr>
              </w:ins>
            </m:ctrlPr>
          </m:dPr>
          <m:e>
            <m:f>
              <m:fPr>
                <m:ctrlPr>
                  <w:ins w:id="280" w:author="Budy Resosudarmo" w:date="2020-10-17T16:13:00Z">
                    <w:rPr>
                      <w:rFonts w:ascii="Cambria Math" w:hAnsi="Cambria Math" w:cs="Times New Roman"/>
                      <w:sz w:val="22"/>
                    </w:rPr>
                  </w:ins>
                </m:ctrlPr>
              </m:fPr>
              <m:num>
                <m:sSub>
                  <m:sSubPr>
                    <m:ctrlPr>
                      <w:ins w:id="281"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282"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oMath>
      <w:r w:rsidRPr="0045063F">
        <w:rPr>
          <w:rFonts w:ascii="Times New Roman" w:hAnsi="Times New Roman" w:cs="Times New Roman"/>
          <w:sz w:val="22"/>
        </w:rPr>
        <w:t xml:space="preserve"> is the spatial lag of the dependent variable, and </w:t>
      </w:r>
      <m:oMath>
        <m:r>
          <w:rPr>
            <w:rFonts w:ascii="Cambria Math" w:hAnsi="Cambria Math" w:cs="Times New Roman"/>
            <w:sz w:val="22"/>
          </w:rPr>
          <m:t>ρ</m:t>
        </m:r>
      </m:oMath>
      <w:r w:rsidRPr="0045063F">
        <w:rPr>
          <w:rFonts w:ascii="Times New Roman" w:hAnsi="Times New Roman" w:cs="Times New Roman"/>
          <w:sz w:val="22"/>
        </w:rPr>
        <w:t xml:space="preserve"> is a spatial lag coefficient.</w:t>
      </w:r>
    </w:p>
    <w:p w14:paraId="44AFCA8E" w14:textId="43F7990C" w:rsidR="0049166E" w:rsidRDefault="0049166E" w:rsidP="00846EF1">
      <w:pPr>
        <w:ind w:firstLine="426"/>
        <w:rPr>
          <w:rFonts w:ascii="Times New Roman" w:hAnsi="Times New Roman" w:cs="Times New Roman"/>
          <w:sz w:val="22"/>
        </w:rPr>
      </w:pPr>
      <w:r w:rsidRPr="0049166E">
        <w:rPr>
          <w:rFonts w:ascii="Times New Roman" w:hAnsi="Times New Roman" w:cs="Times New Roman"/>
          <w:sz w:val="22"/>
        </w:rPr>
        <w:t>In the SEM specification, on the other hand, spatial dependence could represent a missing variable that embodies a spatial structure. In this context, Equation 2 can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281A92">
        <w:tc>
          <w:tcPr>
            <w:tcW w:w="8075" w:type="dxa"/>
          </w:tcPr>
          <w:p w14:paraId="7CDA38FE" w14:textId="668FB908" w:rsidR="0049166E" w:rsidRDefault="0049166E" w:rsidP="00281A92">
            <w:pPr>
              <w:rPr>
                <w:rFonts w:ascii="Times New Roman" w:hAnsi="Times New Roman" w:cs="Times New Roman"/>
                <w:sz w:val="22"/>
              </w:rPr>
            </w:pPr>
            <m:oMathPara>
              <m:oMath>
                <m:r>
                  <m:rPr>
                    <m:sty m:val="p"/>
                  </m:rPr>
                  <w:rPr>
                    <w:rFonts w:ascii="Cambria Math" w:hAnsi="Cambria Math" w:cs="Times New Roman"/>
                    <w:sz w:val="22"/>
                  </w:rPr>
                  <m:t>log</m:t>
                </m:r>
                <m:r>
                  <w:rPr>
                    <w:rFonts w:ascii="Cambria Math" w:hAnsi="Cambria Math" w:cs="Times New Roman"/>
                    <w:sz w:val="22"/>
                  </w:rPr>
                  <m:t>⁡</m:t>
                </m:r>
                <m:d>
                  <m:dPr>
                    <m:ctrlPr>
                      <w:ins w:id="283" w:author="Budy Resosudarmo" w:date="2020-10-17T16:13:00Z">
                        <w:rPr>
                          <w:rFonts w:ascii="Cambria Math" w:hAnsi="Cambria Math" w:cs="Times New Roman"/>
                          <w:sz w:val="22"/>
                        </w:rPr>
                      </w:ins>
                    </m:ctrlPr>
                  </m:dPr>
                  <m:e>
                    <m:f>
                      <m:fPr>
                        <m:ctrlPr>
                          <w:ins w:id="284" w:author="Budy Resosudarmo" w:date="2020-10-17T16:13:00Z">
                            <w:rPr>
                              <w:rFonts w:ascii="Cambria Math" w:hAnsi="Cambria Math" w:cs="Times New Roman"/>
                              <w:sz w:val="22"/>
                            </w:rPr>
                          </w:ins>
                        </m:ctrlPr>
                      </m:fPr>
                      <m:num>
                        <m:sSub>
                          <m:sSubPr>
                            <m:ctrlPr>
                              <w:ins w:id="285"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286"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287"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ins w:id="288" w:author="Budy Resosudarmo" w:date="2020-10-17T16:13:00Z">
                        <w:rPr>
                          <w:rFonts w:ascii="Cambria Math" w:hAnsi="Cambria Math" w:cs="Times New Roman"/>
                          <w:sz w:val="22"/>
                        </w:rPr>
                      </w:ins>
                    </m:ctrlPr>
                  </m:sSupPr>
                  <m:e>
                    <m:r>
                      <w:rPr>
                        <w:rFonts w:ascii="Cambria Math" w:hAnsi="Cambria Math" w:cs="Times New Roman"/>
                        <w:sz w:val="22"/>
                      </w:rPr>
                      <m:t>)</m:t>
                    </m:r>
                  </m:e>
                  <m:sup>
                    <m:r>
                      <w:rPr>
                        <w:rFonts w:ascii="Cambria Math" w:hAnsi="Cambria Math" w:cs="Times New Roman"/>
                        <w:sz w:val="22"/>
                      </w:rPr>
                      <m:t>-1</m:t>
                    </m:r>
                  </m:sup>
                </m:sSup>
                <m:sSub>
                  <m:sSubPr>
                    <m:ctrlPr>
                      <w:ins w:id="289"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2A498810" w:rsidR="0049166E" w:rsidRDefault="0049166E"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4)</w:t>
            </w:r>
          </w:p>
        </w:tc>
      </w:tr>
    </w:tbl>
    <w:p w14:paraId="417C845D" w14:textId="77777777" w:rsidR="0049166E" w:rsidRDefault="0049166E" w:rsidP="0049166E">
      <w:pPr>
        <w:rPr>
          <w:rFonts w:ascii="Times New Roman" w:hAnsi="Times New Roman" w:cs="Times New Roman"/>
          <w:sz w:val="22"/>
        </w:rPr>
      </w:pPr>
      <w:r w:rsidRPr="0049166E">
        <w:rPr>
          <w:rFonts w:ascii="Times New Roman" w:hAnsi="Times New Roman" w:cs="Times New Roman"/>
          <w:sz w:val="22"/>
        </w:rPr>
        <w:t xml:space="preserve">where I is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6337D9BB" w:rsidR="0049166E" w:rsidRDefault="0049166E" w:rsidP="00BE3030">
      <w:pPr>
        <w:ind w:firstLine="426"/>
        <w:rPr>
          <w:rFonts w:ascii="Times New Roman" w:hAnsi="Times New Roman" w:cs="Times New Roman"/>
          <w:sz w:val="22"/>
        </w:rPr>
      </w:pPr>
      <w:r w:rsidRPr="0049166E">
        <w:rPr>
          <w:rFonts w:ascii="Times New Roman" w:hAnsi="Times New Roman" w:cs="Times New Roman"/>
          <w:sz w:val="22"/>
        </w:rPr>
        <w:t>Both spatial models are estimated through maximum likelihood estimation. To choose the best model,</w:t>
      </w:r>
      <w:r>
        <w:rPr>
          <w:rFonts w:ascii="Times New Roman" w:hAnsi="Times New Roman" w:cs="Times New Roman"/>
          <w:sz w:val="22"/>
        </w:rPr>
        <w:t xml:space="preserve"> </w:t>
      </w:r>
      <w:r w:rsidRPr="0049166E">
        <w:rPr>
          <w:rFonts w:ascii="Times New Roman" w:hAnsi="Times New Roman" w:cs="Times New Roman"/>
          <w:sz w:val="22"/>
        </w:rPr>
        <w:t xml:space="preserve">the measures that commonly used are through R-square, Log-Likelihood, Akaike information criterion (AIC) and Bayesian Information Criterion (BIC). In this paper, the model selection is based on Akaike information criterion (AIC) as well as the Bayesian Information Criterion (BIC). Based on </w:t>
      </w:r>
      <w:r w:rsidRPr="0049166E">
        <w:rPr>
          <w:rFonts w:ascii="Times New Roman" w:hAnsi="Times New Roman" w:cs="Times New Roman"/>
          <w:sz w:val="22"/>
        </w:rPr>
        <w:lastRenderedPageBreak/>
        <w:t>those indicators, the model with the smallest value of AIC and BIC is the fittest.</w:t>
      </w:r>
    </w:p>
    <w:p w14:paraId="1F9BF522" w14:textId="77777777" w:rsidR="00746FA6" w:rsidRDefault="00746FA6" w:rsidP="0049166E">
      <w:pPr>
        <w:rPr>
          <w:rFonts w:ascii="Times New Roman" w:hAnsi="Times New Roman" w:cs="Times New Roman"/>
          <w:b/>
          <w:bCs/>
          <w:sz w:val="22"/>
        </w:rPr>
      </w:pPr>
    </w:p>
    <w:p w14:paraId="3B461C56" w14:textId="57FB2A78" w:rsidR="0024128E" w:rsidRPr="002E4B13" w:rsidRDefault="0049166E" w:rsidP="0049166E">
      <w:pPr>
        <w:rPr>
          <w:rFonts w:ascii="Times New Roman" w:hAnsi="Times New Roman" w:cs="Times New Roman"/>
          <w:b/>
          <w:bCs/>
          <w:caps/>
          <w:sz w:val="22"/>
          <w:rPrChange w:id="290" w:author="Budy Resosudarmo" w:date="2020-10-16T12:40:00Z">
            <w:rPr>
              <w:rFonts w:ascii="Times New Roman" w:hAnsi="Times New Roman" w:cs="Times New Roman"/>
              <w:b/>
              <w:bCs/>
              <w:sz w:val="22"/>
            </w:rPr>
          </w:rPrChange>
        </w:rPr>
      </w:pPr>
      <w:del w:id="291" w:author="Budy Resosudarmo" w:date="2020-10-16T12:40:00Z">
        <w:r w:rsidRPr="002E4B13" w:rsidDel="002E4B13">
          <w:rPr>
            <w:rFonts w:ascii="Times New Roman" w:hAnsi="Times New Roman" w:cs="Times New Roman"/>
            <w:b/>
            <w:bCs/>
            <w:caps/>
            <w:sz w:val="22"/>
            <w:rPrChange w:id="292" w:author="Budy Resosudarmo" w:date="2020-10-16T12:40:00Z">
              <w:rPr>
                <w:rFonts w:ascii="Times New Roman" w:hAnsi="Times New Roman" w:cs="Times New Roman"/>
                <w:b/>
                <w:bCs/>
                <w:sz w:val="22"/>
              </w:rPr>
            </w:rPrChange>
          </w:rPr>
          <w:delText xml:space="preserve">4 </w:delText>
        </w:r>
      </w:del>
      <w:r w:rsidRPr="002E4B13">
        <w:rPr>
          <w:rFonts w:ascii="Times New Roman" w:hAnsi="Times New Roman" w:cs="Times New Roman"/>
          <w:b/>
          <w:bCs/>
          <w:caps/>
          <w:sz w:val="22"/>
          <w:rPrChange w:id="293" w:author="Budy Resosudarmo" w:date="2020-10-16T12:40:00Z">
            <w:rPr>
              <w:rFonts w:ascii="Times New Roman" w:hAnsi="Times New Roman" w:cs="Times New Roman"/>
              <w:b/>
              <w:bCs/>
              <w:sz w:val="22"/>
            </w:rPr>
          </w:rPrChange>
        </w:rPr>
        <w:t xml:space="preserve">Results and discussion </w:t>
      </w:r>
    </w:p>
    <w:p w14:paraId="59992CF0" w14:textId="77777777" w:rsidR="00746FA6" w:rsidRPr="0024128E" w:rsidRDefault="00746FA6" w:rsidP="0049166E">
      <w:pPr>
        <w:rPr>
          <w:rFonts w:ascii="Times New Roman" w:hAnsi="Times New Roman" w:cs="Times New Roman"/>
          <w:b/>
          <w:bCs/>
          <w:sz w:val="22"/>
        </w:rPr>
      </w:pPr>
    </w:p>
    <w:p w14:paraId="58094DB6" w14:textId="512F9D30" w:rsidR="0049166E" w:rsidDel="002E4B13" w:rsidRDefault="0049166E" w:rsidP="0049166E">
      <w:pPr>
        <w:rPr>
          <w:del w:id="294" w:author="Budy Resosudarmo" w:date="2020-10-16T12:40:00Z"/>
          <w:rFonts w:ascii="Times New Roman" w:hAnsi="Times New Roman" w:cs="Times New Roman"/>
          <w:sz w:val="22"/>
        </w:rPr>
      </w:pPr>
      <w:commentRangeStart w:id="295"/>
      <w:del w:id="296" w:author="Budy Resosudarmo" w:date="2020-10-16T12:40:00Z">
        <w:r w:rsidRPr="0024128E" w:rsidDel="002E4B13">
          <w:rPr>
            <w:rFonts w:ascii="Times New Roman" w:hAnsi="Times New Roman" w:cs="Times New Roman"/>
            <w:sz w:val="22"/>
          </w:rPr>
          <w:delText xml:space="preserve">4.1 Exploratory spatial dependence of </w:delText>
        </w:r>
      </w:del>
      <w:del w:id="297" w:author="Budy Resosudarmo" w:date="2020-10-16T10:47:00Z">
        <w:r w:rsidRPr="0024128E" w:rsidDel="00F73CB7">
          <w:rPr>
            <w:rFonts w:ascii="Times New Roman" w:hAnsi="Times New Roman" w:cs="Times New Roman"/>
            <w:sz w:val="22"/>
          </w:rPr>
          <w:delText>Covid</w:delText>
        </w:r>
      </w:del>
      <w:del w:id="298" w:author="Budy Resosudarmo" w:date="2020-10-16T12:40:00Z">
        <w:r w:rsidRPr="0024128E" w:rsidDel="002E4B13">
          <w:rPr>
            <w:rFonts w:ascii="Times New Roman" w:hAnsi="Times New Roman" w:cs="Times New Roman"/>
            <w:sz w:val="22"/>
          </w:rPr>
          <w:delText>-19 infection</w:delText>
        </w:r>
      </w:del>
    </w:p>
    <w:p w14:paraId="7377FB98" w14:textId="1341C59F" w:rsidR="0024128E" w:rsidRDefault="00FF1D68" w:rsidP="00746FA6">
      <w:pPr>
        <w:spacing w:beforeLines="50" w:before="180"/>
        <w:rPr>
          <w:rFonts w:ascii="Times New Roman" w:hAnsi="Times New Roman" w:cs="Times New Roman"/>
          <w:sz w:val="22"/>
        </w:rPr>
      </w:pPr>
      <w:r w:rsidRPr="00FF1D68">
        <w:rPr>
          <w:rFonts w:ascii="Times New Roman" w:hAnsi="Times New Roman" w:cs="Times New Roman"/>
          <w:sz w:val="22"/>
        </w:rPr>
        <w:t xml:space="preserve">As explained before </w:t>
      </w:r>
      <w:del w:id="299" w:author="Budy Resosudarmo" w:date="2020-10-16T12:40:00Z">
        <w:r w:rsidRPr="00FF1D68" w:rsidDel="002E4B13">
          <w:rPr>
            <w:rFonts w:ascii="Times New Roman" w:hAnsi="Times New Roman" w:cs="Times New Roman"/>
            <w:sz w:val="22"/>
          </w:rPr>
          <w:delText>in Section 3.3</w:delText>
        </w:r>
      </w:del>
      <w:r w:rsidRPr="00FF1D68">
        <w:rPr>
          <w:rFonts w:ascii="Times New Roman" w:hAnsi="Times New Roman" w:cs="Times New Roman"/>
          <w:sz w:val="22"/>
        </w:rPr>
        <w:t xml:space="preserve">, the LISA statistic </w:t>
      </w:r>
      <w:del w:id="300" w:author="Budy Resosudarmo" w:date="2020-10-16T12:40:00Z">
        <w:r w:rsidRPr="00FF1D68" w:rsidDel="002E4B13">
          <w:rPr>
            <w:rFonts w:ascii="Times New Roman" w:hAnsi="Times New Roman" w:cs="Times New Roman"/>
            <w:sz w:val="22"/>
          </w:rPr>
          <w:delText xml:space="preserve">reveals </w:delText>
        </w:r>
      </w:del>
      <w:ins w:id="301" w:author="Budy Resosudarmo" w:date="2020-10-16T12:40:00Z">
        <w:r w:rsidR="002E4B13">
          <w:rPr>
            <w:rFonts w:ascii="Times New Roman" w:hAnsi="Times New Roman" w:cs="Times New Roman"/>
            <w:sz w:val="22"/>
          </w:rPr>
          <w:t>indicates</w:t>
        </w:r>
        <w:r w:rsidR="002E4B13" w:rsidRPr="00FF1D68">
          <w:rPr>
            <w:rFonts w:ascii="Times New Roman" w:hAnsi="Times New Roman" w:cs="Times New Roman"/>
            <w:sz w:val="22"/>
          </w:rPr>
          <w:t xml:space="preserve"> </w:t>
        </w:r>
      </w:ins>
      <w:r w:rsidRPr="00FF1D68">
        <w:rPr>
          <w:rFonts w:ascii="Times New Roman" w:hAnsi="Times New Roman" w:cs="Times New Roman"/>
          <w:sz w:val="22"/>
        </w:rPr>
        <w:t>the presence or absence of significant spatial clusters and/or outliers for each location (</w:t>
      </w:r>
      <w:proofErr w:type="spellStart"/>
      <w:r w:rsidRPr="00FF1D68">
        <w:rPr>
          <w:rFonts w:ascii="Times New Roman" w:hAnsi="Times New Roman" w:cs="Times New Roman"/>
          <w:sz w:val="22"/>
        </w:rPr>
        <w:t>Anselin</w:t>
      </w:r>
      <w:proofErr w:type="spellEnd"/>
      <w:r w:rsidR="004646E4">
        <w:rPr>
          <w:rFonts w:ascii="Times New Roman" w:hAnsi="Times New Roman" w:cs="Times New Roman"/>
          <w:sz w:val="22"/>
        </w:rPr>
        <w:t xml:space="preserve">, </w:t>
      </w:r>
      <w:r w:rsidRPr="00FF1D68">
        <w:rPr>
          <w:rFonts w:ascii="Times New Roman" w:hAnsi="Times New Roman" w:cs="Times New Roman"/>
          <w:sz w:val="22"/>
        </w:rPr>
        <w:t>1995). Statistically significant spatial clusters contain a group of regions with relatively high values (high-high or hot spots) and relatively low values (low-low or cold spots).</w:t>
      </w:r>
      <w:r>
        <w:rPr>
          <w:rStyle w:val="FootnoteReference"/>
          <w:rFonts w:ascii="Times New Roman" w:hAnsi="Times New Roman" w:cs="Times New Roman"/>
          <w:sz w:val="22"/>
        </w:rPr>
        <w:footnoteReference w:id="5"/>
      </w:r>
      <w:r w:rsidRPr="00FF1D68">
        <w:rPr>
          <w:rFonts w:ascii="Times New Roman" w:hAnsi="Times New Roman" w:cs="Times New Roman"/>
          <w:sz w:val="22"/>
        </w:rPr>
        <w:t xml:space="preserve"> Differently, the significant spatial outliers (high–low and low–high regions) reflect spatial anomalies, and therefore are the actual locations of interest.</w:t>
      </w:r>
    </w:p>
    <w:p w14:paraId="16E4CDB3" w14:textId="3C108691" w:rsidR="00FF1D68" w:rsidRDefault="00020120" w:rsidP="00020120">
      <w:pPr>
        <w:jc w:val="center"/>
        <w:rPr>
          <w:rFonts w:ascii="Times New Roman" w:hAnsi="Times New Roman" w:cs="Times New Roman"/>
          <w:sz w:val="22"/>
        </w:rPr>
      </w:pPr>
      <w:r>
        <w:rPr>
          <w:noProof/>
        </w:rPr>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p>
    <w:p w14:paraId="2E1BAC83" w14:textId="66EF8306" w:rsidR="00FF1D68" w:rsidRPr="00020120" w:rsidRDefault="00FF1D68" w:rsidP="00020120">
      <w:pPr>
        <w:jc w:val="center"/>
        <w:rPr>
          <w:rFonts w:ascii="Times New Roman" w:hAnsi="Times New Roman" w:cs="Times New Roman"/>
          <w:sz w:val="20"/>
          <w:szCs w:val="20"/>
        </w:rPr>
      </w:pPr>
      <w:r w:rsidRPr="00020120">
        <w:rPr>
          <w:rFonts w:ascii="Times New Roman" w:hAnsi="Times New Roman" w:cs="Times New Roman"/>
          <w:sz w:val="20"/>
          <w:szCs w:val="20"/>
        </w:rPr>
        <w:t>Fig. 7: Local spatial dependence in March 2020</w:t>
      </w:r>
    </w:p>
    <w:p w14:paraId="6CE626C3" w14:textId="546A02B2" w:rsidR="00020120" w:rsidRDefault="00020120" w:rsidP="0049166E"/>
    <w:p w14:paraId="01F64A3F" w14:textId="3601E60C" w:rsidR="00020120" w:rsidRDefault="007623C6" w:rsidP="0049166E">
      <w:r w:rsidRPr="007623C6">
        <w:rPr>
          <w:noProof/>
        </w:rPr>
        <w:lastRenderedPageBreak/>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7825"/>
                    </a:xfrm>
                    <a:prstGeom prst="rect">
                      <a:avLst/>
                    </a:prstGeom>
                  </pic:spPr>
                </pic:pic>
              </a:graphicData>
            </a:graphic>
          </wp:inline>
        </w:drawing>
      </w:r>
    </w:p>
    <w:p w14:paraId="71F1BAE8" w14:textId="11F88908" w:rsidR="00FF1D68" w:rsidRPr="00526C08" w:rsidRDefault="00FF1D68" w:rsidP="00526C08">
      <w:pPr>
        <w:jc w:val="center"/>
        <w:rPr>
          <w:rFonts w:ascii="Times New Roman" w:hAnsi="Times New Roman" w:cs="Times New Roman"/>
          <w:sz w:val="20"/>
          <w:szCs w:val="20"/>
        </w:rPr>
      </w:pPr>
      <w:r w:rsidRPr="007623C6">
        <w:rPr>
          <w:rFonts w:ascii="Times New Roman" w:hAnsi="Times New Roman" w:cs="Times New Roman"/>
          <w:sz w:val="20"/>
          <w:szCs w:val="20"/>
        </w:rPr>
        <w:t>Fig. 8: Local spatial dependence in June 2020</w:t>
      </w:r>
    </w:p>
    <w:p w14:paraId="7ECE68DB" w14:textId="77777777" w:rsidR="00746FA6" w:rsidRDefault="00746FA6" w:rsidP="00846EF1">
      <w:pPr>
        <w:ind w:firstLine="426"/>
        <w:rPr>
          <w:rFonts w:ascii="Times New Roman" w:hAnsi="Times New Roman" w:cs="Times New Roman"/>
          <w:sz w:val="22"/>
        </w:rPr>
      </w:pPr>
    </w:p>
    <w:p w14:paraId="4ED15905" w14:textId="5DCAFC92" w:rsidR="00FF1D68" w:rsidRDefault="00FF1D68" w:rsidP="00846EF1">
      <w:pPr>
        <w:ind w:firstLine="426"/>
        <w:rPr>
          <w:rFonts w:ascii="Times New Roman" w:hAnsi="Times New Roman" w:cs="Times New Roman"/>
          <w:sz w:val="22"/>
        </w:rPr>
      </w:pPr>
      <w:r w:rsidRPr="00FF1D68">
        <w:rPr>
          <w:rFonts w:ascii="Times New Roman" w:hAnsi="Times New Roman" w:cs="Times New Roman"/>
          <w:sz w:val="22"/>
        </w:rPr>
        <w:t xml:space="preserve">The LISA cluster maps of the number of </w:t>
      </w:r>
      <w:del w:id="302" w:author="Budy Resosudarmo" w:date="2020-10-16T10:47:00Z">
        <w:r w:rsidRPr="00FF1D68" w:rsidDel="00F73CB7">
          <w:rPr>
            <w:rFonts w:ascii="Times New Roman" w:hAnsi="Times New Roman" w:cs="Times New Roman"/>
            <w:sz w:val="22"/>
          </w:rPr>
          <w:delText>Covid</w:delText>
        </w:r>
      </w:del>
      <w:ins w:id="303"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infection cases are given in Figure 7 and 8 for March and June 2020 period respectively. By the end of March - the first month of </w:t>
      </w:r>
      <w:del w:id="304" w:author="Budy Resosudarmo" w:date="2020-10-16T10:47:00Z">
        <w:r w:rsidRPr="00FF1D68" w:rsidDel="00F73CB7">
          <w:rPr>
            <w:rFonts w:ascii="Times New Roman" w:hAnsi="Times New Roman" w:cs="Times New Roman"/>
            <w:sz w:val="22"/>
          </w:rPr>
          <w:delText>Covid</w:delText>
        </w:r>
      </w:del>
      <w:ins w:id="305"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w:t>
      </w:r>
      <w:del w:id="306" w:author="Budy Resosudarmo" w:date="2020-10-16T10:47:00Z">
        <w:r w:rsidRPr="00FF1D68" w:rsidDel="00F73CB7">
          <w:rPr>
            <w:rFonts w:ascii="Times New Roman" w:hAnsi="Times New Roman" w:cs="Times New Roman"/>
            <w:sz w:val="22"/>
          </w:rPr>
          <w:delText>Covid</w:delText>
        </w:r>
      </w:del>
      <w:ins w:id="307"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in provinces in Sumatra island were relatively low. Meanwhile, the presence of spatial outliers of high-low cluster and low-high cluster in Java island (the most populated island) is particularly interesting. The first </w:t>
      </w:r>
      <w:del w:id="308" w:author="Budy Resosudarmo" w:date="2020-10-16T10:47:00Z">
        <w:r w:rsidRPr="00FF1D68" w:rsidDel="00F73CB7">
          <w:rPr>
            <w:rFonts w:ascii="Times New Roman" w:hAnsi="Times New Roman" w:cs="Times New Roman"/>
            <w:sz w:val="22"/>
          </w:rPr>
          <w:delText>Covid</w:delText>
        </w:r>
      </w:del>
      <w:ins w:id="309"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-19 case in Indonesia was detected in Depok District, West Java province in March 2, 2020.</w:t>
      </w:r>
      <w:r>
        <w:rPr>
          <w:rStyle w:val="FootnoteReference"/>
          <w:rFonts w:ascii="Times New Roman" w:hAnsi="Times New Roman" w:cs="Times New Roman"/>
          <w:sz w:val="22"/>
        </w:rPr>
        <w:footnoteReference w:id="6"/>
      </w:r>
      <w:r w:rsidRPr="00FF1D68">
        <w:rPr>
          <w:rFonts w:ascii="Times New Roman" w:hAnsi="Times New Roman" w:cs="Times New Roman"/>
          <w:sz w:val="22"/>
        </w:rPr>
        <w:t xml:space="preserve"> However, during the month, the number of cases in Jakarta (the capital city and located next to West Java) rose significantly higher than that in West Java. This may reflect the two following possibilities; first, the massive </w:t>
      </w:r>
      <w:del w:id="310" w:author="Budy Resosudarmo" w:date="2020-10-16T10:47:00Z">
        <w:r w:rsidRPr="00FF1D68" w:rsidDel="00F73CB7">
          <w:rPr>
            <w:rFonts w:ascii="Times New Roman" w:hAnsi="Times New Roman" w:cs="Times New Roman"/>
            <w:sz w:val="22"/>
          </w:rPr>
          <w:delText>Covid</w:delText>
        </w:r>
      </w:del>
      <w:ins w:id="311"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testing in Jakarta and second, the strong connectivity between these two provinces where most of people who live in West Java work in Jakarta. </w:t>
      </w:r>
    </w:p>
    <w:p w14:paraId="23E695A8" w14:textId="256359ED" w:rsidR="00B4756E" w:rsidRDefault="00FF1D68" w:rsidP="00BB2DDB">
      <w:pPr>
        <w:ind w:firstLine="426"/>
        <w:rPr>
          <w:rFonts w:ascii="Times New Roman" w:hAnsi="Times New Roman" w:cs="Times New Roman"/>
          <w:sz w:val="22"/>
        </w:rPr>
      </w:pPr>
      <w:r w:rsidRPr="00FF1D68">
        <w:rPr>
          <w:rFonts w:ascii="Times New Roman" w:hAnsi="Times New Roman" w:cs="Times New Roman"/>
          <w:sz w:val="22"/>
        </w:rPr>
        <w:t xml:space="preserve">In June, however, provinces previously in low-high cluster in Java island were no longer present. This is because the increased rate of </w:t>
      </w:r>
      <w:del w:id="312" w:author="Budy Resosudarmo" w:date="2020-10-16T10:47:00Z">
        <w:r w:rsidRPr="00FF1D68" w:rsidDel="00F73CB7">
          <w:rPr>
            <w:rFonts w:ascii="Times New Roman" w:hAnsi="Times New Roman" w:cs="Times New Roman"/>
            <w:sz w:val="22"/>
          </w:rPr>
          <w:delText>Covid</w:delText>
        </w:r>
      </w:del>
      <w:ins w:id="313"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-19 infection in these provinces (West Java and Central Java) during the period. Interestingly, Jakarta remained in high-high cluster, marking the</w:t>
      </w:r>
      <w:r>
        <w:rPr>
          <w:rFonts w:ascii="Times New Roman" w:hAnsi="Times New Roman" w:cs="Times New Roman"/>
          <w:sz w:val="22"/>
        </w:rPr>
        <w:t xml:space="preserve"> </w:t>
      </w:r>
      <w:r w:rsidRPr="00582AA1">
        <w:rPr>
          <w:rFonts w:ascii="Times New Roman" w:hAnsi="Times New Roman" w:cs="Times New Roman"/>
          <w:sz w:val="22"/>
        </w:rPr>
        <w:t>capital city as the epicent</w:t>
      </w:r>
      <w:r w:rsidR="006D4BC3">
        <w:rPr>
          <w:rFonts w:ascii="Times New Roman" w:hAnsi="Times New Roman" w:cs="Times New Roman"/>
          <w:sz w:val="22"/>
        </w:rPr>
        <w:t>er</w:t>
      </w:r>
      <w:r w:rsidRPr="00582AA1">
        <w:rPr>
          <w:rFonts w:ascii="Times New Roman" w:hAnsi="Times New Roman" w:cs="Times New Roman"/>
          <w:sz w:val="22"/>
        </w:rPr>
        <w:t xml:space="preserve"> of </w:t>
      </w:r>
      <w:del w:id="314" w:author="Budy Resosudarmo" w:date="2020-10-16T10:47:00Z">
        <w:r w:rsidRPr="00582AA1" w:rsidDel="00F73CB7">
          <w:rPr>
            <w:rFonts w:ascii="Times New Roman" w:hAnsi="Times New Roman" w:cs="Times New Roman"/>
            <w:sz w:val="22"/>
          </w:rPr>
          <w:delText>Covid</w:delText>
        </w:r>
      </w:del>
      <w:ins w:id="315" w:author="Budy Resosudarmo" w:date="2020-10-16T10:47:00Z">
        <w:r w:rsidR="00F73CB7">
          <w:rPr>
            <w:rFonts w:ascii="Times New Roman" w:hAnsi="Times New Roman" w:cs="Times New Roman"/>
            <w:sz w:val="22"/>
          </w:rPr>
          <w:t>COVID</w:t>
        </w:r>
      </w:ins>
      <w:r w:rsidRPr="00582AA1">
        <w:rPr>
          <w:rFonts w:ascii="Times New Roman" w:hAnsi="Times New Roman" w:cs="Times New Roman"/>
          <w:sz w:val="22"/>
        </w:rPr>
        <w:t>-19 cases in the country. Possibly, the missing low-high cluster in Java island reflects the contagion from Jakarta. This is particularly true during the period of Ramadan followed by Eid al-Fitr where people travel</w:t>
      </w:r>
      <w:r w:rsidR="00746FA6">
        <w:rPr>
          <w:rFonts w:ascii="Times New Roman" w:hAnsi="Times New Roman" w:cs="Times New Roman"/>
          <w:sz w:val="22"/>
        </w:rPr>
        <w:t>ed</w:t>
      </w:r>
      <w:r w:rsidRPr="00582AA1">
        <w:rPr>
          <w:rFonts w:ascii="Times New Roman" w:hAnsi="Times New Roman" w:cs="Times New Roman"/>
          <w:sz w:val="22"/>
        </w:rPr>
        <w: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w:t>
      </w:r>
      <w:r w:rsidRPr="00582AA1">
        <w:rPr>
          <w:rFonts w:ascii="Times New Roman" w:hAnsi="Times New Roman" w:cs="Times New Roman"/>
          <w:sz w:val="22"/>
        </w:rPr>
        <w:lastRenderedPageBreak/>
        <w:t>island from March to June, it is important to anticipate the contagion from South Sumatra to neighboring provinces.</w:t>
      </w:r>
    </w:p>
    <w:p w14:paraId="3081AF21" w14:textId="6F7D9F9A" w:rsidR="00B4756E" w:rsidRPr="00B4756E" w:rsidRDefault="00B4756E" w:rsidP="00B4756E">
      <w:pPr>
        <w:rPr>
          <w:rFonts w:ascii="Times New Roman" w:hAnsi="Times New Roman" w:cs="Times New Roman"/>
          <w:sz w:val="22"/>
        </w:rPr>
      </w:pPr>
      <w:r w:rsidRPr="00B4756E">
        <w:rPr>
          <w:rFonts w:ascii="Times New Roman" w:hAnsi="Times New Roman" w:cs="Times New Roman"/>
          <w:sz w:val="22"/>
        </w:rPr>
        <w:t xml:space="preserve">4.2 How </w:t>
      </w:r>
      <w:del w:id="316" w:author="Budy Resosudarmo" w:date="2020-10-16T10:47:00Z">
        <w:r w:rsidRPr="00B4756E" w:rsidDel="00F73CB7">
          <w:rPr>
            <w:rFonts w:ascii="Times New Roman" w:hAnsi="Times New Roman" w:cs="Times New Roman"/>
            <w:sz w:val="22"/>
          </w:rPr>
          <w:delText>Covid</w:delText>
        </w:r>
      </w:del>
      <w:ins w:id="317"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-19 pandemic affects regional growth dynamics?</w:t>
      </w:r>
    </w:p>
    <w:p w14:paraId="72B12C6A" w14:textId="09813B02" w:rsidR="00B4756E" w:rsidRDefault="00B4756E" w:rsidP="00746FA6">
      <w:pPr>
        <w:spacing w:beforeLines="50" w:before="180"/>
        <w:rPr>
          <w:rFonts w:ascii="Times New Roman" w:hAnsi="Times New Roman" w:cs="Times New Roman"/>
          <w:sz w:val="22"/>
        </w:rPr>
      </w:pPr>
      <w:r w:rsidRPr="00B4756E">
        <w:rPr>
          <w:rFonts w:ascii="Times New Roman" w:hAnsi="Times New Roman" w:cs="Times New Roman"/>
          <w:sz w:val="22"/>
        </w:rPr>
        <w:t>This section presents the main findings of spatial autoregressive models in evaluating how the pandemic affects the spillovers of economic growth across provinces. To be more precise, we measure how the growth in a province is affected by the growth in surrounding regions. Ideally, in our equation we should consider all necessary growth determinants explained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constraint, we use initial economic condition (log of GDP in 2019:Q1) as the proxy of growth determinants, where the economy is assumed to be in its natural condition. Thus, our models capture the spatial effects of economic growth by controlling the natural level of main growth determinants. To understand the impacts of the pandemic, the models are estimated for two different time span; from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 xml:space="preserve">1 to 2019:Q4 and from 2019:Q1 to 2020:Q2. For simplicity, the first period is called pre-pandemic period and the latter is referred to pandemic period. </w:t>
      </w:r>
    </w:p>
    <w:p w14:paraId="3A6FA068" w14:textId="4160D43A" w:rsidR="0051131D" w:rsidRDefault="00B4756E" w:rsidP="00536815">
      <w:pPr>
        <w:ind w:firstLine="426"/>
        <w:rPr>
          <w:rFonts w:ascii="Times New Roman" w:hAnsi="Times New Roman" w:cs="Times New Roman"/>
          <w:sz w:val="22"/>
        </w:rPr>
      </w:pPr>
      <w:r w:rsidRPr="00B4756E">
        <w:rPr>
          <w:rFonts w:ascii="Times New Roman" w:hAnsi="Times New Roman" w:cs="Times New Roman"/>
          <w:sz w:val="22"/>
        </w:rPr>
        <w:t>One important assumption in spatial autoregressive model is the existence of spatial dependence in residuals. Thus, before estimating the spatial autoregressive model, we conducted spatial dependence test by applying Moran’s I test. Table 1 presents the results of the test between two periods; pre-pandemic period (Column 1) and pandemic period (Column 2). The result from Moran’s I test suggests to reject the hypothesis that residuals in the pandemic period are independent and identically distributed (</w:t>
      </w:r>
      <w:proofErr w:type="spellStart"/>
      <w:r w:rsidRPr="00B4756E">
        <w:rPr>
          <w:rFonts w:ascii="Times New Roman" w:hAnsi="Times New Roman" w:cs="Times New Roman"/>
          <w:sz w:val="22"/>
        </w:rPr>
        <w:t>i.i.d</w:t>
      </w:r>
      <w:proofErr w:type="spellEnd"/>
      <w:r w:rsidRPr="00B4756E">
        <w:rPr>
          <w:rFonts w:ascii="Times New Roman" w:hAnsi="Times New Roman" w:cs="Times New Roman"/>
          <w:sz w:val="22"/>
        </w:rPr>
        <w:t xml:space="preserve">.). This indicates that the residual factors in the economic growth equation are spatially dependent during </w:t>
      </w:r>
      <w:del w:id="318" w:author="Budy Resosudarmo" w:date="2020-10-16T10:47:00Z">
        <w:r w:rsidRPr="00B4756E" w:rsidDel="00F73CB7">
          <w:rPr>
            <w:rFonts w:ascii="Times New Roman" w:hAnsi="Times New Roman" w:cs="Times New Roman"/>
            <w:sz w:val="22"/>
          </w:rPr>
          <w:delText>Covid</w:delText>
        </w:r>
      </w:del>
      <w:ins w:id="319"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-19 period as opposed to before pandemic period, implying the importance of including spatial variable in the model. Therefore, it is vital to formally append the inclusion of spatial weight matrix before the coefficients in the model</w:t>
      </w:r>
      <w:r>
        <w:rPr>
          <w:rFonts w:ascii="Times New Roman" w:hAnsi="Times New Roman" w:cs="Times New Roman"/>
          <w:sz w:val="22"/>
        </w:rPr>
        <w:t>.</w:t>
      </w:r>
    </w:p>
    <w:p w14:paraId="163F020E" w14:textId="2830EF88" w:rsidR="00B4756E" w:rsidRDefault="00536815" w:rsidP="00C4127F">
      <w:pPr>
        <w:jc w:val="center"/>
      </w:pPr>
      <w:commentRangeStart w:id="320"/>
      <w:r w:rsidRPr="00536815">
        <w:rPr>
          <w:rFonts w:ascii="Times New Roman" w:hAnsi="Times New Roman" w:cs="Times New Roman" w:hint="eastAsia"/>
          <w:noProof/>
          <w:sz w:val="22"/>
        </w:rPr>
        <w:drawing>
          <wp:inline distT="0" distB="0" distL="0" distR="0" wp14:anchorId="78174C8F" wp14:editId="58FD36BD">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commentRangeEnd w:id="320"/>
      <w:r w:rsidR="00C53E6A">
        <w:rPr>
          <w:rStyle w:val="CommentReference"/>
        </w:rPr>
        <w:commentReference w:id="320"/>
      </w:r>
    </w:p>
    <w:p w14:paraId="385AF30D" w14:textId="3ABA8385"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Before estimating spatial regression models with spatial lag variable for pandemic period, we reconfirmed the absence of spatial dependence in regional growth dynamics in pre-pandemic period. Table 2 presents the results of spatial and non-spatial regressions of the economic growth before </w:t>
      </w:r>
      <w:del w:id="321" w:author="Budy Resosudarmo" w:date="2020-10-16T10:47:00Z">
        <w:r w:rsidRPr="00B4756E" w:rsidDel="00F73CB7">
          <w:rPr>
            <w:rFonts w:ascii="Times New Roman" w:hAnsi="Times New Roman" w:cs="Times New Roman"/>
            <w:sz w:val="22"/>
          </w:rPr>
          <w:delText>Covid</w:delText>
        </w:r>
      </w:del>
      <w:ins w:id="322"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 xml:space="preserve">-19 outbreak. All spatial regressions are estimated using maximum likelihood estimator for cross-sectional data. The table shows that none of coefficients in SLM and SEM models are significant, except the coefficient of OLS model. However, since the residuals are spatially correlated </w:t>
      </w:r>
      <w:r w:rsidRPr="00B4756E">
        <w:rPr>
          <w:rFonts w:ascii="Times New Roman" w:hAnsi="Times New Roman" w:cs="Times New Roman"/>
          <w:sz w:val="22"/>
        </w:rPr>
        <w:lastRenderedPageBreak/>
        <w:t xml:space="preserve">(as indicated by the Moran’s I test result in Table 1), using the OLS model could be inappropriate. </w:t>
      </w:r>
      <w:commentRangeEnd w:id="295"/>
      <w:r w:rsidR="00BF1621">
        <w:rPr>
          <w:rStyle w:val="CommentReference"/>
        </w:rPr>
        <w:commentReference w:id="295"/>
      </w:r>
    </w:p>
    <w:p w14:paraId="1F43AB61" w14:textId="205465FA"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Now in Table 3 we present the results of spatial and non-spatial regressions of the economic growth in pandemic period, where it evaluates the effect of </w:t>
      </w:r>
      <w:del w:id="323" w:author="Budy Resosudarmo" w:date="2020-10-16T10:47:00Z">
        <w:r w:rsidRPr="00B4756E" w:rsidDel="00F73CB7">
          <w:rPr>
            <w:rFonts w:ascii="Times New Roman" w:hAnsi="Times New Roman" w:cs="Times New Roman"/>
            <w:sz w:val="22"/>
          </w:rPr>
          <w:delText>Covid</w:delText>
        </w:r>
      </w:del>
      <w:ins w:id="324"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-19 pandemic to the regional growth dynamics. All coefficients reported in Table 3 show negative sign and are statistically significant for both spatial models. Furthermore, the model selection criteria presented at bottom of the table suggests to select Spatial Error Model (SEM) as the best specification model, given the smallest AIC value.</w:t>
      </w:r>
    </w:p>
    <w:p w14:paraId="18A6C7EA" w14:textId="27F62EE4" w:rsidR="00710BA3"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The negative and significant coefficient on the log of GDP in 2019:Q1 implies that larger economies suffer more from growth declining </w:t>
      </w:r>
      <w:commentRangeStart w:id="325"/>
      <w:r w:rsidRPr="00B4756E">
        <w:rPr>
          <w:rFonts w:ascii="Times New Roman" w:hAnsi="Times New Roman" w:cs="Times New Roman"/>
          <w:sz w:val="22"/>
        </w:rPr>
        <w:t>due to the pandemic</w:t>
      </w:r>
      <w:commentRangeEnd w:id="325"/>
      <w:r w:rsidR="00C53E6A">
        <w:rPr>
          <w:rStyle w:val="CommentReference"/>
        </w:rPr>
        <w:commentReference w:id="325"/>
      </w:r>
      <w:r w:rsidRPr="00B4756E">
        <w:rPr>
          <w:rFonts w:ascii="Times New Roman" w:hAnsi="Times New Roman" w:cs="Times New Roman"/>
          <w:sz w:val="22"/>
        </w:rPr>
        <w:t>. Since most of provinces with high GDP are located in Java-Bali region, the slump in economic growth during pandemic period is relatively larger in this region.</w:t>
      </w:r>
    </w:p>
    <w:p w14:paraId="69002A15" w14:textId="66683AB0" w:rsidR="00B4756E" w:rsidRDefault="00710BA3" w:rsidP="00710BA3">
      <w:pPr>
        <w:jc w:val="center"/>
      </w:pPr>
      <w:commentRangeStart w:id="326"/>
      <w:r w:rsidRPr="00710BA3">
        <w:rPr>
          <w:rFonts w:ascii="Times New Roman" w:hAnsi="Times New Roman" w:cs="Times New Roman" w:hint="eastAsia"/>
          <w:noProof/>
          <w:sz w:val="22"/>
        </w:rPr>
        <w:drawing>
          <wp:inline distT="0" distB="0" distL="0" distR="0" wp14:anchorId="1534F871" wp14:editId="2711E7F2">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commentRangeEnd w:id="326"/>
      <w:r w:rsidR="00BF1621">
        <w:rPr>
          <w:rStyle w:val="CommentReference"/>
        </w:rPr>
        <w:commentReference w:id="326"/>
      </w:r>
    </w:p>
    <w:p w14:paraId="7E146858" w14:textId="77777777"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As mentioned earlier, the spatial error model assumes that the error term of province </w:t>
      </w:r>
      <w:proofErr w:type="spellStart"/>
      <w:r w:rsidRPr="00B4756E">
        <w:rPr>
          <w:rFonts w:ascii="Times New Roman" w:hAnsi="Times New Roman" w:cs="Times New Roman"/>
          <w:sz w:val="22"/>
        </w:rPr>
        <w:t>i</w:t>
      </w:r>
      <w:proofErr w:type="spellEnd"/>
      <w:r w:rsidRPr="00B4756E">
        <w:rPr>
          <w:rFonts w:ascii="Times New Roman" w:hAnsi="Times New Roman" w:cs="Times New Roman"/>
          <w:sz w:val="22"/>
        </w:rPr>
        <w:t xml:space="preserve"> depends on the error term of neighboring provinces on the basis of spatial weight matrix. In other words, significant spatial error coefficient reported Table 3 shows that the decline in growth during the pandemic is affected by both province-specific shocks and other ‘spill-over’ shocks from neighboring provinces. Practically, the negative coefficient suggests that the increase of shocks of the neighboring regions tend to decrease the economic growth of a particular province. </w:t>
      </w:r>
    </w:p>
    <w:p w14:paraId="62F71EA2" w14:textId="4EB8E610" w:rsidR="009C4EFE" w:rsidRDefault="00B4756E" w:rsidP="009C4EFE">
      <w:pPr>
        <w:ind w:firstLine="426"/>
        <w:rPr>
          <w:rFonts w:ascii="Times New Roman" w:hAnsi="Times New Roman" w:cs="Times New Roman"/>
          <w:sz w:val="22"/>
        </w:rPr>
      </w:pPr>
      <w:r w:rsidRPr="00B4756E">
        <w:rPr>
          <w:rFonts w:ascii="Times New Roman" w:hAnsi="Times New Roman" w:cs="Times New Roman"/>
          <w:sz w:val="22"/>
        </w:rPr>
        <w:t xml:space="preserve">Finally, as suggested by </w:t>
      </w:r>
      <w:proofErr w:type="spellStart"/>
      <w:r w:rsidRPr="00B4756E">
        <w:rPr>
          <w:rFonts w:ascii="Times New Roman" w:hAnsi="Times New Roman" w:cs="Times New Roman"/>
          <w:sz w:val="22"/>
        </w:rPr>
        <w:t>LeSage</w:t>
      </w:r>
      <w:proofErr w:type="spellEnd"/>
      <w:r w:rsidRPr="00B4756E">
        <w:rPr>
          <w:rFonts w:ascii="Times New Roman" w:hAnsi="Times New Roman" w:cs="Times New Roman"/>
          <w:sz w:val="22"/>
        </w:rPr>
        <w:t xml:space="preserve"> and Pace (2009), the estimated coefficient of SLM and SEM specification can be decomposed into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 the ”shocks” (other variables unexplained in this study) and then measure their impacts on regional growth dynamics.</w:t>
      </w:r>
    </w:p>
    <w:p w14:paraId="265ED18D" w14:textId="0CFED250" w:rsidR="009C4EFE" w:rsidRDefault="009C4EFE" w:rsidP="009C4EFE">
      <w:pPr>
        <w:ind w:firstLine="426"/>
        <w:rPr>
          <w:rFonts w:ascii="Times New Roman" w:hAnsi="Times New Roman" w:cs="Times New Roman"/>
          <w:sz w:val="22"/>
        </w:rPr>
      </w:pPr>
      <w:r>
        <w:rPr>
          <w:rFonts w:ascii="Times New Roman" w:hAnsi="Times New Roman" w:cs="Times New Roman"/>
          <w:sz w:val="22"/>
        </w:rPr>
        <w:br w:type="page"/>
      </w:r>
    </w:p>
    <w:p w14:paraId="7D1466B2" w14:textId="60D8E76F" w:rsidR="00B4756E" w:rsidRPr="00B515AE" w:rsidRDefault="00B4756E" w:rsidP="006546F2">
      <w:pPr>
        <w:ind w:firstLine="426"/>
        <w:jc w:val="left"/>
        <w:rPr>
          <w:rFonts w:ascii="Times New Roman" w:hAnsi="Times New Roman" w:cs="Times New Roman"/>
          <w:szCs w:val="21"/>
        </w:rPr>
      </w:pPr>
      <w:r w:rsidRPr="00B515AE">
        <w:rPr>
          <w:rFonts w:ascii="Times New Roman" w:hAnsi="Times New Roman" w:cs="Times New Roman"/>
          <w:szCs w:val="21"/>
        </w:rPr>
        <w:lastRenderedPageBreak/>
        <w:t xml:space="preserve">Table 3: Non-spatial and spatial regression models after </w:t>
      </w:r>
      <w:del w:id="327" w:author="Budy Resosudarmo" w:date="2020-10-16T10:47:00Z">
        <w:r w:rsidRPr="00B515AE" w:rsidDel="00F73CB7">
          <w:rPr>
            <w:rFonts w:ascii="Times New Roman" w:hAnsi="Times New Roman" w:cs="Times New Roman"/>
            <w:szCs w:val="21"/>
          </w:rPr>
          <w:delText>Covid</w:delText>
        </w:r>
      </w:del>
      <w:ins w:id="328" w:author="Budy Resosudarmo" w:date="2020-10-16T10:47:00Z">
        <w:r w:rsidR="00F73CB7">
          <w:rPr>
            <w:rFonts w:ascii="Times New Roman" w:hAnsi="Times New Roman" w:cs="Times New Roman"/>
            <w:szCs w:val="21"/>
          </w:rPr>
          <w:t>COVID</w:t>
        </w:r>
      </w:ins>
      <w:r w:rsidRPr="00B515AE">
        <w:rPr>
          <w:rFonts w:ascii="Times New Roman" w:hAnsi="Times New Roman" w:cs="Times New Roman"/>
          <w:szCs w:val="21"/>
        </w:rPr>
        <w:t>-19 outbreak (2019:Q1 - 2020:Q2)</w:t>
      </w:r>
    </w:p>
    <w:p w14:paraId="066AB6BA" w14:textId="0B47E004" w:rsidR="006546F2" w:rsidRDefault="006546F2" w:rsidP="009C2E74">
      <w:pPr>
        <w:jc w:val="center"/>
      </w:pPr>
      <w:r w:rsidRPr="006546F2">
        <w:rPr>
          <w:noProof/>
        </w:rPr>
        <w:drawing>
          <wp:inline distT="0" distB="0" distL="0" distR="0" wp14:anchorId="2DD3EF57" wp14:editId="483DF0B3">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p>
    <w:p w14:paraId="722FBDE5" w14:textId="77777777" w:rsidR="009D71AC" w:rsidRDefault="009D71AC" w:rsidP="00B4756E">
      <w:pPr>
        <w:rPr>
          <w:rFonts w:ascii="Times New Roman" w:hAnsi="Times New Roman" w:cs="Times New Roman"/>
          <w:b/>
          <w:bCs/>
          <w:sz w:val="22"/>
        </w:rPr>
      </w:pPr>
    </w:p>
    <w:p w14:paraId="241D705B" w14:textId="246FDAF5" w:rsidR="00B4756E" w:rsidRPr="00DC75FA" w:rsidRDefault="00B4756E" w:rsidP="00B4756E">
      <w:pPr>
        <w:rPr>
          <w:rFonts w:ascii="Times New Roman" w:hAnsi="Times New Roman" w:cs="Times New Roman"/>
          <w:b/>
          <w:bCs/>
          <w:caps/>
          <w:sz w:val="22"/>
          <w:rPrChange w:id="329" w:author="Budy Resosudarmo" w:date="2020-10-16T13:24:00Z">
            <w:rPr>
              <w:rFonts w:ascii="Times New Roman" w:hAnsi="Times New Roman" w:cs="Times New Roman"/>
              <w:b/>
              <w:bCs/>
              <w:sz w:val="22"/>
            </w:rPr>
          </w:rPrChange>
        </w:rPr>
      </w:pPr>
      <w:commentRangeStart w:id="330"/>
      <w:del w:id="331" w:author="Budy Resosudarmo" w:date="2020-10-16T13:23:00Z">
        <w:r w:rsidRPr="00DC75FA" w:rsidDel="00DC75FA">
          <w:rPr>
            <w:rFonts w:ascii="Times New Roman" w:hAnsi="Times New Roman" w:cs="Times New Roman"/>
            <w:b/>
            <w:bCs/>
            <w:caps/>
            <w:sz w:val="22"/>
            <w:rPrChange w:id="332" w:author="Budy Resosudarmo" w:date="2020-10-16T13:24:00Z">
              <w:rPr>
                <w:rFonts w:ascii="Times New Roman" w:hAnsi="Times New Roman" w:cs="Times New Roman"/>
                <w:b/>
                <w:bCs/>
                <w:sz w:val="22"/>
              </w:rPr>
            </w:rPrChange>
          </w:rPr>
          <w:delText xml:space="preserve">5 </w:delText>
        </w:r>
      </w:del>
      <w:r w:rsidRPr="00DC75FA">
        <w:rPr>
          <w:rFonts w:ascii="Times New Roman" w:hAnsi="Times New Roman" w:cs="Times New Roman"/>
          <w:b/>
          <w:bCs/>
          <w:caps/>
          <w:sz w:val="22"/>
          <w:rPrChange w:id="333" w:author="Budy Resosudarmo" w:date="2020-10-16T13:24:00Z">
            <w:rPr>
              <w:rFonts w:ascii="Times New Roman" w:hAnsi="Times New Roman" w:cs="Times New Roman"/>
              <w:b/>
              <w:bCs/>
              <w:sz w:val="22"/>
            </w:rPr>
          </w:rPrChange>
        </w:rPr>
        <w:t>Conclusion</w:t>
      </w:r>
      <w:commentRangeEnd w:id="330"/>
      <w:r w:rsidR="00DC75FA">
        <w:rPr>
          <w:rStyle w:val="CommentReference"/>
        </w:rPr>
        <w:commentReference w:id="330"/>
      </w:r>
    </w:p>
    <w:p w14:paraId="7E88943C" w14:textId="7C336F54" w:rsidR="00B4756E" w:rsidRDefault="00B4756E" w:rsidP="00B4756E">
      <w:pPr>
        <w:rPr>
          <w:rFonts w:ascii="Times New Roman" w:hAnsi="Times New Roman" w:cs="Times New Roman"/>
          <w:sz w:val="22"/>
        </w:rPr>
      </w:pPr>
      <w:r w:rsidRPr="00B4756E">
        <w:rPr>
          <w:rFonts w:ascii="Times New Roman" w:hAnsi="Times New Roman" w:cs="Times New Roman"/>
          <w:sz w:val="22"/>
        </w:rPr>
        <w:t>This study aims to reveal spatial pattern of the coronavirus (</w:t>
      </w:r>
      <w:del w:id="334" w:author="Budy Resosudarmo" w:date="2020-10-16T10:47:00Z">
        <w:r w:rsidRPr="00B4756E" w:rsidDel="00F73CB7">
          <w:rPr>
            <w:rFonts w:ascii="Times New Roman" w:hAnsi="Times New Roman" w:cs="Times New Roman"/>
            <w:sz w:val="22"/>
          </w:rPr>
          <w:delText>Covid</w:delText>
        </w:r>
      </w:del>
      <w:ins w:id="335"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 xml:space="preserve">-19) infection across provinces in Indonesia and to investigate the impacts of the virus outbreak on regional economic growth dynamics.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the results from spatial econometric models show that the provincial growth in the pandemic period is affected by the spillover of shocks in the surrounding regions. </w:t>
      </w:r>
    </w:p>
    <w:p w14:paraId="61F81CA3" w14:textId="71BB7808"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As common in other spatial studies, we acknowledge the limitation of this study could include two following issues. First, the specification of weight matrix using contiguity of the estimated Thiessen polygons.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3FF8ADD0" w14:textId="4230D569" w:rsidR="0051376C" w:rsidRDefault="0051376C" w:rsidP="00B4756E">
      <w:pPr>
        <w:ind w:firstLine="840"/>
        <w:rPr>
          <w:rFonts w:ascii="Times New Roman" w:hAnsi="Times New Roman" w:cs="Times New Roman"/>
          <w:sz w:val="22"/>
        </w:rPr>
      </w:pPr>
    </w:p>
    <w:p w14:paraId="1DBD10A9" w14:textId="77777777" w:rsidR="005C71EC" w:rsidRDefault="005C71EC" w:rsidP="005C71EC">
      <w:pPr>
        <w:rPr>
          <w:rFonts w:ascii="Times New Roman" w:hAnsi="Times New Roman" w:cs="Times New Roman"/>
          <w:b/>
          <w:bCs/>
          <w:sz w:val="22"/>
        </w:rPr>
      </w:pPr>
      <w:r>
        <w:rPr>
          <w:rFonts w:ascii="Times New Roman" w:hAnsi="Times New Roman" w:cs="Times New Roman"/>
          <w:b/>
          <w:bCs/>
          <w:sz w:val="22"/>
        </w:rPr>
        <w:br w:type="page"/>
      </w:r>
    </w:p>
    <w:p w14:paraId="55AD6FD7" w14:textId="7934DB83" w:rsidR="005C71EC" w:rsidRDefault="005C71EC" w:rsidP="005C71EC">
      <w:pPr>
        <w:rPr>
          <w:rFonts w:ascii="Times New Roman" w:hAnsi="Times New Roman" w:cs="Times New Roman"/>
          <w:b/>
          <w:bCs/>
          <w:sz w:val="22"/>
        </w:rPr>
      </w:pPr>
      <w:bookmarkStart w:id="336" w:name="_Hlk53784721"/>
      <w:r>
        <w:rPr>
          <w:rFonts w:ascii="Times New Roman" w:hAnsi="Times New Roman" w:cs="Times New Roman"/>
          <w:b/>
          <w:bCs/>
          <w:sz w:val="22"/>
        </w:rPr>
        <w:lastRenderedPageBreak/>
        <w:t>References</w:t>
      </w:r>
    </w:p>
    <w:p w14:paraId="7BD632A9" w14:textId="63628A2F" w:rsidR="005C71EC" w:rsidRDefault="005C71EC" w:rsidP="005C71EC">
      <w:pPr>
        <w:rPr>
          <w:rFonts w:ascii="Times New Roman" w:hAnsi="Times New Roman" w:cs="Times New Roman"/>
          <w:b/>
          <w:bCs/>
          <w:sz w:val="22"/>
        </w:rPr>
      </w:pPr>
    </w:p>
    <w:p w14:paraId="51B36CE1" w14:textId="0BABA503"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ADB (2020). The Economic Impact of the </w:t>
      </w:r>
      <w:del w:id="337" w:author="Budy Resosudarmo" w:date="2020-10-16T10:47:00Z">
        <w:r w:rsidRPr="008D03E8" w:rsidDel="00F73CB7">
          <w:rPr>
            <w:rFonts w:ascii="Times New Roman" w:hAnsi="Times New Roman" w:cs="Times New Roman"/>
            <w:sz w:val="22"/>
          </w:rPr>
          <w:delText>COVID</w:delText>
        </w:r>
      </w:del>
      <w:ins w:id="338"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r w:rsidR="00281A92">
        <w:fldChar w:fldCharType="begin"/>
      </w:r>
      <w:r w:rsidR="00281A92">
        <w:instrText xml:space="preserve"> HYPERLINK "https://www.adb.org/sites/default/files/publication/571536/adb-brief-128-conomic-impact-covid19-developing-asia.pdf" </w:instrText>
      </w:r>
      <w:r w:rsidR="00281A92">
        <w:fldChar w:fldCharType="separate"/>
      </w:r>
      <w:r w:rsidRPr="00211249">
        <w:rPr>
          <w:rStyle w:val="Hyperlink"/>
          <w:rFonts w:ascii="Times New Roman" w:hAnsi="Times New Roman" w:cs="Times New Roman"/>
          <w:sz w:val="22"/>
        </w:rPr>
        <w:t>https://www.adb.org/sites/default/files/publication/571536/adb-brief-128-conomic-impact-</w:t>
      </w:r>
      <w:del w:id="339" w:author="Budy Resosudarmo" w:date="2020-10-16T10:47:00Z">
        <w:r w:rsidRPr="00211249" w:rsidDel="00F73CB7">
          <w:rPr>
            <w:rStyle w:val="Hyperlink"/>
            <w:rFonts w:ascii="Times New Roman" w:hAnsi="Times New Roman" w:cs="Times New Roman"/>
            <w:sz w:val="22"/>
          </w:rPr>
          <w:delText>covid</w:delText>
        </w:r>
      </w:del>
      <w:ins w:id="340"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19-developing-asia.pdf</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77777777" w:rsid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28"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38181BE5" w:rsidR="008D03E8" w:rsidRPr="008D03E8" w:rsidRDefault="008D03E8" w:rsidP="008D03E8">
      <w:pPr>
        <w:ind w:left="284" w:hangingChars="129" w:hanging="284"/>
        <w:rPr>
          <w:rFonts w:ascii="Times New Roman" w:hAnsi="Times New Roman" w:cs="Times New Roman"/>
          <w:sz w:val="22"/>
        </w:rPr>
      </w:pPr>
      <w:del w:id="341" w:author="Budy Resosudarmo" w:date="2020-10-16T10:47:00Z">
        <w:r w:rsidRPr="008D03E8" w:rsidDel="00F73CB7">
          <w:rPr>
            <w:rFonts w:ascii="Times New Roman" w:hAnsi="Times New Roman" w:cs="Times New Roman"/>
            <w:sz w:val="22"/>
          </w:rPr>
          <w:delText>covid</w:delText>
        </w:r>
      </w:del>
      <w:ins w:id="342"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projections.com (2020). </w:t>
      </w:r>
      <w:del w:id="343" w:author="Budy Resosudarmo" w:date="2020-10-16T10:47:00Z">
        <w:r w:rsidRPr="008D03E8" w:rsidDel="00F73CB7">
          <w:rPr>
            <w:rFonts w:ascii="Times New Roman" w:hAnsi="Times New Roman" w:cs="Times New Roman"/>
            <w:sz w:val="22"/>
          </w:rPr>
          <w:delText>COVID</w:delText>
        </w:r>
      </w:del>
      <w:ins w:id="344"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 Using Machine Learning. </w:t>
      </w:r>
      <w:r w:rsidR="00281A92">
        <w:fldChar w:fldCharType="begin"/>
      </w:r>
      <w:r w:rsidR="00281A92">
        <w:instrText xml:space="preserve"> HYPERLINK "https://covid19-projections.com/indonesia" </w:instrText>
      </w:r>
      <w:r w:rsidR="00281A92">
        <w:fldChar w:fldCharType="separate"/>
      </w:r>
      <w:r w:rsidRPr="00211249">
        <w:rPr>
          <w:rStyle w:val="Hyperlink"/>
          <w:rFonts w:ascii="Times New Roman" w:hAnsi="Times New Roman" w:cs="Times New Roman"/>
          <w:sz w:val="22"/>
        </w:rPr>
        <w:t>https://</w:t>
      </w:r>
      <w:del w:id="345" w:author="Budy Resosudarmo" w:date="2020-10-16T10:47:00Z">
        <w:r w:rsidRPr="00211249" w:rsidDel="00F73CB7">
          <w:rPr>
            <w:rStyle w:val="Hyperlink"/>
            <w:rFonts w:ascii="Times New Roman" w:hAnsi="Times New Roman" w:cs="Times New Roman"/>
            <w:sz w:val="22"/>
          </w:rPr>
          <w:delText>covid</w:delText>
        </w:r>
      </w:del>
      <w:ins w:id="346"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19-projections.com/indonesia</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0FF2E38E"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w:t>
      </w:r>
      <w:proofErr w:type="spellStart"/>
      <w:r w:rsidRPr="008D03E8">
        <w:rPr>
          <w:rFonts w:ascii="Times New Roman" w:hAnsi="Times New Roman" w:cs="Times New Roman"/>
          <w:sz w:val="22"/>
        </w:rPr>
        <w:t>Chanona</w:t>
      </w:r>
      <w:proofErr w:type="spellEnd"/>
      <w:r w:rsidRPr="008D03E8">
        <w:rPr>
          <w:rFonts w:ascii="Times New Roman" w:hAnsi="Times New Roman" w:cs="Times New Roman"/>
          <w:sz w:val="22"/>
        </w:rPr>
        <w:t>,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w:t>
      </w:r>
      <w:del w:id="347" w:author="Budy Resosudarmo" w:date="2020-10-16T10:47:00Z">
        <w:r w:rsidRPr="008D03E8" w:rsidDel="00F73CB7">
          <w:rPr>
            <w:rFonts w:ascii="Times New Roman" w:hAnsi="Times New Roman" w:cs="Times New Roman"/>
            <w:sz w:val="22"/>
          </w:rPr>
          <w:delText>covid</w:delText>
        </w:r>
      </w:del>
      <w:ins w:id="348"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pandemic: An industry and occupation perspective. </w:t>
      </w:r>
      <w:proofErr w:type="spellStart"/>
      <w:r w:rsidRPr="008D03E8">
        <w:rPr>
          <w:rFonts w:ascii="Times New Roman" w:hAnsi="Times New Roman" w:cs="Times New Roman"/>
          <w:sz w:val="22"/>
        </w:rPr>
        <w:t>arXiv</w:t>
      </w:r>
      <w:proofErr w:type="spellEnd"/>
      <w:r>
        <w:rPr>
          <w:rFonts w:ascii="Times New Roman" w:hAnsi="Times New Roman" w:cs="Times New Roman" w:hint="eastAsia"/>
          <w:sz w:val="22"/>
        </w:rPr>
        <w:t xml:space="preserve"> </w:t>
      </w:r>
      <w:r w:rsidRPr="008D03E8">
        <w:rPr>
          <w:rFonts w:ascii="Times New Roman" w:hAnsi="Times New Roman" w:cs="Times New Roman"/>
          <w:sz w:val="22"/>
        </w:rPr>
        <w:t>preprint arXiv:2004.06759.</w:t>
      </w:r>
    </w:p>
    <w:p w14:paraId="4D0C4C83" w14:textId="757144B9"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3CDA5F4E"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and Lopez-</w:t>
      </w:r>
      <w:proofErr w:type="spellStart"/>
      <w:r w:rsidRPr="008D03E8">
        <w:rPr>
          <w:rFonts w:ascii="Times New Roman" w:hAnsi="Times New Roman" w:cs="Times New Roman"/>
          <w:sz w:val="22"/>
        </w:rPr>
        <w:t>Bazo</w:t>
      </w:r>
      <w:proofErr w:type="spellEnd"/>
      <w:r w:rsidRPr="008D03E8">
        <w:rPr>
          <w:rFonts w:ascii="Times New Roman" w:hAnsi="Times New Roman" w:cs="Times New Roman"/>
          <w:sz w:val="22"/>
        </w:rPr>
        <w:t>, E. (2006). Empirical growth models with spatial effects. ´ 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565C129A" w14:textId="74107D5F" w:rsidR="005C71EC"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Guerrieri</w:t>
      </w:r>
      <w:proofErr w:type="spellEnd"/>
      <w:r w:rsidRPr="008D03E8">
        <w:rPr>
          <w:rFonts w:ascii="Times New Roman" w:hAnsi="Times New Roman" w:cs="Times New Roman"/>
          <w:sz w:val="22"/>
        </w:rPr>
        <w:t xml:space="preserve">, V., </w:t>
      </w:r>
      <w:proofErr w:type="spellStart"/>
      <w:r w:rsidRPr="008D03E8">
        <w:rPr>
          <w:rFonts w:ascii="Times New Roman" w:hAnsi="Times New Roman" w:cs="Times New Roman"/>
          <w:sz w:val="22"/>
        </w:rPr>
        <w:t>Lorenzoni</w:t>
      </w:r>
      <w:proofErr w:type="spellEnd"/>
      <w:r w:rsidRPr="008D03E8">
        <w:rPr>
          <w:rFonts w:ascii="Times New Roman" w:hAnsi="Times New Roman" w:cs="Times New Roman"/>
          <w:sz w:val="22"/>
        </w:rPr>
        <w:t xml:space="preserve">, G., Straub, L., and </w:t>
      </w:r>
      <w:proofErr w:type="spellStart"/>
      <w:r w:rsidRPr="008D03E8">
        <w:rPr>
          <w:rFonts w:ascii="Times New Roman" w:hAnsi="Times New Roman" w:cs="Times New Roman"/>
          <w:sz w:val="22"/>
        </w:rPr>
        <w:t>Werning</w:t>
      </w:r>
      <w:proofErr w:type="spellEnd"/>
      <w:r w:rsidRPr="008D03E8">
        <w:rPr>
          <w:rFonts w:ascii="Times New Roman" w:hAnsi="Times New Roman" w:cs="Times New Roman"/>
          <w:sz w:val="22"/>
        </w:rPr>
        <w:t>, I. (2020). Macroeconomic implications of</w:t>
      </w:r>
      <w:r>
        <w:rPr>
          <w:rFonts w:ascii="Times New Roman" w:hAnsi="Times New Roman" w:cs="Times New Roman" w:hint="eastAsia"/>
          <w:sz w:val="22"/>
        </w:rPr>
        <w:t xml:space="preserve"> </w:t>
      </w:r>
      <w:del w:id="349" w:author="Budy Resosudarmo" w:date="2020-10-16T10:47:00Z">
        <w:r w:rsidRPr="008D03E8" w:rsidDel="00F73CB7">
          <w:rPr>
            <w:rFonts w:ascii="Times New Roman" w:hAnsi="Times New Roman" w:cs="Times New Roman"/>
            <w:sz w:val="22"/>
          </w:rPr>
          <w:delText>covid</w:delText>
        </w:r>
      </w:del>
      <w:ins w:id="350"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106C6101"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Hausmann, R. (2020). Flattening the </w:t>
      </w:r>
      <w:del w:id="351" w:author="Budy Resosudarmo" w:date="2020-10-16T10:47:00Z">
        <w:r w:rsidRPr="007848C6" w:rsidDel="00F73CB7">
          <w:rPr>
            <w:rFonts w:ascii="Times New Roman" w:hAnsi="Times New Roman" w:cs="Times New Roman"/>
            <w:sz w:val="22"/>
          </w:rPr>
          <w:delText>COVID</w:delText>
        </w:r>
      </w:del>
      <w:ins w:id="352"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r w:rsidR="00281A92">
        <w:fldChar w:fldCharType="begin"/>
      </w:r>
      <w:r w:rsidR="00281A92">
        <w:instrText xml:space="preserve"> HYPERLINK "https://www.project-syndicate.org/commentary/flattening-covid19-curve-in-developing-countries-by-ricardo-hausmann-2020-03" </w:instrText>
      </w:r>
      <w:r w:rsidR="00281A92">
        <w:fldChar w:fldCharType="separate"/>
      </w:r>
      <w:r w:rsidRPr="00211249">
        <w:rPr>
          <w:rStyle w:val="Hyperlink"/>
          <w:rFonts w:ascii="Times New Roman" w:hAnsi="Times New Roman" w:cs="Times New Roman"/>
          <w:sz w:val="22"/>
        </w:rPr>
        <w:t>https://www.project-syndicate.org/commentary/flattening-</w:t>
      </w:r>
      <w:del w:id="353" w:author="Budy Resosudarmo" w:date="2020-10-16T10:47:00Z">
        <w:r w:rsidRPr="00211249" w:rsidDel="00F73CB7">
          <w:rPr>
            <w:rStyle w:val="Hyperlink"/>
            <w:rFonts w:ascii="Times New Roman" w:hAnsi="Times New Roman" w:cs="Times New Roman"/>
            <w:sz w:val="22"/>
          </w:rPr>
          <w:delText>covid</w:delText>
        </w:r>
      </w:del>
      <w:ins w:id="354"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19-curve-in-developing-countries-by-ricardo-hausmann-2020-03</w:t>
      </w:r>
      <w:r w:rsidR="00281A92">
        <w:rPr>
          <w:rStyle w:val="Hyperlink"/>
          <w:rFonts w:ascii="Times New Roman" w:hAnsi="Times New Roman" w:cs="Times New Roman"/>
          <w:sz w:val="22"/>
        </w:rPr>
        <w:fldChar w:fldCharType="end"/>
      </w:r>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20E10362"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r>
        <w:rPr>
          <w:rFonts w:ascii="Times New Roman" w:hAnsi="Times New Roman" w:cs="Times New Roman"/>
          <w:sz w:val="22"/>
        </w:rPr>
        <w:t xml:space="preserve"> </w:t>
      </w:r>
      <w:hyperlink r:id="rId29" w:history="1">
        <w:r w:rsidRPr="00211249">
          <w:rPr>
            <w:rStyle w:val="Hyperlink"/>
            <w:rFonts w:ascii="Times New Roman" w:hAnsi="Times New Roman" w:cs="Times New Roman"/>
            <w:sz w:val="22"/>
          </w:rPr>
          <w:t>https://www.imf.org/en/Publications/WEO/Issues/2020/06/24/WEOUpdateJune2020</w:t>
        </w:r>
      </w:hyperlink>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28D22467"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Inoue, H. and </w:t>
      </w:r>
      <w:proofErr w:type="spellStart"/>
      <w:r w:rsidRPr="007848C6">
        <w:rPr>
          <w:rFonts w:ascii="Times New Roman" w:hAnsi="Times New Roman" w:cs="Times New Roman"/>
          <w:sz w:val="22"/>
        </w:rPr>
        <w:t>Todo</w:t>
      </w:r>
      <w:proofErr w:type="spellEnd"/>
      <w:r w:rsidRPr="007848C6">
        <w:rPr>
          <w:rFonts w:ascii="Times New Roman" w:hAnsi="Times New Roman" w:cs="Times New Roman"/>
          <w:sz w:val="22"/>
        </w:rPr>
        <w:t>,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 xml:space="preserve">The case of a mega-city lockdown against the spread of </w:t>
      </w:r>
      <w:del w:id="355" w:author="Budy Resosudarmo" w:date="2020-10-16T10:47:00Z">
        <w:r w:rsidRPr="007848C6" w:rsidDel="00F73CB7">
          <w:rPr>
            <w:rFonts w:ascii="Times New Roman" w:hAnsi="Times New Roman" w:cs="Times New Roman"/>
            <w:sz w:val="22"/>
          </w:rPr>
          <w:delText>COVID</w:delText>
        </w:r>
      </w:del>
      <w:ins w:id="356"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42400315"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Islam, N. (1995). Growth empirics: A panel data approach. The quarterly journal of economics,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05C2CA2" w14:textId="77777777" w:rsidR="007848C6" w:rsidRDefault="007848C6" w:rsidP="007848C6">
      <w:pPr>
        <w:ind w:left="284" w:hangingChars="129" w:hanging="284"/>
        <w:rPr>
          <w:rFonts w:ascii="Times New Roman" w:hAnsi="Times New Roman" w:cs="Times New Roman"/>
          <w:sz w:val="22"/>
        </w:rPr>
      </w:pPr>
    </w:p>
    <w:p w14:paraId="7C8C13B5" w14:textId="468AE19E" w:rsidR="007848C6" w:rsidRDefault="007848C6" w:rsidP="007848C6">
      <w:pPr>
        <w:ind w:left="284" w:hangingChars="129" w:hanging="284"/>
        <w:rPr>
          <w:rFonts w:ascii="Times New Roman" w:hAnsi="Times New Roman" w:cs="Times New Roman"/>
          <w:sz w:val="22"/>
        </w:rPr>
      </w:pPr>
      <w:proofErr w:type="spellStart"/>
      <w:r w:rsidRPr="007848C6">
        <w:rPr>
          <w:rFonts w:ascii="Times New Roman" w:hAnsi="Times New Roman" w:cs="Times New Roman"/>
          <w:sz w:val="22"/>
        </w:rPr>
        <w:lastRenderedPageBreak/>
        <w:t>LeSage</w:t>
      </w:r>
      <w:proofErr w:type="spellEnd"/>
      <w:r w:rsidRPr="007848C6">
        <w:rPr>
          <w:rFonts w:ascii="Times New Roman" w:hAnsi="Times New Roman" w:cs="Times New Roman"/>
          <w:sz w:val="22"/>
        </w:rPr>
        <w:t>,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682D8598" w14:textId="3758E3BE"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OECD (2020). OECD Indonesia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30"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77777777" w:rsid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Rey, S. J. and </w:t>
      </w:r>
      <w:proofErr w:type="spellStart"/>
      <w:r w:rsidRPr="00C1557A">
        <w:rPr>
          <w:rFonts w:ascii="Times New Roman" w:hAnsi="Times New Roman" w:cs="Times New Roman"/>
          <w:sz w:val="22"/>
        </w:rPr>
        <w:t>Montouri</w:t>
      </w:r>
      <w:proofErr w:type="spellEnd"/>
      <w:r w:rsidRPr="00C1557A">
        <w:rPr>
          <w:rFonts w:ascii="Times New Roman" w:hAnsi="Times New Roman" w:cs="Times New Roman"/>
          <w:sz w:val="22"/>
        </w:rPr>
        <w:t>,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7D4D013F" w14:textId="12D5C7EC"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(2020a</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1"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(2020b</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hyperlink r:id="rId32"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20CB505F"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(2020c</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r w:rsidR="00281A92">
        <w:fldChar w:fldCharType="begin"/>
      </w:r>
      <w:r w:rsidR="00281A92">
        <w:instrText xml:space="preserve"> HYPERLINK "https://www.who.int/docs/default-source/coronaviruse/20200630-covid-19-sitrep-162.pdf?sfvrsn=e00a5466_2" </w:instrText>
      </w:r>
      <w:r w:rsidR="00281A92">
        <w:fldChar w:fldCharType="separate"/>
      </w:r>
      <w:r w:rsidRPr="00211249">
        <w:rPr>
          <w:rStyle w:val="Hyperlink"/>
          <w:rFonts w:ascii="Times New Roman" w:hAnsi="Times New Roman" w:cs="Times New Roman"/>
          <w:sz w:val="22"/>
        </w:rPr>
        <w:t>https://www.who.int/docs/default-source/coronaviruse/20200630-</w:t>
      </w:r>
      <w:del w:id="357" w:author="Budy Resosudarmo" w:date="2020-10-16T10:47:00Z">
        <w:r w:rsidRPr="00211249" w:rsidDel="00F73CB7">
          <w:rPr>
            <w:rStyle w:val="Hyperlink"/>
            <w:rFonts w:ascii="Times New Roman" w:hAnsi="Times New Roman" w:cs="Times New Roman"/>
            <w:sz w:val="22"/>
          </w:rPr>
          <w:delText>covid</w:delText>
        </w:r>
      </w:del>
      <w:ins w:id="358"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-19-sitrep-162.pdf?sfvrsn=e00a5466_2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32D714E5" w:rsidR="007848C6" w:rsidRPr="008D03E8"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(2020d</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Indonesia. World Health Organization. Geneva.</w:t>
      </w:r>
      <w:r>
        <w:rPr>
          <w:rFonts w:ascii="Times New Roman" w:hAnsi="Times New Roman" w:cs="Times New Roman" w:hint="eastAsia"/>
          <w:sz w:val="22"/>
        </w:rPr>
        <w:t xml:space="preserve"> </w:t>
      </w:r>
      <w:r w:rsidR="00281A92">
        <w:fldChar w:fldCharType="begin"/>
      </w:r>
      <w:r w:rsidR="00281A92">
        <w:instrText xml:space="preserve"> HYPERLINK "https://www.who.int/docs/default-source/searo/indonesia/covid19/who-situation-report-14.pdf?sfvrsn=39243224_2" </w:instrText>
      </w:r>
      <w:r w:rsidR="00281A92">
        <w:fldChar w:fldCharType="separate"/>
      </w:r>
      <w:r w:rsidRPr="00211249">
        <w:rPr>
          <w:rStyle w:val="Hyperlink"/>
          <w:rFonts w:ascii="Times New Roman" w:hAnsi="Times New Roman" w:cs="Times New Roman"/>
          <w:sz w:val="22"/>
        </w:rPr>
        <w:t>https://www.who.int/docs/default-source/searo/indonesia/</w:t>
      </w:r>
      <w:del w:id="359" w:author="Budy Resosudarmo" w:date="2020-10-16T10:47:00Z">
        <w:r w:rsidRPr="00211249" w:rsidDel="00F73CB7">
          <w:rPr>
            <w:rStyle w:val="Hyperlink"/>
            <w:rFonts w:ascii="Times New Roman" w:hAnsi="Times New Roman" w:cs="Times New Roman"/>
            <w:sz w:val="22"/>
          </w:rPr>
          <w:delText>covid</w:delText>
        </w:r>
      </w:del>
      <w:ins w:id="360"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19/who-situation-report-14.pdf?sfvrsn=39243224_2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6677F69B" w14:textId="77777777" w:rsidR="0051376C" w:rsidRPr="00B4756E" w:rsidRDefault="0051376C" w:rsidP="0051376C">
      <w:pPr>
        <w:rPr>
          <w:rFonts w:ascii="Times New Roman" w:hAnsi="Times New Roman" w:cs="Times New Roman"/>
          <w:sz w:val="22"/>
        </w:rPr>
      </w:pPr>
    </w:p>
    <w:bookmarkEnd w:id="336"/>
    <w:p w14:paraId="5DFA6960" w14:textId="77777777" w:rsidR="00B8292A" w:rsidRPr="00B8292A" w:rsidRDefault="00B8292A">
      <w:pPr>
        <w:rPr>
          <w:rFonts w:ascii="Times New Roman" w:hAnsi="Times New Roman" w:cs="Times New Roman"/>
          <w:sz w:val="22"/>
        </w:rPr>
      </w:pPr>
    </w:p>
    <w:sectPr w:rsidR="00B8292A" w:rsidRPr="00B8292A" w:rsidSect="00C8273F">
      <w:footerReference w:type="default" r:id="rId33"/>
      <w:pgSz w:w="11906" w:h="16838"/>
      <w:pgMar w:top="1440" w:right="1440" w:bottom="1440" w:left="144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Budy Resosudarmo" w:date="2020-10-16T10:45:00Z" w:initials="BR">
    <w:p w14:paraId="5D7A1D56" w14:textId="77777777" w:rsidR="00281A92" w:rsidRDefault="00281A92" w:rsidP="00F73CB7">
      <w:pPr>
        <w:pStyle w:val="CommentText"/>
      </w:pPr>
      <w:r>
        <w:rPr>
          <w:rStyle w:val="CommentReference"/>
        </w:rPr>
        <w:annotationRef/>
      </w:r>
      <w:r>
        <w:t xml:space="preserve">R1: This paragraph is too </w:t>
      </w:r>
      <w:proofErr w:type="gramStart"/>
      <w:r>
        <w:t>short,</w:t>
      </w:r>
      <w:proofErr w:type="gramEnd"/>
      <w:r>
        <w:t xml:space="preserve"> the authors may consider to combine with previous relevant paragraph or adding discussion to support the arguments.</w:t>
      </w:r>
    </w:p>
    <w:p w14:paraId="34EA061F" w14:textId="30C443FC" w:rsidR="00281A92" w:rsidRDefault="00281A92">
      <w:pPr>
        <w:pStyle w:val="CommentText"/>
      </w:pPr>
    </w:p>
  </w:comment>
  <w:comment w:id="35" w:author="Arief Yusuf" w:date="2020-10-16T23:55:00Z" w:initials="AY">
    <w:p w14:paraId="186F6140" w14:textId="297F0355" w:rsidR="00F17FCB" w:rsidRDefault="00F17FCB">
      <w:pPr>
        <w:pStyle w:val="CommentText"/>
      </w:pPr>
      <w:r>
        <w:rPr>
          <w:rStyle w:val="CommentReference"/>
        </w:rPr>
        <w:annotationRef/>
      </w:r>
      <w:r>
        <w:t>R2: Website address. Should be lower case.</w:t>
      </w:r>
    </w:p>
  </w:comment>
  <w:comment w:id="44" w:author="Budy Resosudarmo" w:date="2020-10-16T10:46:00Z" w:initials="BR">
    <w:p w14:paraId="03B93C69" w14:textId="2C47A931" w:rsidR="00281A92" w:rsidRDefault="00281A92">
      <w:pPr>
        <w:pStyle w:val="CommentText"/>
      </w:pPr>
      <w:r>
        <w:rPr>
          <w:rStyle w:val="CommentReference"/>
        </w:rPr>
        <w:annotationRef/>
      </w:r>
      <w:r>
        <w:t>R1: significant?</w:t>
      </w:r>
    </w:p>
  </w:comment>
  <w:comment w:id="59" w:author="Budy Resosudarmo" w:date="2020-10-16T11:14:00Z" w:initials="BR">
    <w:p w14:paraId="4C6864F1" w14:textId="05FB4F18" w:rsidR="00281A92" w:rsidRDefault="00281A92">
      <w:pPr>
        <w:pStyle w:val="CommentText"/>
      </w:pPr>
      <w:r>
        <w:rPr>
          <w:rStyle w:val="CommentReference"/>
        </w:rPr>
        <w:annotationRef/>
      </w:r>
      <w:r>
        <w:t>References for this?</w:t>
      </w:r>
    </w:p>
  </w:comment>
  <w:comment w:id="65" w:author="Budy Resosudarmo" w:date="2020-10-16T10:50:00Z" w:initials="BR">
    <w:p w14:paraId="0D8719D0" w14:textId="77777777" w:rsidR="00281A92" w:rsidRDefault="00281A92">
      <w:pPr>
        <w:pStyle w:val="CommentText"/>
      </w:pPr>
      <w:r>
        <w:rPr>
          <w:rStyle w:val="CommentReference"/>
        </w:rPr>
        <w:annotationRef/>
      </w:r>
      <w:r>
        <w:t>R1: those highlighted in yellow means:</w:t>
      </w:r>
    </w:p>
    <w:p w14:paraId="02BE6F74" w14:textId="6D745079" w:rsidR="00281A92" w:rsidRDefault="00281A92">
      <w:pPr>
        <w:pStyle w:val="CommentText"/>
      </w:pPr>
      <w:r>
        <w:t>The terms are not clear. Please explain or rephrase them.</w:t>
      </w:r>
    </w:p>
  </w:comment>
  <w:comment w:id="78" w:author="Budy Resosudarmo" w:date="2020-10-16T12:02:00Z" w:initials="BR">
    <w:p w14:paraId="2371F708" w14:textId="661EB469" w:rsidR="00281A92" w:rsidRDefault="00281A92">
      <w:pPr>
        <w:pStyle w:val="CommentText"/>
      </w:pPr>
      <w:r>
        <w:rPr>
          <w:rStyle w:val="CommentReference"/>
        </w:rPr>
        <w:annotationRef/>
      </w:r>
    </w:p>
  </w:comment>
  <w:comment w:id="87" w:author="Budy Resosudarmo" w:date="2020-10-16T11:25:00Z" w:initials="BR">
    <w:p w14:paraId="4F041419" w14:textId="7B77293B" w:rsidR="00281A92" w:rsidRDefault="00281A92">
      <w:pPr>
        <w:pStyle w:val="CommentText"/>
      </w:pPr>
      <w:r>
        <w:rPr>
          <w:rStyle w:val="CommentReference"/>
        </w:rPr>
        <w:annotationRef/>
      </w:r>
      <w:r>
        <w:t>What facts? Explain. COVID-19 spread in Indonesia in general?</w:t>
      </w:r>
    </w:p>
  </w:comment>
  <w:comment w:id="100" w:author="Arief Yusuf" w:date="2020-10-16T23:58:00Z" w:initials="AY">
    <w:p w14:paraId="6A737339" w14:textId="36A26D29" w:rsidR="00F17FCB" w:rsidRDefault="00F17FCB">
      <w:pPr>
        <w:pStyle w:val="CommentText"/>
      </w:pPr>
      <w:r>
        <w:rPr>
          <w:rStyle w:val="CommentReference"/>
        </w:rPr>
        <w:annotationRef/>
      </w:r>
      <w:r>
        <w:t>R2: Mention if it is YoY.</w:t>
      </w:r>
    </w:p>
  </w:comment>
  <w:comment w:id="112" w:author="Budy Resosudarmo" w:date="2020-10-16T11:46:00Z" w:initials="BR">
    <w:p w14:paraId="2E6B21B7" w14:textId="2698C11A" w:rsidR="00281A92" w:rsidRDefault="00281A92">
      <w:pPr>
        <w:pStyle w:val="CommentText"/>
      </w:pPr>
      <w:r>
        <w:rPr>
          <w:rStyle w:val="CommentReference"/>
        </w:rPr>
        <w:annotationRef/>
      </w:r>
      <w:r>
        <w:t>Please separate these figures into several figures. At the moment the figures are too small.</w:t>
      </w:r>
    </w:p>
  </w:comment>
  <w:comment w:id="120" w:author="Budy Resosudarmo" w:date="2020-10-16T11:51:00Z" w:initials="BR">
    <w:p w14:paraId="6E924802" w14:textId="0807795D" w:rsidR="00281A92" w:rsidRDefault="00281A92">
      <w:pPr>
        <w:pStyle w:val="CommentText"/>
      </w:pPr>
      <w:r>
        <w:rPr>
          <w:rStyle w:val="CommentReference"/>
        </w:rPr>
        <w:annotationRef/>
      </w:r>
      <w:r>
        <w:t>Which ones? Not clear.</w:t>
      </w:r>
    </w:p>
  </w:comment>
  <w:comment w:id="121" w:author="Budy Resosudarmo" w:date="2020-10-16T11:53:00Z" w:initials="BR">
    <w:p w14:paraId="21C788FA" w14:textId="5A3C713A" w:rsidR="00281A92" w:rsidRDefault="00281A92">
      <w:pPr>
        <w:pStyle w:val="CommentText"/>
      </w:pPr>
      <w:r>
        <w:rPr>
          <w:rStyle w:val="CommentReference"/>
        </w:rPr>
        <w:annotationRef/>
      </w:r>
      <w:r>
        <w:t>Make this section as a descriptive section. No need to do testing over here. There is a risk that the test is not proper. Move your analysis to your analysis section.</w:t>
      </w:r>
    </w:p>
  </w:comment>
  <w:comment w:id="128" w:author="Arief Yusuf" w:date="2020-10-17T00:00:00Z" w:initials="AY">
    <w:p w14:paraId="6E05FE58" w14:textId="02345A48" w:rsidR="00D15F2C" w:rsidRDefault="00D15F2C">
      <w:pPr>
        <w:pStyle w:val="CommentText"/>
      </w:pPr>
      <w:r>
        <w:rPr>
          <w:rStyle w:val="CommentReference"/>
        </w:rPr>
        <w:annotationRef/>
      </w:r>
      <w:r>
        <w:t xml:space="preserve">R2: How do we know </w:t>
      </w:r>
      <w:proofErr w:type="gramStart"/>
      <w:r>
        <w:t>it’s</w:t>
      </w:r>
      <w:proofErr w:type="gramEnd"/>
      <w:r>
        <w:t xml:space="preserve"> job loss, any data on employment yet?</w:t>
      </w:r>
    </w:p>
  </w:comment>
  <w:comment w:id="181" w:author="Budy Resosudarmo" w:date="2020-10-16T12:33:00Z" w:initials="BR">
    <w:p w14:paraId="3293F533" w14:textId="29C5BEED" w:rsidR="002E4B13" w:rsidRDefault="002E4B13">
      <w:pPr>
        <w:pStyle w:val="CommentText"/>
      </w:pPr>
      <w:r>
        <w:rPr>
          <w:rStyle w:val="CommentReference"/>
        </w:rPr>
        <w:annotationRef/>
      </w:r>
      <w:r>
        <w:t>You  can shorten this section since many you mention over here is a standard explanation for SEM &amp; SLM</w:t>
      </w:r>
    </w:p>
  </w:comment>
  <w:comment w:id="189" w:author="Budy Resosudarmo" w:date="2020-10-16T10:54:00Z" w:initials="BR">
    <w:p w14:paraId="4953B13C" w14:textId="3027DC03" w:rsidR="00281A92" w:rsidRDefault="00281A92">
      <w:pPr>
        <w:pStyle w:val="CommentText"/>
      </w:pPr>
      <w:r>
        <w:rPr>
          <w:rStyle w:val="CommentReference"/>
        </w:rPr>
        <w:annotationRef/>
      </w:r>
      <w:r>
        <w:t>R1: divided?</w:t>
      </w:r>
    </w:p>
  </w:comment>
  <w:comment w:id="199" w:author="Budy Resosudarmo" w:date="2020-10-16T10:55:00Z" w:initials="BR">
    <w:p w14:paraId="7F1F91C3" w14:textId="73CD5DB2" w:rsidR="00281A92" w:rsidRDefault="00281A92">
      <w:pPr>
        <w:pStyle w:val="CommentText"/>
      </w:pPr>
      <w:r>
        <w:rPr>
          <w:rStyle w:val="CommentReference"/>
        </w:rPr>
        <w:annotationRef/>
      </w:r>
      <w:r>
        <w:t>R1</w:t>
      </w:r>
    </w:p>
  </w:comment>
  <w:comment w:id="217" w:author="Budy Resosudarmo" w:date="2020-10-16T12:28:00Z" w:initials="BR">
    <w:p w14:paraId="4AE4BF02" w14:textId="412992C7" w:rsidR="00281A92" w:rsidRDefault="00281A92">
      <w:pPr>
        <w:pStyle w:val="CommentText"/>
      </w:pPr>
      <w:r>
        <w:rPr>
          <w:rStyle w:val="CommentReference"/>
        </w:rPr>
        <w:annotationRef/>
      </w:r>
      <w:r>
        <w:t>Put reference over here.</w:t>
      </w:r>
    </w:p>
  </w:comment>
  <w:comment w:id="220" w:author="Budy Resosudarmo" w:date="2020-10-16T12:33:00Z" w:initials="BR">
    <w:p w14:paraId="677540E6" w14:textId="155680B2" w:rsidR="002E4B13" w:rsidRDefault="002E4B13">
      <w:pPr>
        <w:pStyle w:val="CommentText"/>
      </w:pPr>
      <w:r>
        <w:rPr>
          <w:rStyle w:val="CommentReference"/>
        </w:rPr>
        <w:annotationRef/>
      </w:r>
      <w:r>
        <w:t xml:space="preserve">Not sure you need 3 figures over here. Just showing figure 6 is probably </w:t>
      </w:r>
      <w:proofErr w:type="spellStart"/>
      <w:r>
        <w:t>enouth</w:t>
      </w:r>
      <w:proofErr w:type="spellEnd"/>
      <w:r>
        <w:t>.</w:t>
      </w:r>
    </w:p>
  </w:comment>
  <w:comment w:id="254" w:author="Budy Resosudarmo" w:date="2020-10-16T12:35:00Z" w:initials="BR">
    <w:p w14:paraId="223A558D" w14:textId="322674A0" w:rsidR="002E4B13" w:rsidRDefault="002E4B13">
      <w:pPr>
        <w:pStyle w:val="CommentText"/>
      </w:pPr>
      <w:r>
        <w:rPr>
          <w:rStyle w:val="CommentReference"/>
        </w:rPr>
        <w:annotationRef/>
      </w:r>
      <w:r>
        <w:t>This is not a reduced form. You can manipulate in such that g(io) are not in both side of the equation.</w:t>
      </w:r>
    </w:p>
  </w:comment>
  <w:comment w:id="261" w:author="Arief Yusuf" w:date="2020-10-17T00:06:00Z" w:initials="AY">
    <w:p w14:paraId="471E12FB" w14:textId="3660BD34" w:rsidR="00D15F2C" w:rsidRDefault="00D15F2C">
      <w:pPr>
        <w:pStyle w:val="CommentText"/>
      </w:pPr>
      <w:r>
        <w:rPr>
          <w:rStyle w:val="CommentReference"/>
        </w:rPr>
        <w:annotationRef/>
      </w:r>
      <w:r>
        <w:rPr>
          <w:rStyle w:val="CommentReference"/>
        </w:rPr>
        <w:t>Is this convergence equation?</w:t>
      </w:r>
    </w:p>
  </w:comment>
  <w:comment w:id="253" w:author="Budy Resosudarmo" w:date="2020-10-16T12:32:00Z" w:initials="BR">
    <w:p w14:paraId="6C5956B6" w14:textId="69BF3586" w:rsidR="002E4B13" w:rsidRDefault="002E4B13">
      <w:pPr>
        <w:pStyle w:val="CommentText"/>
      </w:pPr>
      <w:r>
        <w:rPr>
          <w:rStyle w:val="CommentReference"/>
        </w:rPr>
        <w:annotationRef/>
      </w:r>
      <w:r>
        <w:t xml:space="preserve">No need to describe this </w:t>
      </w:r>
      <w:proofErr w:type="spellStart"/>
      <w:r>
        <w:t>any more</w:t>
      </w:r>
      <w:proofErr w:type="spellEnd"/>
      <w:r>
        <w:t>.</w:t>
      </w:r>
    </w:p>
  </w:comment>
  <w:comment w:id="268" w:author="Budy Resosudarmo" w:date="2020-10-16T12:38:00Z" w:initials="BR">
    <w:p w14:paraId="78717495" w14:textId="77777777" w:rsidR="002E4B13" w:rsidRDefault="002E4B13">
      <w:pPr>
        <w:pStyle w:val="CommentText"/>
      </w:pPr>
      <w:r>
        <w:rPr>
          <w:rStyle w:val="CommentReference"/>
        </w:rPr>
        <w:annotationRef/>
      </w:r>
      <w:r>
        <w:t>What is t over here? If time, then  you have a panel data. Can you do panel fixed effects estimation?</w:t>
      </w:r>
    </w:p>
    <w:p w14:paraId="14924D0A" w14:textId="77777777" w:rsidR="002E4B13" w:rsidRDefault="002E4B13">
      <w:pPr>
        <w:pStyle w:val="CommentText"/>
      </w:pPr>
    </w:p>
    <w:p w14:paraId="7D6DAB91" w14:textId="77777777" w:rsidR="002E4B13" w:rsidRDefault="002E4B13">
      <w:pPr>
        <w:pStyle w:val="CommentText"/>
      </w:pPr>
      <w:r>
        <w:t>The problem is your data section is not clear. We do not exactly know the form of the data you are using.</w:t>
      </w:r>
    </w:p>
    <w:p w14:paraId="09655D94" w14:textId="5E73C010" w:rsidR="00DC75FA" w:rsidRDefault="00DC75FA">
      <w:pPr>
        <w:pStyle w:val="CommentText"/>
      </w:pPr>
      <w:r>
        <w:t>You should use data before the COVID period as well; i.e. 20152 - 2019 and so you can see whether the pattern change due to COVID.</w:t>
      </w:r>
    </w:p>
  </w:comment>
  <w:comment w:id="320" w:author="Arief Yusuf" w:date="2020-10-17T00:11:00Z" w:initials="AY">
    <w:p w14:paraId="3F4DA98E" w14:textId="25AF1583" w:rsidR="00C53E6A" w:rsidRDefault="00C53E6A">
      <w:pPr>
        <w:pStyle w:val="CommentText"/>
      </w:pPr>
      <w:r>
        <w:t xml:space="preserve">R1: </w:t>
      </w:r>
      <w:r>
        <w:rPr>
          <w:rStyle w:val="CommentReference"/>
        </w:rPr>
        <w:annotationRef/>
      </w:r>
      <w:r>
        <w:t>Please don’t use image. Use proper table.</w:t>
      </w:r>
    </w:p>
  </w:comment>
  <w:comment w:id="295" w:author="Budy Resosudarmo" w:date="2020-10-16T12:42:00Z" w:initials="BR">
    <w:p w14:paraId="25BDFD0F" w14:textId="57549F7F" w:rsidR="00BF1621" w:rsidRDefault="00BF1621">
      <w:pPr>
        <w:pStyle w:val="CommentText"/>
      </w:pPr>
      <w:r>
        <w:rPr>
          <w:rStyle w:val="CommentReference"/>
        </w:rPr>
        <w:annotationRef/>
      </w:r>
      <w:r>
        <w:t>This part is too long  Moran I test is only indicating there is some spatial interdependence. So just short on this. Some do not even bother to do this test. The main ones are your SLM and SEM.</w:t>
      </w:r>
    </w:p>
  </w:comment>
  <w:comment w:id="325" w:author="Arief Yusuf" w:date="2020-10-17T00:13:00Z" w:initials="AY">
    <w:p w14:paraId="5C9581B0" w14:textId="2F881E75" w:rsidR="00C53E6A" w:rsidRDefault="00C53E6A">
      <w:pPr>
        <w:pStyle w:val="CommentText"/>
      </w:pPr>
      <w:r>
        <w:rPr>
          <w:rStyle w:val="CommentReference"/>
        </w:rPr>
        <w:annotationRef/>
      </w:r>
      <w:r>
        <w:t>I don’t think all this is due to pandemic, it is just a pandemic period.</w:t>
      </w:r>
    </w:p>
  </w:comment>
  <w:comment w:id="326" w:author="Budy Resosudarmo" w:date="2020-10-16T13:18:00Z" w:initials="BR">
    <w:p w14:paraId="12A284B6" w14:textId="77777777" w:rsidR="00BF1621" w:rsidRDefault="00BF1621">
      <w:pPr>
        <w:pStyle w:val="CommentText"/>
      </w:pPr>
      <w:r>
        <w:rPr>
          <w:rStyle w:val="CommentReference"/>
        </w:rPr>
        <w:annotationRef/>
      </w:r>
      <w:r w:rsidR="00DC75FA">
        <w:t>Put tables in excel form so we can edit them.</w:t>
      </w:r>
    </w:p>
    <w:p w14:paraId="01C3855A" w14:textId="77777777" w:rsidR="00DC75FA" w:rsidRDefault="00DC75FA">
      <w:pPr>
        <w:pStyle w:val="CommentText"/>
      </w:pPr>
    </w:p>
    <w:p w14:paraId="6477B4B5" w14:textId="69D2559D" w:rsidR="00DC75FA" w:rsidRDefault="00DC75FA">
      <w:pPr>
        <w:pStyle w:val="CommentText"/>
      </w:pPr>
      <w:r>
        <w:t>Combine  Tables 2 and  3 together, so we understand how  different the results are.</w:t>
      </w:r>
    </w:p>
  </w:comment>
  <w:comment w:id="330" w:author="Budy Resosudarmo" w:date="2020-10-16T13:24:00Z" w:initials="BR">
    <w:p w14:paraId="452B5641" w14:textId="4AE6105A" w:rsidR="00DC75FA" w:rsidRDefault="00DC75FA">
      <w:pPr>
        <w:pStyle w:val="CommentText"/>
      </w:pPr>
      <w:r>
        <w:rPr>
          <w:rStyle w:val="CommentReference"/>
        </w:rPr>
        <w:annotationRef/>
      </w:r>
      <w:r>
        <w:t>Conclusion is rather shallow. Need to sharpen the discussion. Compare to results from previous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EA061F" w15:done="0"/>
  <w15:commentEx w15:paraId="186F6140" w15:done="0"/>
  <w15:commentEx w15:paraId="03B93C69" w15:done="0"/>
  <w15:commentEx w15:paraId="4C6864F1" w15:done="0"/>
  <w15:commentEx w15:paraId="02BE6F74" w15:done="0"/>
  <w15:commentEx w15:paraId="2371F708" w15:done="0"/>
  <w15:commentEx w15:paraId="4F041419" w15:done="0"/>
  <w15:commentEx w15:paraId="6A737339" w15:done="0"/>
  <w15:commentEx w15:paraId="2E6B21B7" w15:done="0"/>
  <w15:commentEx w15:paraId="6E924802" w15:done="0"/>
  <w15:commentEx w15:paraId="21C788FA" w15:done="0"/>
  <w15:commentEx w15:paraId="6E05FE58" w15:done="0"/>
  <w15:commentEx w15:paraId="3293F533" w15:done="0"/>
  <w15:commentEx w15:paraId="4953B13C" w15:done="0"/>
  <w15:commentEx w15:paraId="7F1F91C3" w15:done="0"/>
  <w15:commentEx w15:paraId="4AE4BF02" w15:done="0"/>
  <w15:commentEx w15:paraId="677540E6" w15:done="0"/>
  <w15:commentEx w15:paraId="223A558D" w15:done="0"/>
  <w15:commentEx w15:paraId="471E12FB" w15:done="0"/>
  <w15:commentEx w15:paraId="6C5956B6" w15:done="0"/>
  <w15:commentEx w15:paraId="09655D94" w15:done="0"/>
  <w15:commentEx w15:paraId="3F4DA98E" w15:done="0"/>
  <w15:commentEx w15:paraId="25BDFD0F" w15:done="0"/>
  <w15:commentEx w15:paraId="5C9581B0" w15:done="0"/>
  <w15:commentEx w15:paraId="6477B4B5" w15:done="0"/>
  <w15:commentEx w15:paraId="452B5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3F85C" w16cex:dateUtc="2020-10-15T23:45:00Z"/>
  <w16cex:commentExtensible w16cex:durableId="2333F884" w16cex:dateUtc="2020-10-15T23:46:00Z"/>
  <w16cex:commentExtensible w16cex:durableId="2333FF1A" w16cex:dateUtc="2020-10-16T00:14:00Z"/>
  <w16cex:commentExtensible w16cex:durableId="2333F970" w16cex:dateUtc="2020-10-15T23:50:00Z"/>
  <w16cex:commentExtensible w16cex:durableId="23340A61" w16cex:dateUtc="2020-10-16T01:02:00Z"/>
  <w16cex:commentExtensible w16cex:durableId="233401A3" w16cex:dateUtc="2020-10-16T00:25:00Z"/>
  <w16cex:commentExtensible w16cex:durableId="23340685" w16cex:dateUtc="2020-10-16T00:46:00Z"/>
  <w16cex:commentExtensible w16cex:durableId="233407CB" w16cex:dateUtc="2020-10-16T00:51:00Z"/>
  <w16cex:commentExtensible w16cex:durableId="23340826" w16cex:dateUtc="2020-10-16T00:53:00Z"/>
  <w16cex:commentExtensible w16cex:durableId="233411AA" w16cex:dateUtc="2020-10-16T01:33:00Z"/>
  <w16cex:commentExtensible w16cex:durableId="2333FA75" w16cex:dateUtc="2020-10-15T23:54:00Z"/>
  <w16cex:commentExtensible w16cex:durableId="2333FAA7" w16cex:dateUtc="2020-10-15T23:55:00Z"/>
  <w16cex:commentExtensible w16cex:durableId="23341052" w16cex:dateUtc="2020-10-16T01:28:00Z"/>
  <w16cex:commentExtensible w16cex:durableId="2334117E" w16cex:dateUtc="2020-10-16T01:33:00Z"/>
  <w16cex:commentExtensible w16cex:durableId="23341224" w16cex:dateUtc="2020-10-16T01:35:00Z"/>
  <w16cex:commentExtensible w16cex:durableId="23341151" w16cex:dateUtc="2020-10-16T01:32:00Z"/>
  <w16cex:commentExtensible w16cex:durableId="233412CB" w16cex:dateUtc="2020-10-16T01:38:00Z"/>
  <w16cex:commentExtensible w16cex:durableId="233413AF" w16cex:dateUtc="2020-10-16T01:42:00Z"/>
  <w16cex:commentExtensible w16cex:durableId="23341C27" w16cex:dateUtc="2020-10-16T02:18:00Z"/>
  <w16cex:commentExtensible w16cex:durableId="23341D79" w16cex:dateUtc="2020-10-16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EA061F" w16cid:durableId="2333F85C"/>
  <w16cid:commentId w16cid:paraId="186F6140" w16cid:durableId="2334B17F"/>
  <w16cid:commentId w16cid:paraId="03B93C69" w16cid:durableId="2333F884"/>
  <w16cid:commentId w16cid:paraId="4C6864F1" w16cid:durableId="2333FF1A"/>
  <w16cid:commentId w16cid:paraId="02BE6F74" w16cid:durableId="2333F970"/>
  <w16cid:commentId w16cid:paraId="2371F708" w16cid:durableId="23340A61"/>
  <w16cid:commentId w16cid:paraId="4F041419" w16cid:durableId="233401A3"/>
  <w16cid:commentId w16cid:paraId="6A737339" w16cid:durableId="2334B239"/>
  <w16cid:commentId w16cid:paraId="2E6B21B7" w16cid:durableId="23340685"/>
  <w16cid:commentId w16cid:paraId="6E924802" w16cid:durableId="233407CB"/>
  <w16cid:commentId w16cid:paraId="21C788FA" w16cid:durableId="23340826"/>
  <w16cid:commentId w16cid:paraId="6E05FE58" w16cid:durableId="2334B2A4"/>
  <w16cid:commentId w16cid:paraId="3293F533" w16cid:durableId="233411AA"/>
  <w16cid:commentId w16cid:paraId="4953B13C" w16cid:durableId="2333FA75"/>
  <w16cid:commentId w16cid:paraId="7F1F91C3" w16cid:durableId="2333FAA7"/>
  <w16cid:commentId w16cid:paraId="4AE4BF02" w16cid:durableId="23341052"/>
  <w16cid:commentId w16cid:paraId="677540E6" w16cid:durableId="2334117E"/>
  <w16cid:commentId w16cid:paraId="223A558D" w16cid:durableId="23341224"/>
  <w16cid:commentId w16cid:paraId="471E12FB" w16cid:durableId="2334B402"/>
  <w16cid:commentId w16cid:paraId="6C5956B6" w16cid:durableId="23341151"/>
  <w16cid:commentId w16cid:paraId="09655D94" w16cid:durableId="233412CB"/>
  <w16cid:commentId w16cid:paraId="3F4DA98E" w16cid:durableId="2334B519"/>
  <w16cid:commentId w16cid:paraId="25BDFD0F" w16cid:durableId="233413AF"/>
  <w16cid:commentId w16cid:paraId="5C9581B0" w16cid:durableId="2334B5A0"/>
  <w16cid:commentId w16cid:paraId="6477B4B5" w16cid:durableId="23341C27"/>
  <w16cid:commentId w16cid:paraId="452B5641" w16cid:durableId="2334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D0B1C" w14:textId="77777777" w:rsidR="0043023C" w:rsidRDefault="0043023C" w:rsidP="003E6C8C">
      <w:r>
        <w:separator/>
      </w:r>
    </w:p>
  </w:endnote>
  <w:endnote w:type="continuationSeparator" w:id="0">
    <w:p w14:paraId="2A3385FA" w14:textId="77777777" w:rsidR="0043023C" w:rsidRDefault="0043023C"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281A92" w:rsidRDefault="00281A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281A92" w:rsidRDefault="00281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2BC27" w14:textId="77777777" w:rsidR="0043023C" w:rsidRDefault="0043023C" w:rsidP="003E6C8C">
      <w:r>
        <w:separator/>
      </w:r>
    </w:p>
  </w:footnote>
  <w:footnote w:type="continuationSeparator" w:id="0">
    <w:p w14:paraId="4EE6B479" w14:textId="77777777" w:rsidR="0043023C" w:rsidRDefault="0043023C" w:rsidP="003E6C8C">
      <w:r>
        <w:continuationSeparator/>
      </w:r>
    </w:p>
  </w:footnote>
  <w:footnote w:id="1">
    <w:p w14:paraId="4B65AE7B" w14:textId="57E9B6E1" w:rsidR="00281A92" w:rsidRPr="00466C11" w:rsidRDefault="00281A92"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w:t>
      </w:r>
      <w:proofErr w:type="spellStart"/>
      <w:r w:rsidRPr="003E6C8C">
        <w:rPr>
          <w:rFonts w:ascii="Times New Roman" w:hAnsi="Times New Roman" w:cs="Times New Roman"/>
          <w:sz w:val="20"/>
          <w:szCs w:val="21"/>
        </w:rPr>
        <w:t>Hodrick</w:t>
      </w:r>
      <w:proofErr w:type="spellEnd"/>
      <w:r>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281A92" w:rsidRDefault="00281A92"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00495A81" w:rsidR="00281A92" w:rsidRPr="00415631" w:rsidRDefault="00281A92"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w:t>
      </w:r>
      <w:del w:id="103" w:author="Budy Resosudarmo" w:date="2020-10-16T10:47:00Z">
        <w:r w:rsidRPr="00415631" w:rsidDel="00F73CB7">
          <w:rPr>
            <w:rFonts w:ascii="Times New Roman" w:hAnsi="Times New Roman" w:cs="Times New Roman"/>
            <w:sz w:val="20"/>
            <w:szCs w:val="20"/>
          </w:rPr>
          <w:delText>covid</w:delText>
        </w:r>
      </w:del>
      <w:ins w:id="104" w:author="Budy Resosudarmo" w:date="2020-10-16T10:47:00Z">
        <w:r>
          <w:rPr>
            <w:rFonts w:ascii="Times New Roman" w:hAnsi="Times New Roman" w:cs="Times New Roman"/>
            <w:sz w:val="20"/>
            <w:szCs w:val="20"/>
          </w:rPr>
          <w:t>COVID</w:t>
        </w:r>
      </w:ins>
      <w:r w:rsidRPr="00415631">
        <w:rPr>
          <w:rFonts w:ascii="Times New Roman" w:hAnsi="Times New Roman" w:cs="Times New Roman"/>
          <w:sz w:val="20"/>
          <w:szCs w:val="20"/>
        </w:rPr>
        <w:t>19-mobility/answer/9824897?hl=</w:t>
      </w:r>
      <w:proofErr w:type="spellStart"/>
      <w:r w:rsidRPr="00415631">
        <w:rPr>
          <w:rFonts w:ascii="Times New Roman" w:hAnsi="Times New Roman" w:cs="Times New Roman"/>
          <w:sz w:val="20"/>
          <w:szCs w:val="20"/>
        </w:rPr>
        <w:t>en&amp;ref_topic</w:t>
      </w:r>
      <w:proofErr w:type="spellEnd"/>
      <w:r w:rsidRPr="00415631">
        <w:rPr>
          <w:rFonts w:ascii="Times New Roman" w:hAnsi="Times New Roman" w:cs="Times New Roman"/>
          <w:sz w:val="20"/>
          <w:szCs w:val="20"/>
        </w:rPr>
        <w:t>=9822927.</w:t>
      </w:r>
    </w:p>
  </w:footnote>
  <w:footnote w:id="3">
    <w:p w14:paraId="514B4C69" w14:textId="369C5519" w:rsidR="00281A92" w:rsidRDefault="00281A92" w:rsidP="00415631">
      <w:pPr>
        <w:pStyle w:val="FootnoteText"/>
        <w:jc w:val="both"/>
      </w:pPr>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includes ”</w:t>
      </w:r>
      <w:proofErr w:type="spellStart"/>
      <w:r w:rsidRPr="00415631">
        <w:rPr>
          <w:rFonts w:ascii="Times New Roman" w:hAnsi="Times New Roman" w:cs="Times New Roman"/>
          <w:sz w:val="20"/>
          <w:szCs w:val="20"/>
        </w:rPr>
        <w:t>Transportasi</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Pergudangan</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Penyediaan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Akomodasi</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Makan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Minum</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Administrasi</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Pemerintahan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Pertahanan</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Jaminan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Sosial</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Wajib</w:t>
      </w:r>
      <w:proofErr w:type="spellEnd"/>
      <w:r w:rsidRPr="00415631">
        <w:rPr>
          <w:rFonts w:ascii="Times New Roman" w:hAnsi="Times New Roman" w:cs="Times New Roman"/>
          <w:sz w:val="20"/>
          <w:szCs w:val="20"/>
        </w:rPr>
        <w:t xml:space="preserve">”, and ”Jasa </w:t>
      </w:r>
      <w:proofErr w:type="spellStart"/>
      <w:r w:rsidRPr="00415631">
        <w:rPr>
          <w:rFonts w:ascii="Times New Roman" w:hAnsi="Times New Roman" w:cs="Times New Roman"/>
          <w:sz w:val="20"/>
          <w:szCs w:val="20"/>
        </w:rPr>
        <w:t>Lainnya</w:t>
      </w:r>
      <w:proofErr w:type="spellEnd"/>
      <w:r w:rsidRPr="00415631">
        <w:rPr>
          <w:rFonts w:ascii="Times New Roman" w:hAnsi="Times New Roman" w:cs="Times New Roman"/>
          <w:sz w:val="20"/>
          <w:szCs w:val="20"/>
        </w:rPr>
        <w:t>”.</w:t>
      </w:r>
    </w:p>
  </w:footnote>
  <w:footnote w:id="4">
    <w:p w14:paraId="1EF92E99" w14:textId="1921BB04" w:rsidR="00281A92" w:rsidRPr="004F1203" w:rsidRDefault="00281A92" w:rsidP="004F1203">
      <w:pPr>
        <w:pStyle w:val="FootnoteText"/>
        <w:jc w:val="both"/>
        <w:rPr>
          <w:rFonts w:ascii="Times New Roman" w:hAnsi="Times New Roman" w:cs="Times New Roman"/>
          <w:sz w:val="20"/>
          <w:szCs w:val="20"/>
        </w:rPr>
      </w:pPr>
      <w:r w:rsidRPr="004F1203">
        <w:rPr>
          <w:rStyle w:val="FootnoteReference"/>
          <w:rFonts w:ascii="Times New Roman" w:hAnsi="Times New Roman" w:cs="Times New Roman"/>
          <w:sz w:val="20"/>
          <w:szCs w:val="20"/>
        </w:rPr>
        <w:footnoteRef/>
      </w:r>
      <w:r w:rsidRPr="004F1203">
        <w:rPr>
          <w:rFonts w:ascii="Times New Roman" w:hAnsi="Times New Roman" w:cs="Times New Roman"/>
          <w:sz w:val="20"/>
          <w:szCs w:val="20"/>
        </w:rPr>
        <w:t xml:space="preserve"> We planned to also use unemployment data. However, the official unemployment data that capture the </w:t>
      </w:r>
      <w:del w:id="205" w:author="Budy Resosudarmo" w:date="2020-10-16T10:47:00Z">
        <w:r w:rsidRPr="004F1203" w:rsidDel="00F73CB7">
          <w:rPr>
            <w:rFonts w:ascii="Times New Roman" w:hAnsi="Times New Roman" w:cs="Times New Roman"/>
            <w:sz w:val="20"/>
            <w:szCs w:val="20"/>
          </w:rPr>
          <w:delText>Covid</w:delText>
        </w:r>
      </w:del>
      <w:ins w:id="206" w:author="Budy Resosudarmo" w:date="2020-10-16T10:47:00Z">
        <w:r>
          <w:rPr>
            <w:rFonts w:ascii="Times New Roman" w:hAnsi="Times New Roman" w:cs="Times New Roman"/>
            <w:sz w:val="20"/>
            <w:szCs w:val="20"/>
          </w:rPr>
          <w:t>COVID</w:t>
        </w:r>
      </w:ins>
      <w:r w:rsidRPr="004F1203">
        <w:rPr>
          <w:rFonts w:ascii="Times New Roman" w:hAnsi="Times New Roman" w:cs="Times New Roman"/>
          <w:sz w:val="20"/>
          <w:szCs w:val="20"/>
        </w:rPr>
        <w:t>-19 pandemic period will be released in November 2020.</w:t>
      </w:r>
    </w:p>
  </w:footnote>
  <w:footnote w:id="5">
    <w:p w14:paraId="03016CB6" w14:textId="6BFC1990" w:rsidR="00281A92" w:rsidRPr="00FF1D68" w:rsidRDefault="00281A92" w:rsidP="00FF1D68">
      <w:pPr>
        <w:pStyle w:val="FootnoteText"/>
        <w:jc w:val="both"/>
        <w:rPr>
          <w:rFonts w:ascii="Times New Roman" w:hAnsi="Times New Roman" w:cs="Times New Roman"/>
          <w:sz w:val="20"/>
          <w:szCs w:val="20"/>
        </w:rPr>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”High” and ”low” are in relative term to the mean of the variable, and thus </w:t>
      </w:r>
      <w:proofErr w:type="spellStart"/>
      <w:r w:rsidRPr="00FF1D68">
        <w:rPr>
          <w:rFonts w:ascii="Times New Roman" w:hAnsi="Times New Roman" w:cs="Times New Roman"/>
          <w:sz w:val="20"/>
          <w:szCs w:val="20"/>
        </w:rPr>
        <w:t>can not</w:t>
      </w:r>
      <w:proofErr w:type="spellEnd"/>
      <w:r w:rsidRPr="00FF1D68">
        <w:rPr>
          <w:rFonts w:ascii="Times New Roman" w:hAnsi="Times New Roman" w:cs="Times New Roman"/>
          <w:sz w:val="20"/>
          <w:szCs w:val="20"/>
        </w:rPr>
        <w:t xml:space="preserve"> be interpreted as an absolute term.</w:t>
      </w:r>
    </w:p>
  </w:footnote>
  <w:footnote w:id="6">
    <w:p w14:paraId="45C8ED4B" w14:textId="67DE19D8" w:rsidR="00281A92" w:rsidRDefault="00281A92" w:rsidP="00FF1D68">
      <w:pPr>
        <w:pStyle w:val="FootnoteText"/>
        <w:jc w:val="both"/>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According to official news from Indonesian government.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dy Resosudarmo">
    <w15:presenceInfo w15:providerId="AD" w15:userId="S::u4039069@anu.edu.au::7f936b34-7bf4-4a84-a354-744c328382d2"/>
  </w15:person>
  <w15:person w15:author="Arief Yusuf">
    <w15:presenceInfo w15:providerId="None" w15:userId="Arief Yusu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TA1NbA0NLIwtzBV0lEKTi0uzszPAykwrAUAkJWiKSwAAAA="/>
  </w:docVars>
  <w:rsids>
    <w:rsidRoot w:val="00DE3D07"/>
    <w:rsid w:val="000009E4"/>
    <w:rsid w:val="00015CF6"/>
    <w:rsid w:val="00020120"/>
    <w:rsid w:val="00027F8D"/>
    <w:rsid w:val="000D6848"/>
    <w:rsid w:val="001566C2"/>
    <w:rsid w:val="001830FD"/>
    <w:rsid w:val="001A56BC"/>
    <w:rsid w:val="001C3FAA"/>
    <w:rsid w:val="001D2176"/>
    <w:rsid w:val="0024128E"/>
    <w:rsid w:val="00281A92"/>
    <w:rsid w:val="002A30D3"/>
    <w:rsid w:val="002C2726"/>
    <w:rsid w:val="002E4B13"/>
    <w:rsid w:val="002E7C60"/>
    <w:rsid w:val="00311E2D"/>
    <w:rsid w:val="003B2865"/>
    <w:rsid w:val="003D20EB"/>
    <w:rsid w:val="003E6C8C"/>
    <w:rsid w:val="00415631"/>
    <w:rsid w:val="0043023C"/>
    <w:rsid w:val="00433F97"/>
    <w:rsid w:val="0045063F"/>
    <w:rsid w:val="004646E4"/>
    <w:rsid w:val="00466C11"/>
    <w:rsid w:val="0049166E"/>
    <w:rsid w:val="00492F5A"/>
    <w:rsid w:val="004B2556"/>
    <w:rsid w:val="004E6A69"/>
    <w:rsid w:val="004F1203"/>
    <w:rsid w:val="004F3866"/>
    <w:rsid w:val="0051131D"/>
    <w:rsid w:val="00511B01"/>
    <w:rsid w:val="0051376C"/>
    <w:rsid w:val="005206CE"/>
    <w:rsid w:val="00526C08"/>
    <w:rsid w:val="00536815"/>
    <w:rsid w:val="005466DA"/>
    <w:rsid w:val="005709C6"/>
    <w:rsid w:val="00582AA1"/>
    <w:rsid w:val="0059545D"/>
    <w:rsid w:val="005C71EC"/>
    <w:rsid w:val="0062481C"/>
    <w:rsid w:val="006546F2"/>
    <w:rsid w:val="0065477C"/>
    <w:rsid w:val="006B5171"/>
    <w:rsid w:val="006C0E47"/>
    <w:rsid w:val="006D4BC3"/>
    <w:rsid w:val="006E03CE"/>
    <w:rsid w:val="00710BA3"/>
    <w:rsid w:val="00746FA6"/>
    <w:rsid w:val="007623C6"/>
    <w:rsid w:val="007653C1"/>
    <w:rsid w:val="007848C6"/>
    <w:rsid w:val="007B4216"/>
    <w:rsid w:val="007D36B4"/>
    <w:rsid w:val="007D7625"/>
    <w:rsid w:val="0081284F"/>
    <w:rsid w:val="00833625"/>
    <w:rsid w:val="00846EF1"/>
    <w:rsid w:val="00881CE9"/>
    <w:rsid w:val="008A0A05"/>
    <w:rsid w:val="008C57DC"/>
    <w:rsid w:val="008D03E8"/>
    <w:rsid w:val="009C2E74"/>
    <w:rsid w:val="009C4EFE"/>
    <w:rsid w:val="009D71AC"/>
    <w:rsid w:val="009F7EBF"/>
    <w:rsid w:val="00A6114F"/>
    <w:rsid w:val="00AD2A17"/>
    <w:rsid w:val="00AD7A2E"/>
    <w:rsid w:val="00B03195"/>
    <w:rsid w:val="00B4756E"/>
    <w:rsid w:val="00B515AE"/>
    <w:rsid w:val="00B8292A"/>
    <w:rsid w:val="00BB2DDB"/>
    <w:rsid w:val="00BE3030"/>
    <w:rsid w:val="00BF1621"/>
    <w:rsid w:val="00C1557A"/>
    <w:rsid w:val="00C26A08"/>
    <w:rsid w:val="00C4127F"/>
    <w:rsid w:val="00C47525"/>
    <w:rsid w:val="00C53E6A"/>
    <w:rsid w:val="00C8273F"/>
    <w:rsid w:val="00CB3F78"/>
    <w:rsid w:val="00D15F2C"/>
    <w:rsid w:val="00D22802"/>
    <w:rsid w:val="00D6326D"/>
    <w:rsid w:val="00D660C3"/>
    <w:rsid w:val="00DA66D8"/>
    <w:rsid w:val="00DC75FA"/>
    <w:rsid w:val="00DE3D07"/>
    <w:rsid w:val="00E1495E"/>
    <w:rsid w:val="00E70238"/>
    <w:rsid w:val="00E77F2C"/>
    <w:rsid w:val="00EA099A"/>
    <w:rsid w:val="00F02A25"/>
    <w:rsid w:val="00F17FCB"/>
    <w:rsid w:val="00F52849"/>
    <w:rsid w:val="00F73CB7"/>
    <w:rsid w:val="00FA5FE2"/>
    <w:rsid w:val="00FB4579"/>
    <w:rsid w:val="00FB47B6"/>
    <w:rsid w:val="00FD5864"/>
    <w:rsid w:val="00FF1D6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 w:type="paragraph" w:styleId="BalloonText">
    <w:name w:val="Balloon Text"/>
    <w:basedOn w:val="Normal"/>
    <w:link w:val="BalloonTextChar"/>
    <w:uiPriority w:val="99"/>
    <w:semiHidden/>
    <w:unhideWhenUsed/>
    <w:rsid w:val="00F7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3CB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73CB7"/>
    <w:rPr>
      <w:sz w:val="16"/>
      <w:szCs w:val="16"/>
    </w:rPr>
  </w:style>
  <w:style w:type="paragraph" w:styleId="CommentText">
    <w:name w:val="annotation text"/>
    <w:basedOn w:val="Normal"/>
    <w:link w:val="CommentTextChar"/>
    <w:uiPriority w:val="99"/>
    <w:semiHidden/>
    <w:unhideWhenUsed/>
    <w:rsid w:val="00F73CB7"/>
    <w:rPr>
      <w:sz w:val="20"/>
      <w:szCs w:val="20"/>
    </w:rPr>
  </w:style>
  <w:style w:type="character" w:customStyle="1" w:styleId="CommentTextChar">
    <w:name w:val="Comment Text Char"/>
    <w:basedOn w:val="DefaultParagraphFont"/>
    <w:link w:val="CommentText"/>
    <w:uiPriority w:val="99"/>
    <w:semiHidden/>
    <w:rsid w:val="00F73CB7"/>
    <w:rPr>
      <w:sz w:val="20"/>
      <w:szCs w:val="20"/>
    </w:rPr>
  </w:style>
  <w:style w:type="paragraph" w:styleId="CommentSubject">
    <w:name w:val="annotation subject"/>
    <w:basedOn w:val="CommentText"/>
    <w:next w:val="CommentText"/>
    <w:link w:val="CommentSubjectChar"/>
    <w:uiPriority w:val="99"/>
    <w:semiHidden/>
    <w:unhideWhenUsed/>
    <w:rsid w:val="00F73CB7"/>
    <w:rPr>
      <w:b/>
      <w:bCs/>
    </w:rPr>
  </w:style>
  <w:style w:type="character" w:customStyle="1" w:styleId="CommentSubjectChar">
    <w:name w:val="Comment Subject Char"/>
    <w:basedOn w:val="CommentTextChar"/>
    <w:link w:val="CommentSubject"/>
    <w:uiPriority w:val="99"/>
    <w:semiHidden/>
    <w:rsid w:val="00F73CB7"/>
    <w:rPr>
      <w:b/>
      <w:bCs/>
      <w:sz w:val="20"/>
      <w:szCs w:val="20"/>
    </w:rPr>
  </w:style>
  <w:style w:type="paragraph" w:styleId="Revision">
    <w:name w:val="Revision"/>
    <w:hidden/>
    <w:uiPriority w:val="99"/>
    <w:semiHidden/>
    <w:rsid w:val="00F17FCB"/>
    <w:pPr>
      <w:widowControl/>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ranti.ragdad.cani@g.mbox.nagoya-u.ac.jp"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mailto:aginta.harry@c.mbox.nagoya-u.ac.jp"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mf.org/en/Publications/WEO/Issues/2020/06/24/WEOUpdateJune202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https://www.who.int/docs/default-source/coronaviruse/situation-reports/20200131-sitrep-11-ncov.pdf?sfvrsn=de7c0f7_4"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bbc.com/news/world-52103747"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s://www.who.int/news-room/detail/13-01-2020-who-statement-on-novel-coronavirus-in-thailand" TargetMode="External"/><Relationship Id="rId4" Type="http://schemas.openxmlformats.org/officeDocument/2006/relationships/webSettings" Target="webSettings.xml"/><Relationship Id="rId9" Type="http://schemas.openxmlformats.org/officeDocument/2006/relationships/hyperlink" Target="mailto:carlos@gsid.nagoya-u.ac.jp"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stats.oecd.org/Index.aspx?QueryId=72657"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86B9-EB21-469D-BBE5-6A979122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17</Pages>
  <Words>5384</Words>
  <Characters>30694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2</cp:revision>
  <dcterms:created xsi:type="dcterms:W3CDTF">2020-10-19T02:43:00Z</dcterms:created>
  <dcterms:modified xsi:type="dcterms:W3CDTF">2020-10-19T02:43:00Z</dcterms:modified>
</cp:coreProperties>
</file>